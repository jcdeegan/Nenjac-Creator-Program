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69.xml"/>
  <Override ContentType="application/vnd.openxmlformats-officedocument.wordprocessingml.footer+xml" PartName="/word/footer94.xml"/>
  <Override ContentType="application/vnd.openxmlformats-officedocument.wordprocessingml.footer+xml" PartName="/word/footer78.xml"/>
  <Override ContentType="application/vnd.openxmlformats-officedocument.wordprocessingml.footer+xml" PartName="/word/footer26.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7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60.xml"/>
  <Override ContentType="application/vnd.openxmlformats-officedocument.wordprocessingml.footer+xml" PartName="/word/footer43.xml"/>
  <Override ContentType="application/vnd.openxmlformats-officedocument.wordprocessingml.footer+xml" PartName="/word/footer86.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93.xml"/>
  <Override ContentType="application/vnd.openxmlformats-officedocument.wordprocessingml.footer+xml" PartName="/word/footer76.xml"/>
  <Override ContentType="application/vnd.openxmlformats-officedocument.wordprocessingml.footer+xml" PartName="/word/footer50.xml"/>
  <Override ContentType="application/vnd.openxmlformats-officedocument.wordprocessingml.footer+xml" PartName="/word/footer25.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59.xml"/>
  <Override ContentType="application/vnd.openxmlformats-officedocument.wordprocessingml.footer+xml" PartName="/word/footer85.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5.xml"/>
  <Override ContentType="application/vnd.openxmlformats-officedocument.wordprocessingml.footer+xml" PartName="/word/footer92.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8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87.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91.xml"/>
  <Override ContentType="application/vnd.openxmlformats-officedocument.wordprocessingml.footer+xml" PartName="/word/footer57.xml"/>
  <Override ContentType="application/vnd.openxmlformats-officedocument.wordprocessingml.footer+xml" PartName="/word/footer31.xml"/>
  <Override ContentType="application/vnd.openxmlformats-officedocument.wordprocessingml.footer+xml" PartName="/word/footer56.xml"/>
  <Override ContentType="application/vnd.openxmlformats-officedocument.wordprocessingml.footer+xml" PartName="/word/footer81.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64.xml"/>
  <Override ContentType="application/vnd.openxmlformats-officedocument.wordprocessingml.footer+xml" PartName="/word/footer47.xml"/>
  <Override ContentType="application/vnd.openxmlformats-officedocument.wordprocessingml.footer+xml" PartName="/word/footer73.xml"/>
  <Override ContentType="application/vnd.openxmlformats-officedocument.wordprocessingml.footer+xml" PartName="/word/footer82.xml"/>
  <Override ContentType="application/vnd.openxmlformats-officedocument.wordprocessingml.footer+xml" PartName="/word/footer30.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63.xml"/>
  <Override ContentType="application/vnd.openxmlformats-officedocument.wordprocessingml.footer+xml" PartName="/word/footer4.xml"/>
  <Override ContentType="application/vnd.openxmlformats-officedocument.wordprocessingml.footer+xml" PartName="/word/footer55.xml"/>
  <Override ContentType="application/vnd.openxmlformats-officedocument.wordprocessingml.footer+xml" PartName="/word/footer80.xml"/>
  <Override ContentType="application/vnd.openxmlformats-officedocument.wordprocessingml.footer+xml" PartName="/word/footer12.xml"/>
  <Override ContentType="application/vnd.openxmlformats-officedocument.wordprocessingml.footer+xml" PartName="/word/footer90.xml"/>
  <Override ContentType="application/vnd.openxmlformats-officedocument.wordprocessingml.footer+xml" PartName="/word/footer72.xml"/>
  <Override ContentType="application/vnd.openxmlformats-officedocument.wordprocessingml.footer+xml" PartName="/word/footer29.xml"/>
  <Override ContentType="application/vnd.openxmlformats-officedocument.wordprocessingml.footer+xml" PartName="/word/footer8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67.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23.xml"/>
  <Override ContentType="application/vnd.openxmlformats-officedocument.wordprocessingml.footer+xml" PartName="/word/footer54.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71.xml"/>
  <Override ContentType="application/vnd.openxmlformats-officedocument.wordprocessingml.footer+xml" PartName="/word/footer84.xml"/>
  <Override ContentType="application/vnd.openxmlformats-officedocument.wordprocessingml.footer+xml" PartName="/word/footer49.xml"/>
  <Override ContentType="application/vnd.openxmlformats-officedocument.wordprocessingml.footer+xml" PartName="/word/footer36.xml"/>
  <Override ContentType="application/vnd.openxmlformats-officedocument.wordprocessingml.footer+xml" PartName="/word/footer52.xml"/>
  <Override ContentType="application/vnd.openxmlformats-officedocument.wordprocessingml.footer+xml" PartName="/word/footer66.xml"/>
  <Override ContentType="application/vnd.openxmlformats-officedocument.wordprocessingml.footer+xml" PartName="/word/footer65.xml"/>
  <Override ContentType="application/vnd.openxmlformats-officedocument.wordprocessingml.footer+xml" PartName="/word/footer79.xml"/>
  <Override ContentType="application/vnd.openxmlformats-officedocument.wordprocessingml.footer+xml" PartName="/word/footer6.xml"/>
  <Override ContentType="application/vnd.openxmlformats-officedocument.wordprocessingml.footer+xml" PartName="/word/footer53.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oter+xml" PartName="/word/footer83.xml"/>
  <Override ContentType="application/vnd.openxmlformats-officedocument.wordprocessingml.footer+xml" PartName="/word/footer70.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5.xml"/>
  <Override ContentType="application/vnd.openxmlformats-officedocument.wordprocessingml.header+xml" PartName="/word/header60.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78.xml"/>
  <Override ContentType="application/vnd.openxmlformats-officedocument.wordprocessingml.header+xml" PartName="/word/header19.xml"/>
  <Override ContentType="application/vnd.openxmlformats-officedocument.wordprocessingml.header+xml" PartName="/word/header86.xml"/>
  <Override ContentType="application/vnd.openxmlformats-officedocument.wordprocessingml.header+xml" PartName="/word/header6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77.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85.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71.xml"/>
  <Override ContentType="application/vnd.openxmlformats-officedocument.wordprocessingml.header+xml" PartName="/word/header84.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79.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83.xml"/>
  <Override ContentType="application/vnd.openxmlformats-officedocument.wordprocessingml.header+xml" PartName="/word/header70.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0.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73.xml"/>
  <Override ContentType="application/vnd.openxmlformats-officedocument.wordprocessingml.header+xml" PartName="/word/header82.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72.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64.xml"/>
  <Override ContentType="application/vnd.openxmlformats-officedocument.wordprocessingml.header+xml" PartName="/word/header20.xml"/>
  <Override ContentType="application/vnd.openxmlformats-officedocument.wordprocessingml.header+xml" PartName="/word/header81.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89.xml"/>
  <Override ContentType="application/vnd.openxmlformats-officedocument.wordprocessingml.header+xml" PartName="/word/header76.xml"/>
  <Override ContentType="application/vnd.openxmlformats-officedocument.wordprocessingml.header+xml" PartName="/word/header92.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75.xml"/>
  <Override ContentType="application/vnd.openxmlformats-officedocument.wordprocessingml.header+xml" PartName="/word/header80.xml"/>
  <Override ContentType="application/vnd.openxmlformats-officedocument.wordprocessingml.header+xml" PartName="/word/header4.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88.xml"/>
  <Override ContentType="application/vnd.openxmlformats-officedocument.wordprocessingml.header+xml" PartName="/word/header61.xml"/>
  <Override ContentType="application/vnd.openxmlformats-officedocument.wordprocessingml.header+xml" PartName="/word/header26.xml"/>
  <Override ContentType="application/vnd.openxmlformats-officedocument.wordprocessingml.header+xml" PartName="/word/header91.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87.xml"/>
  <Override ContentType="application/vnd.openxmlformats-officedocument.wordprocessingml.header+xml" PartName="/word/header74.xml"/>
  <Override ContentType="application/vnd.openxmlformats-officedocument.wordprocessingml.header+xml" PartName="/word/header57.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po3taayxc5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episode list/ideas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running gags: chief telling siri to cancel plans and remind him of stuff </w:t>
      </w:r>
    </w:p>
    <w:p w:rsidR="00000000" w:rsidDel="00000000" w:rsidP="00000000" w:rsidRDefault="00000000" w:rsidRPr="00000000" w14:paraId="00000004">
      <w:pPr>
        <w:spacing w:after="240" w:before="240" w:lineRule="auto"/>
        <w:rPr/>
      </w:pPr>
      <w:r w:rsidDel="00000000" w:rsidR="00000000" w:rsidRPr="00000000">
        <w:rPr>
          <w:rtl w:val="0"/>
        </w:rPr>
        <w:t xml:space="preserve">also he watches red rooms 😬</w:t>
      </w:r>
    </w:p>
    <w:p w:rsidR="00000000" w:rsidDel="00000000" w:rsidP="00000000" w:rsidRDefault="00000000" w:rsidRPr="00000000" w14:paraId="00000005">
      <w:pPr>
        <w:spacing w:after="240" w:before="240" w:lineRule="auto"/>
        <w:rPr/>
      </w:pPr>
      <w:r w:rsidDel="00000000" w:rsidR="00000000" w:rsidRPr="00000000">
        <w:rPr>
          <w:rtl w:val="0"/>
        </w:rPr>
        <w:t xml:space="preserve">i HAD to eat it😡 </w:t>
      </w:r>
    </w:p>
    <w:p w:rsidR="00000000" w:rsidDel="00000000" w:rsidP="00000000" w:rsidRDefault="00000000" w:rsidRPr="00000000" w14:paraId="00000006">
      <w:pPr>
        <w:spacing w:after="240" w:before="240" w:lineRule="auto"/>
        <w:rPr/>
      </w:pPr>
      <w:r w:rsidDel="00000000" w:rsidR="00000000" w:rsidRPr="00000000">
        <w:rPr>
          <w:rtl w:val="0"/>
        </w:rPr>
        <w:t xml:space="preserve">Minecraft skeleton sound for Spencer </w:t>
      </w:r>
    </w:p>
    <w:p w:rsidR="00000000" w:rsidDel="00000000" w:rsidP="00000000" w:rsidRDefault="00000000" w:rsidRPr="00000000" w14:paraId="00000007">
      <w:pPr>
        <w:spacing w:after="240" w:before="240" w:lineRule="auto"/>
        <w:rPr/>
      </w:pPr>
      <w:commentRangeStart w:id="0"/>
      <w:r w:rsidDel="00000000" w:rsidR="00000000" w:rsidRPr="00000000">
        <w:rPr>
          <w:rtl w:val="0"/>
        </w:rPr>
        <w:t xml:space="preserve">travicular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Nenjac notes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IDEAS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SEAN IS WITH TRAVIS’ MOM(S)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Wlater inspects the theater and warren tries to be normal</w:t>
      </w:r>
    </w:p>
    <w:p w:rsidR="00000000" w:rsidDel="00000000" w:rsidP="00000000" w:rsidRDefault="00000000" w:rsidRPr="00000000" w14:paraId="00000011">
      <w:pPr>
        <w:rPr/>
      </w:pPr>
      <w:r w:rsidDel="00000000" w:rsidR="00000000" w:rsidRPr="00000000">
        <w:rPr>
          <w:rtl w:val="0"/>
        </w:rPr>
        <w:t xml:space="preserve">Chief has to go a day without being evil</w:t>
      </w:r>
    </w:p>
    <w:p w:rsidR="00000000" w:rsidDel="00000000" w:rsidP="00000000" w:rsidRDefault="00000000" w:rsidRPr="00000000" w14:paraId="00000012">
      <w:pPr>
        <w:rPr/>
      </w:pPr>
      <w:commentRangeStart w:id="1"/>
      <w:commentRangeStart w:id="2"/>
      <w:commentRangeStart w:id="3"/>
      <w:commentRangeStart w:id="4"/>
      <w:r w:rsidDel="00000000" w:rsidR="00000000" w:rsidRPr="00000000">
        <w:rPr>
          <w:rtl w:val="0"/>
        </w:rPr>
        <w:t xml:space="preserve">Deegs and Starr go to real life and fuck around in Boston AFTER winter</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Ciggy blackmails everyone episode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commentRangeStart w:id="5"/>
      <w:commentRangeStart w:id="6"/>
      <w:commentRangeStart w:id="7"/>
      <w:r w:rsidDel="00000000" w:rsidR="00000000" w:rsidRPr="00000000">
        <w:rPr>
          <w:rtl w:val="0"/>
        </w:rPr>
        <w:t xml:space="preserve">Wheel of doom</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Americas most wanted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Running gag is naoh and jc doing goofy acapella renditions of theme songs in background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Nenjac Kids get crippling drug addictions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color w:val="cc0000"/>
        </w:rPr>
      </w:pPr>
      <w:r w:rsidDel="00000000" w:rsidR="00000000" w:rsidRPr="00000000">
        <w:rPr>
          <w:color w:val="cc0000"/>
          <w:rtl w:val="0"/>
        </w:rPr>
        <w:t xml:space="preserve">S1E1 - DNA Test (both)</w:t>
      </w:r>
    </w:p>
    <w:p w:rsidR="00000000" w:rsidDel="00000000" w:rsidP="00000000" w:rsidRDefault="00000000" w:rsidRPr="00000000" w14:paraId="00000024">
      <w:pPr>
        <w:rPr>
          <w:color w:val="cc0000"/>
        </w:rPr>
      </w:pPr>
      <w:r w:rsidDel="00000000" w:rsidR="00000000" w:rsidRPr="00000000">
        <w:rPr>
          <w:color w:val="cc0000"/>
          <w:rtl w:val="0"/>
        </w:rPr>
        <w:t xml:space="preserve">S1E2 - Positive (jc)</w:t>
      </w:r>
    </w:p>
    <w:p w:rsidR="00000000" w:rsidDel="00000000" w:rsidP="00000000" w:rsidRDefault="00000000" w:rsidRPr="00000000" w14:paraId="00000025">
      <w:pPr>
        <w:rPr>
          <w:color w:val="cc0000"/>
        </w:rPr>
      </w:pPr>
      <w:r w:rsidDel="00000000" w:rsidR="00000000" w:rsidRPr="00000000">
        <w:rPr>
          <w:color w:val="cc0000"/>
          <w:rtl w:val="0"/>
        </w:rPr>
        <w:t xml:space="preserve">S1E3 - Cop Tag (noah)</w:t>
      </w:r>
    </w:p>
    <w:p w:rsidR="00000000" w:rsidDel="00000000" w:rsidP="00000000" w:rsidRDefault="00000000" w:rsidRPr="00000000" w14:paraId="00000026">
      <w:pPr>
        <w:rPr>
          <w:color w:val="cc0000"/>
        </w:rPr>
      </w:pPr>
      <w:r w:rsidDel="00000000" w:rsidR="00000000" w:rsidRPr="00000000">
        <w:rPr>
          <w:rtl w:val="0"/>
        </w:rPr>
      </w:r>
    </w:p>
    <w:p w:rsidR="00000000" w:rsidDel="00000000" w:rsidP="00000000" w:rsidRDefault="00000000" w:rsidRPr="00000000" w14:paraId="00000027">
      <w:pPr>
        <w:rPr>
          <w:color w:val="cc0000"/>
        </w:rPr>
      </w:pPr>
      <w:r w:rsidDel="00000000" w:rsidR="00000000" w:rsidRPr="00000000">
        <w:rPr>
          <w:color w:val="cc0000"/>
          <w:rtl w:val="0"/>
        </w:rPr>
        <w:t xml:space="preserve">S1E4 - Heisenburger (noah)</w:t>
      </w:r>
    </w:p>
    <w:p w:rsidR="00000000" w:rsidDel="00000000" w:rsidP="00000000" w:rsidRDefault="00000000" w:rsidRPr="00000000" w14:paraId="00000028">
      <w:pPr>
        <w:rPr>
          <w:color w:val="cc0000"/>
        </w:rPr>
      </w:pPr>
      <w:r w:rsidDel="00000000" w:rsidR="00000000" w:rsidRPr="00000000">
        <w:rPr>
          <w:color w:val="cc0000"/>
          <w:rtl w:val="0"/>
        </w:rPr>
        <w:t xml:space="preserve">S1E7 - Chief melissa marissa (jc)</w:t>
      </w:r>
    </w:p>
    <w:p w:rsidR="00000000" w:rsidDel="00000000" w:rsidP="00000000" w:rsidRDefault="00000000" w:rsidRPr="00000000" w14:paraId="00000029">
      <w:pPr>
        <w:rPr>
          <w:color w:val="cc0000"/>
        </w:rPr>
      </w:pPr>
      <w:r w:rsidDel="00000000" w:rsidR="00000000" w:rsidRPr="00000000">
        <w:rPr>
          <w:color w:val="cc0000"/>
          <w:rtl w:val="0"/>
        </w:rPr>
        <w:t xml:space="preserve">S1E6 - NWA (jc)</w:t>
      </w:r>
    </w:p>
    <w:p w:rsidR="00000000" w:rsidDel="00000000" w:rsidP="00000000" w:rsidRDefault="00000000" w:rsidRPr="00000000" w14:paraId="0000002A">
      <w:pPr>
        <w:rPr>
          <w:color w:val="cc0000"/>
        </w:rPr>
      </w:pPr>
      <w:r w:rsidDel="00000000" w:rsidR="00000000" w:rsidRPr="00000000">
        <w:rPr>
          <w:color w:val="cc0000"/>
          <w:rtl w:val="0"/>
        </w:rPr>
        <w:t xml:space="preserve">S1E5 - Starr Wars (noah)</w:t>
      </w:r>
    </w:p>
    <w:p w:rsidR="00000000" w:rsidDel="00000000" w:rsidP="00000000" w:rsidRDefault="00000000" w:rsidRPr="00000000" w14:paraId="0000002B">
      <w:pPr>
        <w:rPr>
          <w:color w:val="cc0000"/>
        </w:rPr>
      </w:pPr>
      <w:r w:rsidDel="00000000" w:rsidR="00000000" w:rsidRPr="00000000">
        <w:rPr>
          <w:color w:val="cc0000"/>
          <w:rtl w:val="0"/>
        </w:rPr>
        <w:t xml:space="preserve">S1E8 - Two gay dads (both)</w:t>
      </w:r>
    </w:p>
    <w:p w:rsidR="00000000" w:rsidDel="00000000" w:rsidP="00000000" w:rsidRDefault="00000000" w:rsidRPr="00000000" w14:paraId="0000002C">
      <w:pPr>
        <w:rPr>
          <w:color w:val="cc0000"/>
        </w:rPr>
      </w:pPr>
      <w:r w:rsidDel="00000000" w:rsidR="00000000" w:rsidRPr="00000000">
        <w:rPr>
          <w:rtl w:val="0"/>
        </w:rPr>
      </w:r>
    </w:p>
    <w:p w:rsidR="00000000" w:rsidDel="00000000" w:rsidP="00000000" w:rsidRDefault="00000000" w:rsidRPr="00000000" w14:paraId="0000002D">
      <w:pPr>
        <w:rPr>
          <w:color w:val="cc0000"/>
        </w:rPr>
      </w:pPr>
      <w:r w:rsidDel="00000000" w:rsidR="00000000" w:rsidRPr="00000000">
        <w:rPr>
          <w:color w:val="cc0000"/>
          <w:rtl w:val="0"/>
        </w:rPr>
        <w:t xml:space="preserve">S1E1: Groundhog day</w:t>
      </w:r>
    </w:p>
    <w:p w:rsidR="00000000" w:rsidDel="00000000" w:rsidP="00000000" w:rsidRDefault="00000000" w:rsidRPr="00000000" w14:paraId="0000002E">
      <w:pPr>
        <w:rPr>
          <w:color w:val="cc0000"/>
        </w:rPr>
      </w:pPr>
      <w:r w:rsidDel="00000000" w:rsidR="00000000" w:rsidRPr="00000000">
        <w:rPr>
          <w:color w:val="cc0000"/>
          <w:rtl w:val="0"/>
        </w:rPr>
        <w:t xml:space="preserve">S1E2: </w:t>
      </w:r>
    </w:p>
    <w:p w:rsidR="00000000" w:rsidDel="00000000" w:rsidP="00000000" w:rsidRDefault="00000000" w:rsidRPr="00000000" w14:paraId="0000002F">
      <w:pPr>
        <w:rPr>
          <w:color w:val="cc0000"/>
        </w:rPr>
      </w:pPr>
      <w:r w:rsidDel="00000000" w:rsidR="00000000" w:rsidRPr="00000000">
        <w:rPr>
          <w:color w:val="cc0000"/>
          <w:rtl w:val="0"/>
        </w:rPr>
        <w:t xml:space="preserve">S1E3: DNA Test</w:t>
      </w:r>
    </w:p>
    <w:p w:rsidR="00000000" w:rsidDel="00000000" w:rsidP="00000000" w:rsidRDefault="00000000" w:rsidRPr="00000000" w14:paraId="00000030">
      <w:pPr>
        <w:rPr>
          <w:color w:val="cc0000"/>
        </w:rPr>
      </w:pPr>
      <w:r w:rsidDel="00000000" w:rsidR="00000000" w:rsidRPr="00000000">
        <w:rPr>
          <w:color w:val="cc0000"/>
          <w:rtl w:val="0"/>
        </w:rPr>
        <w:t xml:space="preserve">S1E4: Sean Corbin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EPISODE IDEAS:</w:t>
        <w:br w:type="textWrapping"/>
        <w:t xml:space="preserve">Tranvis Foreskin (Liberal Travis)</w:t>
      </w:r>
    </w:p>
    <w:p w:rsidR="00000000" w:rsidDel="00000000" w:rsidP="00000000" w:rsidRDefault="00000000" w:rsidRPr="00000000" w14:paraId="00000033">
      <w:pPr>
        <w:rPr/>
      </w:pPr>
      <w:r w:rsidDel="00000000" w:rsidR="00000000" w:rsidRPr="00000000">
        <w:rPr>
          <w:rtl w:val="0"/>
        </w:rPr>
        <w:t xml:space="preserve">Deegs has a heart attack</w:t>
      </w:r>
    </w:p>
    <w:p w:rsidR="00000000" w:rsidDel="00000000" w:rsidP="00000000" w:rsidRDefault="00000000" w:rsidRPr="00000000" w14:paraId="00000034">
      <w:pPr>
        <w:rPr>
          <w:color w:val="f1c232"/>
        </w:rPr>
      </w:pPr>
      <w:commentRangeStart w:id="8"/>
      <w:r w:rsidDel="00000000" w:rsidR="00000000" w:rsidRPr="00000000">
        <w:rPr>
          <w:color w:val="f1c232"/>
          <w:rtl w:val="0"/>
        </w:rPr>
        <w:t xml:space="preserve">NWA (Nenjacians With Attitude) (Nenjac kids start a controversial violent gangster rap group)</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Time travel to a different time period at Nenjac City</w:t>
      </w:r>
    </w:p>
    <w:p w:rsidR="00000000" w:rsidDel="00000000" w:rsidP="00000000" w:rsidRDefault="00000000" w:rsidRPr="00000000" w14:paraId="00000036">
      <w:pPr>
        <w:rPr/>
      </w:pPr>
      <w:r w:rsidDel="00000000" w:rsidR="00000000" w:rsidRPr="00000000">
        <w:rPr>
          <w:rtl w:val="0"/>
        </w:rPr>
        <w:t xml:space="preserve">History documentary on Nenjac City</w:t>
      </w:r>
    </w:p>
    <w:p w:rsidR="00000000" w:rsidDel="00000000" w:rsidP="00000000" w:rsidRDefault="00000000" w:rsidRPr="00000000" w14:paraId="00000037">
      <w:pPr>
        <w:rPr/>
      </w:pPr>
      <w:r w:rsidDel="00000000" w:rsidR="00000000" w:rsidRPr="00000000">
        <w:rPr>
          <w:rtl w:val="0"/>
        </w:rPr>
        <w:t xml:space="preserve">Warren introduces Deegs to drugs and he picks up a crippling marijuana addiction (that magically goes away the next episode! Damn i wish real life worked like that)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f1c232"/>
        </w:rPr>
      </w:pPr>
      <w:r w:rsidDel="00000000" w:rsidR="00000000" w:rsidRPr="00000000">
        <w:rPr>
          <w:rtl w:val="0"/>
        </w:rPr>
        <w:t xml:space="preserve">“PARODY” IDEAS:</w:t>
        <w:br w:type="textWrapping"/>
      </w:r>
      <w:r w:rsidDel="00000000" w:rsidR="00000000" w:rsidRPr="00000000">
        <w:rPr>
          <w:color w:val="f1c232"/>
          <w:rtl w:val="0"/>
        </w:rPr>
        <w:t xml:space="preserve">Home Alone (Starr stuck at the theater)</w:t>
      </w:r>
    </w:p>
    <w:p w:rsidR="00000000" w:rsidDel="00000000" w:rsidP="00000000" w:rsidRDefault="00000000" w:rsidRPr="00000000" w14:paraId="0000003A">
      <w:pPr>
        <w:rPr>
          <w:color w:val="f1c232"/>
        </w:rPr>
      </w:pPr>
      <w:r w:rsidDel="00000000" w:rsidR="00000000" w:rsidRPr="00000000">
        <w:rPr>
          <w:color w:val="f1c232"/>
          <w:rtl w:val="0"/>
        </w:rPr>
        <w:t xml:space="preserve">Avengers: Infinity War (Nenjac Theater: The Rocks)</w:t>
      </w:r>
    </w:p>
    <w:p w:rsidR="00000000" w:rsidDel="00000000" w:rsidP="00000000" w:rsidRDefault="00000000" w:rsidRPr="00000000" w14:paraId="0000003B">
      <w:pPr>
        <w:rPr>
          <w:color w:val="f1c232"/>
        </w:rPr>
      </w:pPr>
      <w:r w:rsidDel="00000000" w:rsidR="00000000" w:rsidRPr="00000000">
        <w:rPr>
          <w:color w:val="f1c232"/>
          <w:rtl w:val="0"/>
        </w:rPr>
        <w:t xml:space="preserve">Harry Potter and the Triwizard Tournament (Nenjac Theater and the Tri-Theater Games)</w:t>
      </w:r>
    </w:p>
    <w:p w:rsidR="00000000" w:rsidDel="00000000" w:rsidP="00000000" w:rsidRDefault="00000000" w:rsidRPr="00000000" w14:paraId="0000003C">
      <w:pPr>
        <w:rPr/>
      </w:pPr>
      <w:r w:rsidDel="00000000" w:rsidR="00000000" w:rsidRPr="00000000">
        <w:rPr>
          <w:color w:val="6aa84f"/>
          <w:rtl w:val="0"/>
        </w:rPr>
        <w:t xml:space="preserve">The LEGO Batman Movie (Burgerman and Paperkid)</w:t>
      </w:r>
      <w:r w:rsidDel="00000000" w:rsidR="00000000" w:rsidRPr="00000000">
        <w:rPr>
          <w:rtl w:val="0"/>
        </w:rPr>
        <w:br w:type="textWrapping"/>
        <w:t xml:space="preserve">Oppenheimer (Burgenheimer)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br w:type="textWrapping"/>
        <w:t xml:space="preserve">JOKE IDEAS:</w:t>
        <w:br w:type="textWrapping"/>
      </w:r>
    </w:p>
    <w:p w:rsidR="00000000" w:rsidDel="00000000" w:rsidP="00000000" w:rsidRDefault="00000000" w:rsidRPr="00000000" w14:paraId="0000003F">
      <w:pPr>
        <w:rPr/>
      </w:pPr>
      <w:r w:rsidDel="00000000" w:rsidR="00000000" w:rsidRPr="00000000">
        <w:rPr>
          <w:rtl w:val="0"/>
        </w:rPr>
        <w:br w:type="textWrapping"/>
      </w:r>
      <w:commentRangeStart w:id="9"/>
      <w:r w:rsidDel="00000000" w:rsidR="00000000" w:rsidRPr="00000000">
        <w:rPr>
          <w:rtl w:val="0"/>
        </w:rPr>
        <w:t xml:space="preserve">DEEGS</w:t>
        <w:br w:type="textWrapping"/>
        <w:t xml:space="preserve">That’s buns, bro.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br w:type="textWrapping"/>
        <w:t xml:space="preserve">You’re buns, bro.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tl w:val="0"/>
        </w:rPr>
        <w:t xml:space="preserve">DEEGS</w:t>
        <w:br w:type="textWrapping"/>
        <w:t xml:space="preserve">I- you- yeah you’re lowkey right.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9qzdx4y5re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short)Who killed deputy mccormack’s entire family?</w:t>
      </w:r>
      <w:r w:rsidDel="00000000" w:rsidR="00000000" w:rsidRPr="00000000">
        <w:rPr>
          <w:rtl w:val="0"/>
        </w:rPr>
      </w:r>
    </w:p>
    <w:p w:rsidR="00000000" w:rsidDel="00000000" w:rsidP="00000000" w:rsidRDefault="00000000" w:rsidRPr="00000000" w14:paraId="00000045">
      <w:pPr>
        <w:spacing w:line="240" w:lineRule="auto"/>
        <w:jc w:val="center"/>
        <w:rPr>
          <w:rFonts w:ascii="Courier New" w:cs="Courier New" w:eastAsia="Courier New" w:hAnsi="Courier New"/>
          <w:sz w:val="24"/>
          <w:szCs w:val="24"/>
        </w:rPr>
      </w:pPr>
      <w:commentRangeStart w:id="10"/>
      <w:r w:rsidDel="00000000" w:rsidR="00000000" w:rsidRPr="00000000">
        <w:rPr>
          <w:rFonts w:ascii="Courier New" w:cs="Courier New" w:eastAsia="Courier New" w:hAnsi="Courier New"/>
          <w:sz w:val="24"/>
          <w:szCs w:val="24"/>
          <w:rtl w:val="0"/>
        </w:rPr>
        <w:t xml:space="preserve">[COLD OPEN: POLICE STATION. Deputy McCormack sits at his desk, sighing as he looks at a picture of his family.]</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[Entering]</w:t>
      </w:r>
    </w:p>
    <w:p w:rsidR="00000000" w:rsidDel="00000000" w:rsidP="00000000" w:rsidRDefault="00000000" w:rsidRPr="00000000" w14:paraId="0000004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Did’ya hear the news? They just opened a new rehab center across the street from the mob base. Think of all the crackheads joining it! What d’ya say to some… well, call it “target practice”…</w:t>
      </w:r>
      <w:r w:rsidDel="00000000" w:rsidR="00000000" w:rsidRPr="00000000">
        <w:rPr>
          <w:rtl w:val="0"/>
        </w:rPr>
      </w:r>
    </w:p>
    <w:p w:rsidR="00000000" w:rsidDel="00000000" w:rsidP="00000000" w:rsidRDefault="00000000" w:rsidRPr="00000000" w14:paraId="0000004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0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uh, thanks Chief, but I think I’m ready to head home. It’s three in the morning, and I miss my family… I haven’t seen them in three months, Chief. I’ll be back first thing tomorrow morning, though.</w:t>
      </w:r>
    </w:p>
    <w:p w:rsidR="00000000" w:rsidDel="00000000" w:rsidP="00000000" w:rsidRDefault="00000000" w:rsidRPr="00000000" w14:paraId="0000004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(as mccormack leaves)</w:t>
      </w:r>
    </w:p>
    <w:p w:rsidR="00000000" w:rsidDel="00000000" w:rsidP="00000000" w:rsidRDefault="00000000" w:rsidRPr="00000000" w14:paraId="000000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uh… I bought rifles for both of us, and I’ve had this planned for- y’know what, that’s fine, McCormack, fine. You go on home and take care of that family of yours. Selfish bastard…</w:t>
      </w:r>
    </w:p>
    <w:p w:rsidR="00000000" w:rsidDel="00000000" w:rsidP="00000000" w:rsidRDefault="00000000" w:rsidRPr="00000000" w14:paraId="0000004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0">
      <w:pPr>
        <w:spacing w:line="240" w:lineRule="auto"/>
        <w:jc w:val="center"/>
        <w:rPr>
          <w:rFonts w:ascii="Courier New" w:cs="Courier New" w:eastAsia="Courier New" w:hAnsi="Courier New"/>
          <w:sz w:val="24"/>
          <w:szCs w:val="24"/>
        </w:rPr>
      </w:pPr>
      <w:commentRangeStart w:id="11"/>
      <w:r w:rsidDel="00000000" w:rsidR="00000000" w:rsidRPr="00000000">
        <w:rPr>
          <w:rFonts w:ascii="Courier New" w:cs="Courier New" w:eastAsia="Courier New" w:hAnsi="Courier New"/>
          <w:sz w:val="24"/>
          <w:szCs w:val="24"/>
          <w:rtl w:val="0"/>
        </w:rPr>
        <w:t xml:space="preserve">[MCCORMACK DRIVES IN HIS CAR LISTENING TO “THE COURTROOM SHUFFLE” FROM THE MUSICAL “AKUFATHUM”. HE GETS HOME]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5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0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Honey, I’m home! I know it’s late, but…</w:t>
      </w:r>
    </w:p>
    <w:p w:rsidR="00000000" w:rsidDel="00000000" w:rsidP="00000000" w:rsidRDefault="00000000" w:rsidRPr="00000000" w14:paraId="0000005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[Close up on MCCORMACK’S face as he screams]</w:t>
      </w:r>
    </w:p>
    <w:p w:rsidR="00000000" w:rsidDel="00000000" w:rsidP="00000000" w:rsidRDefault="00000000" w:rsidRPr="00000000" w14:paraId="000000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[CHEERY INTRO]</w:t>
      </w:r>
    </w:p>
    <w:p w:rsidR="00000000" w:rsidDel="00000000" w:rsidP="00000000" w:rsidRDefault="00000000" w:rsidRPr="00000000" w14:paraId="0000005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[Town square]</w:t>
      </w:r>
    </w:p>
    <w:p w:rsidR="00000000" w:rsidDel="00000000" w:rsidP="00000000" w:rsidRDefault="00000000" w:rsidRPr="00000000" w14:paraId="0000005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0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Citizens of Nenjac City… I come to you today with what could be interpreted as tragic news for someone with emotions. In the early hours of the morning, your trusty Deputy’s family was “slimed out” as the kids say. They’re faces were carved off, to be specific. My deepest apologies go out to McCormack and his family- I hope that makes up for his loss. Anyway, a true slacker, Deputy McCormack has decided to take the day off to investigate the murder. And rest assured. If you did this… I’m killing every judge in sight to make sure you won’t be </w:t>
      </w:r>
      <w:r w:rsidDel="00000000" w:rsidR="00000000" w:rsidRPr="00000000">
        <w:rPr>
          <w:rFonts w:ascii="Courier New" w:cs="Courier New" w:eastAsia="Courier New" w:hAnsi="Courier New"/>
          <w:sz w:val="24"/>
          <w:szCs w:val="24"/>
          <w:rtl w:val="0"/>
        </w:rPr>
        <w:t xml:space="preserve">given trial</w:t>
      </w:r>
      <w:r w:rsidDel="00000000" w:rsidR="00000000" w:rsidRPr="00000000">
        <w:rPr>
          <w:rFonts w:ascii="Courier New" w:cs="Courier New" w:eastAsia="Courier New" w:hAnsi="Courier New"/>
          <w:sz w:val="24"/>
          <w:szCs w:val="24"/>
          <w:rtl w:val="0"/>
        </w:rPr>
        <w:t xml:space="preserve">. Sleep with one eye open, defenseless citizens. I’m scouring the streets like a Polar Bear on a puppy farm. This is the worst case of quadruple homicide since the “Great Homeless Veteran PTSD Support Group Massacre of ‘38”.</w:t>
      </w:r>
    </w:p>
    <w:p w:rsidR="00000000" w:rsidDel="00000000" w:rsidP="00000000" w:rsidRDefault="00000000" w:rsidRPr="00000000" w14:paraId="0000005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005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 (sarcastically)</w:t>
      </w:r>
    </w:p>
    <w:p w:rsidR="00000000" w:rsidDel="00000000" w:rsidP="00000000" w:rsidRDefault="00000000" w:rsidRPr="00000000" w14:paraId="000000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Jesus Christ, I wonder who caused THAT one.</w:t>
      </w:r>
    </w:p>
    <w:p w:rsidR="00000000" w:rsidDel="00000000" w:rsidP="00000000" w:rsidRDefault="00000000" w:rsidRPr="00000000" w14:paraId="0000006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0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what, actually, y’know who I think it is? I can’t believe I didn’t think of it earlier!</w:t>
      </w:r>
    </w:p>
    <w:p w:rsidR="00000000" w:rsidDel="00000000" w:rsidP="00000000" w:rsidRDefault="00000000" w:rsidRPr="00000000" w14:paraId="0000006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 (Annoyed and frustrated)</w:t>
      </w:r>
    </w:p>
    <w:p w:rsidR="00000000" w:rsidDel="00000000" w:rsidP="00000000" w:rsidRDefault="00000000" w:rsidRPr="00000000" w14:paraId="000000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Jesus, let me guess!!</w:t>
      </w:r>
    </w:p>
    <w:p w:rsidR="00000000" w:rsidDel="00000000" w:rsidP="00000000" w:rsidRDefault="00000000" w:rsidRPr="00000000" w14:paraId="0000006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0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C’mere, you one-legged bastard!!</w:t>
      </w:r>
    </w:p>
    <w:p w:rsidR="00000000" w:rsidDel="00000000" w:rsidP="00000000" w:rsidRDefault="00000000" w:rsidRPr="00000000" w14:paraId="0000006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this has GOT to be ragebait.</w:t>
      </w:r>
    </w:p>
    <w:p w:rsidR="00000000" w:rsidDel="00000000" w:rsidP="00000000" w:rsidRDefault="00000000" w:rsidRPr="00000000" w14:paraId="0000006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 sighs before Chief brutalizes him with his truncheon, and the crowd slowly disperses]</w:t>
      </w:r>
    </w:p>
    <w:p w:rsidR="00000000" w:rsidDel="00000000" w:rsidP="00000000" w:rsidRDefault="00000000" w:rsidRPr="00000000" w14:paraId="0000007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0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Aaaaand the meeting’s over. How do they ALL somehow end like this?</w:t>
      </w:r>
    </w:p>
    <w:p w:rsidR="00000000" w:rsidDel="00000000" w:rsidP="00000000" w:rsidRDefault="00000000" w:rsidRPr="00000000" w14:paraId="0000007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poor Monoleg, man. Anyway, let’s do something fun, OOH LET’S SOLVE THE MURDER!</w:t>
      </w:r>
    </w:p>
    <w:p w:rsidR="00000000" w:rsidDel="00000000" w:rsidP="00000000" w:rsidRDefault="00000000" w:rsidRPr="00000000" w14:paraId="0000007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0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yooooo peak idea kid</w:t>
      </w:r>
    </w:p>
    <w:p w:rsidR="00000000" w:rsidDel="00000000" w:rsidP="00000000" w:rsidRDefault="00000000" w:rsidRPr="00000000" w14:paraId="0000007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Thanks, Cas.</w:t>
      </w:r>
    </w:p>
    <w:p w:rsidR="00000000" w:rsidDel="00000000" w:rsidP="00000000" w:rsidRDefault="00000000" w:rsidRPr="00000000" w14:paraId="0000007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0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uh, where’s Deegs, that guy knows all ABOUT serial killers.</w:t>
      </w:r>
    </w:p>
    <w:p w:rsidR="00000000" w:rsidDel="00000000" w:rsidP="00000000" w:rsidRDefault="00000000" w:rsidRPr="00000000" w14:paraId="0000007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speaking of Deegs, where IS he? That guy knows all ABOUT serial killers…</w:t>
      </w:r>
    </w:p>
    <w:p w:rsidR="00000000" w:rsidDel="00000000" w:rsidP="00000000" w:rsidRDefault="00000000" w:rsidRPr="00000000" w14:paraId="0000008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08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don’t, really know what your fucking game is here right now, man.</w:t>
      </w:r>
    </w:p>
    <w:p w:rsidR="00000000" w:rsidDel="00000000" w:rsidP="00000000" w:rsidRDefault="00000000" w:rsidRPr="00000000" w14:paraId="0000008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6">
      <w:pPr>
        <w:spacing w:line="240" w:lineRule="auto"/>
        <w:jc w:val="center"/>
        <w:rPr>
          <w:rFonts w:ascii="Courier New" w:cs="Courier New" w:eastAsia="Courier New" w:hAnsi="Courier New"/>
          <w:sz w:val="24"/>
          <w:szCs w:val="24"/>
        </w:rPr>
      </w:pPr>
      <w:commentRangeStart w:id="12"/>
      <w:commentRangeStart w:id="13"/>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I’m just ragebaiting.</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8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[MAFIA BASE]</w:t>
      </w:r>
    </w:p>
    <w:p w:rsidR="00000000" w:rsidDel="00000000" w:rsidP="00000000" w:rsidRDefault="00000000" w:rsidRPr="00000000" w14:paraId="000000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(SMOKING)</w:t>
      </w:r>
    </w:p>
    <w:p w:rsidR="00000000" w:rsidDel="00000000" w:rsidP="00000000" w:rsidRDefault="00000000" w:rsidRPr="00000000" w14:paraId="000000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what’d you wanna ask me? I’m a very busy man, and if you’re asking to get on my payroll, I already have enough cops working for me. Now, if you could get that CHIEF of yours to get on the Morelli family’s side… The man’s a fucking beast.</w:t>
      </w:r>
    </w:p>
    <w:p w:rsidR="00000000" w:rsidDel="00000000" w:rsidP="00000000" w:rsidRDefault="00000000" w:rsidRPr="00000000" w14:paraId="0000008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0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Don’t talk to me about the Chief, I don’t wanna hear another FUCKING. THING. About the Chief. He doesn’t give a shit about anything other than brutality, and I’ve got better things to do. So no, I’m not asking for a paycheck, you sick tortellini FUCK, I’m asking you this… Did. You. Kill. My. Boy. Four months old. And his mother, </w:t>
      </w:r>
      <w:r w:rsidDel="00000000" w:rsidR="00000000" w:rsidRPr="00000000">
        <w:rPr>
          <w:rFonts w:ascii="Courier New" w:cs="Courier New" w:eastAsia="Courier New" w:hAnsi="Courier New"/>
          <w:sz w:val="24"/>
          <w:szCs w:val="24"/>
          <w:rtl w:val="0"/>
        </w:rPr>
        <w:t xml:space="preserve">and his</w:t>
      </w:r>
      <w:r w:rsidDel="00000000" w:rsidR="00000000" w:rsidRPr="00000000">
        <w:rPr>
          <w:rFonts w:ascii="Courier New" w:cs="Courier New" w:eastAsia="Courier New" w:hAnsi="Courier New"/>
          <w:sz w:val="24"/>
          <w:szCs w:val="24"/>
          <w:rtl w:val="0"/>
        </w:rPr>
        <w:t xml:space="preserve"> brother, and his sister.</w:t>
      </w:r>
    </w:p>
    <w:p w:rsidR="00000000" w:rsidDel="00000000" w:rsidP="00000000" w:rsidRDefault="00000000" w:rsidRPr="00000000" w14:paraId="0000009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0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 escort this man out.</w:t>
      </w:r>
    </w:p>
    <w:p w:rsidR="00000000" w:rsidDel="00000000" w:rsidP="00000000" w:rsidRDefault="00000000" w:rsidRPr="00000000" w14:paraId="000000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0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On it, boss!</w:t>
      </w:r>
    </w:p>
    <w:p w:rsidR="00000000" w:rsidDel="00000000" w:rsidP="00000000" w:rsidRDefault="00000000" w:rsidRPr="00000000" w14:paraId="0000009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r>
    </w:p>
    <w:p w:rsidR="00000000" w:rsidDel="00000000" w:rsidP="00000000" w:rsidRDefault="00000000" w:rsidRPr="00000000" w14:paraId="000000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I think he was talking to me, Lorenzo. Let’s go, guy-</w:t>
      </w:r>
    </w:p>
    <w:p w:rsidR="00000000" w:rsidDel="00000000" w:rsidP="00000000" w:rsidRDefault="00000000" w:rsidRPr="00000000" w14:paraId="0000009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(Being taken to the door by Gianni)</w:t>
      </w:r>
    </w:p>
    <w:p w:rsidR="00000000" w:rsidDel="00000000" w:rsidP="00000000" w:rsidRDefault="00000000" w:rsidRPr="00000000" w14:paraId="000000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Your silence says a lot, Don Morelli! It says all I need to know to convict!</w:t>
      </w:r>
    </w:p>
    <w:p w:rsidR="00000000" w:rsidDel="00000000" w:rsidP="00000000" w:rsidRDefault="00000000" w:rsidRPr="00000000" w14:paraId="0000009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(As Mccormack stands outside the open door)</w:t>
      </w:r>
    </w:p>
    <w:p w:rsidR="00000000" w:rsidDel="00000000" w:rsidP="00000000" w:rsidRDefault="00000000" w:rsidRPr="00000000" w14:paraId="000000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 a lot as a Mob boss, it’s true. Not all of it good. But it’s always honorable. We Morelli’s don’t kill women. We don’t kill children. And we certainly don’t mess around with cops. Now, if you haven't missed the Cartel episode, you’d know what an honorable family we are.</w:t>
      </w:r>
    </w:p>
    <w:p w:rsidR="00000000" w:rsidDel="00000000" w:rsidP="00000000" w:rsidRDefault="00000000" w:rsidRPr="00000000" w14:paraId="0000009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0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Don’t disrespect the Don, pig!</w:t>
      </w:r>
    </w:p>
    <w:p w:rsidR="00000000" w:rsidDel="00000000" w:rsidP="00000000" w:rsidRDefault="00000000" w:rsidRPr="00000000" w14:paraId="000000A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[DOOR CLOSES ON MCCORMACK. ROCCO GRUNTS.]</w:t>
      </w:r>
    </w:p>
    <w:p w:rsidR="00000000" w:rsidDel="00000000" w:rsidP="00000000" w:rsidRDefault="00000000" w:rsidRPr="00000000" w14:paraId="000000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0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you said it, Rocco.</w:t>
      </w:r>
    </w:p>
    <w:p w:rsidR="00000000" w:rsidDel="00000000" w:rsidP="00000000" w:rsidRDefault="00000000" w:rsidRPr="00000000" w14:paraId="000000A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HOUSE. Deegs is frantically packing his bags in his room]</w:t>
      </w:r>
    </w:p>
    <w:p w:rsidR="00000000" w:rsidDel="00000000" w:rsidP="00000000" w:rsidRDefault="00000000" w:rsidRPr="00000000" w14:paraId="000000A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0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 shit fuck fuck fuckkkk-</w:t>
      </w:r>
    </w:p>
    <w:p w:rsidR="00000000" w:rsidDel="00000000" w:rsidP="00000000" w:rsidRDefault="00000000" w:rsidRPr="00000000" w14:paraId="000000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Deegs what’chu up to?</w:t>
      </w:r>
    </w:p>
    <w:p w:rsidR="00000000" w:rsidDel="00000000" w:rsidP="00000000" w:rsidRDefault="00000000" w:rsidRPr="00000000" w14:paraId="000000A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0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AGHH- Uh, well uh, hey Starr…</w:t>
      </w:r>
    </w:p>
    <w:p w:rsidR="00000000" w:rsidDel="00000000" w:rsidP="00000000" w:rsidRDefault="00000000" w:rsidRPr="00000000" w14:paraId="000000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Cool man, cool. Uh, anyway, me and the gang were wondering if you wanted to solve the McCormack family murder. But uh… we kinda didn’t know where you were, so… whatcha packing for, anyway?</w:t>
      </w:r>
    </w:p>
    <w:p w:rsidR="00000000" w:rsidDel="00000000" w:rsidP="00000000" w:rsidRDefault="00000000" w:rsidRPr="00000000" w14:paraId="000000B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0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 Packing? Aw no, nahhhh…</w:t>
      </w:r>
    </w:p>
    <w:p w:rsidR="00000000" w:rsidDel="00000000" w:rsidP="00000000" w:rsidRDefault="00000000" w:rsidRPr="00000000" w14:paraId="000000B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that’s a… weird thing to lie about, but anyway, come help us solve the murder!</w:t>
      </w:r>
    </w:p>
    <w:p w:rsidR="00000000" w:rsidDel="00000000" w:rsidP="00000000" w:rsidRDefault="00000000" w:rsidRPr="00000000" w14:paraId="000000B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0B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Yeahhh, about that… Well… So y’know how I sleepwalk, sometimes…? It turns out, it’s not just walking… Other aspects of my daily life have made their way into my sleep. Mostly a few bombings, here and there. But sometimes… sometimes I wake up and I’ve killed an animal, like a random bonobo, or a… </w:t>
      </w:r>
      <w:commentRangeStart w:id="14"/>
      <w:r w:rsidDel="00000000" w:rsidR="00000000" w:rsidRPr="00000000">
        <w:rPr>
          <w:rFonts w:ascii="Courier New" w:cs="Courier New" w:eastAsia="Courier New" w:hAnsi="Courier New"/>
          <w:sz w:val="24"/>
          <w:szCs w:val="24"/>
          <w:rtl w:val="0"/>
        </w:rPr>
        <w:t xml:space="preserve">a squid, usually.</w:t>
      </w:r>
    </w:p>
    <w:p w:rsidR="00000000" w:rsidDel="00000000" w:rsidP="00000000" w:rsidRDefault="00000000" w:rsidRPr="00000000" w14:paraId="000000B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C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FUCK, dude!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C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0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But last night… Last night I woke up in a random house, and… and… I woke up a family of four who’s faces were carved off. By me.</w:t>
      </w:r>
    </w:p>
    <w:p w:rsidR="00000000" w:rsidDel="00000000" w:rsidP="00000000" w:rsidRDefault="00000000" w:rsidRPr="00000000" w14:paraId="000000C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Nahh, dude, that’s- that’s not good. Murder is not okay, Deegs.</w:t>
      </w:r>
    </w:p>
    <w:p w:rsidR="00000000" w:rsidDel="00000000" w:rsidP="00000000" w:rsidRDefault="00000000" w:rsidRPr="00000000" w14:paraId="000000C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0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And it’s the DEPUTY’S FAMILY. A wife, two kids, and a baby. As soon as I saw them on the ground, I bolted out of there real quick… So I don’t see the Deputy get home, but after I heard the announcement… I can put the pieces together, Starr.</w:t>
      </w:r>
    </w:p>
    <w:p w:rsidR="00000000" w:rsidDel="00000000" w:rsidP="00000000" w:rsidRDefault="00000000" w:rsidRPr="00000000" w14:paraId="000000C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hey hey! You’re good, man. You murder people like… all the time! You’ve covered up before!</w:t>
      </w:r>
    </w:p>
    <w:p w:rsidR="00000000" w:rsidDel="00000000" w:rsidP="00000000" w:rsidRDefault="00000000" w:rsidRPr="00000000" w14:paraId="000000C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0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but never on a high profile case like this! I mean- you remember our principal, right?</w:t>
      </w:r>
    </w:p>
    <w:p w:rsidR="00000000" w:rsidDel="00000000" w:rsidP="00000000" w:rsidRDefault="00000000" w:rsidRPr="00000000" w14:paraId="000000D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t>
      </w:r>
    </w:p>
    <w:p w:rsidR="00000000" w:rsidDel="00000000" w:rsidP="00000000" w:rsidRDefault="00000000" w:rsidRPr="00000000" w14:paraId="000000D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0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Exactly. Nobody cares. But the Chief's locked IN on this case, Starr!</w:t>
      </w:r>
    </w:p>
    <w:p w:rsidR="00000000" w:rsidDel="00000000" w:rsidP="00000000" w:rsidRDefault="00000000" w:rsidRPr="00000000" w14:paraId="000000D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0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hey, listen bucko. Let’s just… go to the house where you sleep-murdered those people. Maybe we could frame someone else for the crime! I’ll help you.</w:t>
      </w:r>
    </w:p>
    <w:p w:rsidR="00000000" w:rsidDel="00000000" w:rsidP="00000000" w:rsidRDefault="00000000" w:rsidRPr="00000000" w14:paraId="000000D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0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YOU STUPID- Wait, aw… Starr, that’s so sweet. Alright, we’re off to the deputy’s house! Let’s go.</w:t>
      </w:r>
    </w:p>
    <w:p w:rsidR="00000000" w:rsidDel="00000000" w:rsidP="00000000" w:rsidRDefault="00000000" w:rsidRPr="00000000" w14:paraId="000000D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THEATER]</w:t>
      </w:r>
    </w:p>
    <w:p w:rsidR="00000000" w:rsidDel="00000000" w:rsidP="00000000" w:rsidRDefault="00000000" w:rsidRPr="00000000" w14:paraId="000000D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0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my gay, where the </w:t>
      </w:r>
      <w:r w:rsidDel="00000000" w:rsidR="00000000" w:rsidRPr="00000000">
        <w:rPr>
          <w:rFonts w:ascii="Courier New" w:cs="Courier New" w:eastAsia="Courier New" w:hAnsi="Courier New"/>
          <w:b w:val="1"/>
          <w:bCs w:val="1"/>
          <w:sz w:val="24"/>
          <w:szCs w:val="24"/>
          <w:rtl w:val="0"/>
        </w:rPr>
        <w:t xml:space="preserve">hell</w:t>
      </w:r>
      <w:r w:rsidDel="00000000" w:rsidR="00000000" w:rsidRPr="00000000">
        <w:rPr>
          <w:rFonts w:ascii="Courier New" w:cs="Courier New" w:eastAsia="Courier New" w:hAnsi="Courier New"/>
          <w:sz w:val="24"/>
          <w:szCs w:val="24"/>
          <w:rtl w:val="0"/>
        </w:rPr>
        <w:t xml:space="preserve"> are Deegs and Starr? We were SUPPOSED to solve a murder today!</w:t>
      </w:r>
    </w:p>
    <w:p w:rsidR="00000000" w:rsidDel="00000000" w:rsidP="00000000" w:rsidRDefault="00000000" w:rsidRPr="00000000" w14:paraId="000000E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0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Those ballsacks probably decided to solve it themselves. Main character bastards. I love them, though.</w:t>
      </w:r>
    </w:p>
    <w:p w:rsidR="00000000" w:rsidDel="00000000" w:rsidP="00000000" w:rsidRDefault="00000000" w:rsidRPr="00000000" w14:paraId="000000E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0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Freeze, no sudden movements!! I just wanna talk!!</w:t>
      </w:r>
    </w:p>
    <w:p w:rsidR="00000000" w:rsidDel="00000000" w:rsidP="00000000" w:rsidRDefault="00000000" w:rsidRPr="00000000" w14:paraId="000000E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[pulling out his shotgun]</w:t>
      </w:r>
    </w:p>
    <w:p w:rsidR="00000000" w:rsidDel="00000000" w:rsidP="00000000" w:rsidRDefault="00000000" w:rsidRPr="00000000" w14:paraId="000000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shit, you messed with the WRONG theater, Deputy-</w:t>
      </w:r>
    </w:p>
    <w:p w:rsidR="00000000" w:rsidDel="00000000" w:rsidP="00000000" w:rsidRDefault="00000000" w:rsidRPr="00000000" w14:paraId="000000E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0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wait, before my theater gets destroyed again, let’s see what he wants.</w:t>
      </w:r>
    </w:p>
    <w:p w:rsidR="00000000" w:rsidDel="00000000" w:rsidP="00000000" w:rsidRDefault="00000000" w:rsidRPr="00000000" w14:paraId="000000E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(putting gun away)</w:t>
      </w:r>
    </w:p>
    <w:p w:rsidR="00000000" w:rsidDel="00000000" w:rsidP="00000000" w:rsidRDefault="00000000" w:rsidRPr="00000000" w14:paraId="000000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Sorry for the over precaution. You theater kids have a reputation for violence.</w:t>
      </w:r>
    </w:p>
    <w:p w:rsidR="00000000" w:rsidDel="00000000" w:rsidP="00000000" w:rsidRDefault="00000000" w:rsidRPr="00000000" w14:paraId="000000F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0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dude, I know you think we probably murdered your family, but we don’t really do that kinda stuff here. Well- okay, maybe not NEVER, but-</w:t>
      </w:r>
    </w:p>
    <w:p w:rsidR="00000000" w:rsidDel="00000000" w:rsidP="00000000" w:rsidRDefault="00000000" w:rsidRPr="00000000" w14:paraId="000000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0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Sorry your entire family bloodline died, champ.</w:t>
      </w:r>
    </w:p>
    <w:p w:rsidR="00000000" w:rsidDel="00000000" w:rsidP="00000000" w:rsidRDefault="00000000" w:rsidRPr="00000000" w14:paraId="000000F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0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hey, the Chief’s out there investigating, right? He might be batshit, but he’s doing it for the greater good!</w:t>
      </w:r>
    </w:p>
    <w:p w:rsidR="00000000" w:rsidDel="00000000" w:rsidP="00000000" w:rsidRDefault="00000000" w:rsidRPr="00000000" w14:paraId="000000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 (entering)</w:t>
      </w:r>
    </w:p>
    <w:p w:rsidR="00000000" w:rsidDel="00000000" w:rsidP="00000000" w:rsidRDefault="00000000" w:rsidRPr="00000000" w14:paraId="000000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actually, he’s standing outside the theater throwing bear traps at anyone within bear trap range. i was too speedy.</w:t>
      </w:r>
    </w:p>
    <w:p w:rsidR="00000000" w:rsidDel="00000000" w:rsidP="00000000" w:rsidRDefault="00000000" w:rsidRPr="00000000" w14:paraId="000000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0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well… Thanks, for that, Cas.</w:t>
      </w:r>
    </w:p>
    <w:p w:rsidR="00000000" w:rsidDel="00000000" w:rsidP="00000000" w:rsidRDefault="00000000" w:rsidRPr="00000000" w14:paraId="000000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1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no more about the Chief. No more about having </w:t>
      </w:r>
      <w:r w:rsidDel="00000000" w:rsidR="00000000" w:rsidRPr="00000000">
        <w:rPr>
          <w:rFonts w:ascii="Courier New" w:cs="Courier New" w:eastAsia="Courier New" w:hAnsi="Courier New"/>
          <w:b w:val="1"/>
          <w:bCs w:val="1"/>
          <w:sz w:val="24"/>
          <w:szCs w:val="24"/>
          <w:rtl w:val="0"/>
        </w:rPr>
        <w:t xml:space="preserve">faith</w:t>
      </w:r>
      <w:r w:rsidDel="00000000" w:rsidR="00000000" w:rsidRPr="00000000">
        <w:rPr>
          <w:rFonts w:ascii="Courier New" w:cs="Courier New" w:eastAsia="Courier New" w:hAnsi="Courier New"/>
          <w:sz w:val="24"/>
          <w:szCs w:val="24"/>
          <w:rtl w:val="0"/>
        </w:rPr>
        <w:t xml:space="preserve"> in </w:t>
      </w:r>
      <w:r w:rsidDel="00000000" w:rsidR="00000000" w:rsidRPr="00000000">
        <w:rPr>
          <w:rFonts w:ascii="Courier New" w:cs="Courier New" w:eastAsia="Courier New" w:hAnsi="Courier New"/>
          <w:b w:val="1"/>
          <w:bCs w:val="1"/>
          <w:sz w:val="24"/>
          <w:szCs w:val="24"/>
          <w:rtl w:val="0"/>
        </w:rPr>
        <w:t xml:space="preserve">anythi-</w:t>
      </w:r>
      <w:r w:rsidDel="00000000" w:rsidR="00000000" w:rsidRPr="00000000">
        <w:rPr>
          <w:rtl w:val="0"/>
        </w:rPr>
      </w:r>
    </w:p>
    <w:p w:rsidR="00000000" w:rsidDel="00000000" w:rsidP="00000000" w:rsidRDefault="00000000" w:rsidRPr="00000000" w14:paraId="000001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1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know, you probably just feel crappy because you’re missing your partner. Y’know, there’s 100% something going on between you and Chief, right?</w:t>
      </w:r>
    </w:p>
    <w:p w:rsidR="00000000" w:rsidDel="00000000" w:rsidP="00000000" w:rsidRDefault="00000000" w:rsidRPr="00000000" w14:paraId="000001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1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the fuc- no! Goddamn, I can’t even go one second w-</w:t>
      </w:r>
    </w:p>
    <w:p w:rsidR="00000000" w:rsidDel="00000000" w:rsidP="00000000" w:rsidRDefault="00000000" w:rsidRPr="00000000" w14:paraId="0000010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1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do you become a cop cuz i wanna run around and shoot-</w:t>
      </w:r>
    </w:p>
    <w:p w:rsidR="00000000" w:rsidDel="00000000" w:rsidP="00000000" w:rsidRDefault="00000000" w:rsidRPr="00000000" w14:paraId="0000010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10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Jesus CHRIST you kids are </w:t>
      </w:r>
      <w:r w:rsidDel="00000000" w:rsidR="00000000" w:rsidRPr="00000000">
        <w:rPr>
          <w:rFonts w:ascii="Courier New" w:cs="Courier New" w:eastAsia="Courier New" w:hAnsi="Courier New"/>
          <w:i w:val="1"/>
          <w:iCs w:val="1"/>
          <w:sz w:val="24"/>
          <w:szCs w:val="24"/>
          <w:rtl w:val="0"/>
        </w:rPr>
        <w:t xml:space="preserve">insufferable</w:t>
      </w:r>
      <w:r w:rsidDel="00000000" w:rsidR="00000000" w:rsidRPr="00000000">
        <w:rPr>
          <w:rFonts w:ascii="Courier New" w:cs="Courier New" w:eastAsia="Courier New" w:hAnsi="Courier New"/>
          <w:sz w:val="24"/>
          <w:szCs w:val="24"/>
          <w:rtl w:val="0"/>
        </w:rPr>
        <w:t xml:space="preserve"> to be around, like all you do is interrupt each other, JUST to say the most random and insane gibberish!</w:t>
      </w:r>
    </w:p>
    <w:p w:rsidR="00000000" w:rsidDel="00000000" w:rsidP="00000000" w:rsidRDefault="00000000" w:rsidRPr="00000000" w14:paraId="0000010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(acapella)</w:t>
      </w:r>
    </w:p>
    <w:p w:rsidR="00000000" w:rsidDel="00000000" w:rsidP="00000000" w:rsidRDefault="00000000" w:rsidRPr="00000000" w14:paraId="0000011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Helllll yeahhhh brotherrrr-</w:t>
      </w:r>
    </w:p>
    <w:p w:rsidR="00000000" w:rsidDel="00000000" w:rsidP="00000000" w:rsidRDefault="00000000" w:rsidRPr="00000000" w14:paraId="0000011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[MCCORMACK’S cell rings. He answers]</w:t>
      </w:r>
    </w:p>
    <w:p w:rsidR="00000000" w:rsidDel="00000000" w:rsidP="00000000" w:rsidRDefault="00000000" w:rsidRPr="00000000" w14:paraId="0000011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1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What, Chief, what?</w:t>
      </w:r>
    </w:p>
    <w:p w:rsidR="00000000" w:rsidDel="00000000" w:rsidP="00000000" w:rsidRDefault="00000000" w:rsidRPr="00000000" w14:paraId="000001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w:t>
      </w:r>
    </w:p>
    <w:p w:rsidR="00000000" w:rsidDel="00000000" w:rsidP="00000000" w:rsidRDefault="00000000" w:rsidRPr="00000000" w14:paraId="000001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 like to invite you over for dinner. Y’know, as a bit of a “sorry your wife and newborn child died”. Dinner’s on me. You can provide the venue. Your house at 7:00.</w:t>
      </w:r>
    </w:p>
    <w:p w:rsidR="00000000" w:rsidDel="00000000" w:rsidP="00000000" w:rsidRDefault="00000000" w:rsidRPr="00000000" w14:paraId="0000011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CHIEF HANGS UP]</w:t>
      </w:r>
    </w:p>
    <w:p w:rsidR="00000000" w:rsidDel="00000000" w:rsidP="00000000" w:rsidRDefault="00000000" w:rsidRPr="00000000" w14:paraId="0000011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1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MY</w:t>
      </w:r>
      <w:r w:rsidDel="00000000" w:rsidR="00000000" w:rsidRPr="00000000">
        <w:rPr>
          <w:rFonts w:ascii="Courier New" w:cs="Courier New" w:eastAsia="Courier New" w:hAnsi="Courier New"/>
          <w:sz w:val="24"/>
          <w:szCs w:val="24"/>
          <w:rtl w:val="0"/>
        </w:rPr>
        <w:t xml:space="preserve"> house? Well, I guess a quick break from the case would be nice… and I could talk things out with the Chief.</w:t>
      </w:r>
    </w:p>
    <w:p w:rsidR="00000000" w:rsidDel="00000000" w:rsidP="00000000" w:rsidRDefault="00000000" w:rsidRPr="00000000" w14:paraId="000001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1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see where it goes from there…</w:t>
      </w:r>
    </w:p>
    <w:p w:rsidR="00000000" w:rsidDel="00000000" w:rsidP="00000000" w:rsidRDefault="00000000" w:rsidRPr="00000000" w14:paraId="0000012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1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many times do I have to say this, me and the Chief are NOT-</w:t>
      </w:r>
    </w:p>
    <w:p w:rsidR="00000000" w:rsidDel="00000000" w:rsidP="00000000" w:rsidRDefault="00000000" w:rsidRPr="00000000" w14:paraId="0000012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 TO DEEGS AND STARR STANDING IN FRONT OF THE MCCORMACK HOUSE]</w:t>
      </w:r>
    </w:p>
    <w:p w:rsidR="00000000" w:rsidDel="00000000" w:rsidP="00000000" w:rsidRDefault="00000000" w:rsidRPr="00000000" w14:paraId="0000012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1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Yeahhhh, this isn’t it.</w:t>
      </w:r>
    </w:p>
    <w:p w:rsidR="00000000" w:rsidDel="00000000" w:rsidP="00000000" w:rsidRDefault="00000000" w:rsidRPr="00000000" w14:paraId="0000012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1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what are you talking about, this is literally the McCormack house.</w:t>
      </w:r>
    </w:p>
    <w:p w:rsidR="00000000" w:rsidDel="00000000" w:rsidP="00000000" w:rsidRDefault="00000000" w:rsidRPr="00000000" w14:paraId="0000012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1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but like… this isn’t the house of the family I slaughtered. It was a yellow house.</w:t>
      </w:r>
    </w:p>
    <w:p w:rsidR="00000000" w:rsidDel="00000000" w:rsidP="00000000" w:rsidRDefault="00000000" w:rsidRPr="00000000" w14:paraId="0000012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1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shit… and this one's brown, huh.</w:t>
      </w:r>
    </w:p>
    <w:p w:rsidR="00000000" w:rsidDel="00000000" w:rsidP="00000000" w:rsidRDefault="00000000" w:rsidRPr="00000000" w14:paraId="0000013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1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so, uh… I guess I’m in the clear.</w:t>
      </w:r>
    </w:p>
    <w:p w:rsidR="00000000" w:rsidDel="00000000" w:rsidP="00000000" w:rsidRDefault="00000000" w:rsidRPr="00000000" w14:paraId="0000013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1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uh, that was kinda anticlimactic but I guess you WERE innocent… well, of killing MCCORMACK’S family, at least.</w:t>
      </w:r>
    </w:p>
    <w:p w:rsidR="00000000" w:rsidDel="00000000" w:rsidP="00000000" w:rsidRDefault="00000000" w:rsidRPr="00000000" w14:paraId="0000013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(walking away with starr)</w:t>
      </w:r>
    </w:p>
    <w:p w:rsidR="00000000" w:rsidDel="00000000" w:rsidP="00000000" w:rsidRDefault="00000000" w:rsidRPr="00000000" w14:paraId="000001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 guess I still did murder a whole family, huh?</w:t>
      </w:r>
    </w:p>
    <w:p w:rsidR="00000000" w:rsidDel="00000000" w:rsidP="00000000" w:rsidRDefault="00000000" w:rsidRPr="00000000" w14:paraId="0000013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1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well, you’re lucky they don’t have any plot importance, so…</w:t>
      </w:r>
    </w:p>
    <w:p w:rsidR="00000000" w:rsidDel="00000000" w:rsidP="00000000" w:rsidRDefault="00000000" w:rsidRPr="00000000" w14:paraId="0000013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1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ever think we’ll figure it out?</w:t>
      </w:r>
    </w:p>
    <w:p w:rsidR="00000000" w:rsidDel="00000000" w:rsidP="00000000" w:rsidRDefault="00000000" w:rsidRPr="00000000" w14:paraId="0000014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1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I don’t think it really matters, Deegs.</w:t>
      </w:r>
    </w:p>
    <w:p w:rsidR="00000000" w:rsidDel="00000000" w:rsidP="00000000" w:rsidRDefault="00000000" w:rsidRPr="00000000" w14:paraId="0000014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1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 yeah, good point.</w:t>
      </w:r>
    </w:p>
    <w:p w:rsidR="00000000" w:rsidDel="00000000" w:rsidP="00000000" w:rsidRDefault="00000000" w:rsidRPr="00000000" w14:paraId="0000014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ENTERS THE HOUSE]</w:t>
      </w:r>
    </w:p>
    <w:p w:rsidR="00000000" w:rsidDel="00000000" w:rsidP="00000000" w:rsidRDefault="00000000" w:rsidRPr="00000000" w14:paraId="0000014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1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Chief? Why’d you invite me to my own hou-</w:t>
      </w:r>
    </w:p>
    <w:p w:rsidR="00000000" w:rsidDel="00000000" w:rsidP="00000000" w:rsidRDefault="00000000" w:rsidRPr="00000000" w14:paraId="0000014C">
      <w:pPr>
        <w:spacing w:line="240" w:lineRule="auto"/>
        <w:jc w:val="center"/>
        <w:rPr>
          <w:rFonts w:ascii="Courier New" w:cs="Courier New" w:eastAsia="Courier New" w:hAnsi="Courier New"/>
          <w:sz w:val="24"/>
          <w:szCs w:val="24"/>
        </w:rPr>
      </w:pPr>
      <w:commentRangeStart w:id="15"/>
      <w:r w:rsidDel="00000000" w:rsidR="00000000" w:rsidRPr="00000000">
        <w:rPr>
          <w:rtl w:val="0"/>
        </w:rPr>
      </w:r>
    </w:p>
    <w:p w:rsidR="00000000" w:rsidDel="00000000" w:rsidP="00000000" w:rsidRDefault="00000000" w:rsidRPr="00000000" w14:paraId="000001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stops. In front of him sits his deceased wife, daughter, and his son, all at the dinner table. A plate of chicken wings and legs lies on either side of the table, with Chief at the other end.]</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4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1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McCormack.</w:t>
      </w:r>
    </w:p>
    <w:p w:rsidR="00000000" w:rsidDel="00000000" w:rsidP="00000000" w:rsidRDefault="00000000" w:rsidRPr="00000000" w14:paraId="0000015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1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*Gasp* …What the fuck… What the fuck have you done??</w:t>
      </w:r>
    </w:p>
    <w:p w:rsidR="00000000" w:rsidDel="00000000" w:rsidP="00000000" w:rsidRDefault="00000000" w:rsidRPr="00000000" w14:paraId="00000154">
      <w:pPr>
        <w:spacing w:line="240" w:lineRule="auto"/>
        <w:jc w:val="center"/>
        <w:rPr>
          <w:rFonts w:ascii="Courier New" w:cs="Courier New" w:eastAsia="Courier New" w:hAnsi="Courier New"/>
          <w:sz w:val="24"/>
          <w:szCs w:val="24"/>
        </w:rPr>
      </w:pPr>
      <w:commentRangeStart w:id="16"/>
      <w:r w:rsidDel="00000000" w:rsidR="00000000" w:rsidRPr="00000000">
        <w:rPr>
          <w:rtl w:val="0"/>
        </w:rPr>
      </w:r>
    </w:p>
    <w:p w:rsidR="00000000" w:rsidDel="00000000" w:rsidP="00000000" w:rsidRDefault="00000000" w:rsidRPr="00000000" w14:paraId="000001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(CALMLY)</w:t>
      </w:r>
    </w:p>
    <w:p w:rsidR="00000000" w:rsidDel="00000000" w:rsidP="00000000" w:rsidRDefault="00000000" w:rsidRPr="00000000" w14:paraId="0000015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hey. C’mon, sit down, it’s okay. I made wings. And, look- guests! Your family! I, um… I felt bad, y’know, I figured you were missing your family, so I took the liberty of taking them out of those useless coffins. They look great, McCormack… besides the stitches I had to add to their faces, but I think I did a fairly good job. You’ve got a good family here. You must be prou</w:t>
      </w:r>
      <w:commentRangeEnd w:id="16"/>
      <w:r w:rsidDel="00000000" w:rsidR="00000000" w:rsidRPr="00000000">
        <w:commentReference w:id="16"/>
      </w:r>
      <w:r w:rsidDel="00000000" w:rsidR="00000000" w:rsidRPr="00000000">
        <w:rPr>
          <w:rFonts w:ascii="Courier New" w:cs="Courier New" w:eastAsia="Courier New" w:hAnsi="Courier New"/>
          <w:sz w:val="24"/>
          <w:szCs w:val="24"/>
          <w:rtl w:val="0"/>
        </w:rPr>
        <w:t xml:space="preserve">d… Well what are you standing there for, sit down. I’ve got something you should hear, and you might as well not hear it on an empty stomach. C’mon, I’m trying to </w:t>
      </w:r>
      <w:r w:rsidDel="00000000" w:rsidR="00000000" w:rsidRPr="00000000">
        <w:rPr>
          <w:rFonts w:ascii="Courier New" w:cs="Courier New" w:eastAsia="Courier New" w:hAnsi="Courier New"/>
          <w:i w:val="1"/>
          <w:iCs w:val="1"/>
          <w:sz w:val="24"/>
          <w:szCs w:val="24"/>
          <w:rtl w:val="0"/>
        </w:rPr>
        <w:t xml:space="preserve">help</w:t>
      </w:r>
      <w:r w:rsidDel="00000000" w:rsidR="00000000" w:rsidRPr="00000000">
        <w:rPr>
          <w:rFonts w:ascii="Courier New" w:cs="Courier New" w:eastAsia="Courier New" w:hAnsi="Courier New"/>
          <w:sz w:val="24"/>
          <w:szCs w:val="24"/>
          <w:rtl w:val="0"/>
        </w:rPr>
        <w:t xml:space="preserve"> you. Do something good for you, give you one last dinner with your loved ones. But… no appreciation, just like always. I don’t mind it, you know. But what I do mind is the disrespect you showed me last night. The blasphemy. Clocking out early? Refusing a violent bloodbath? C’mon, McCormack. We both know you’re better than that. WE’RE better than that. And I talked to the Morelli Don. What did I ever do to deserve such harsh words, McCormack?</w:t>
      </w:r>
    </w:p>
    <w:p w:rsidR="00000000" w:rsidDel="00000000" w:rsidP="00000000" w:rsidRDefault="00000000" w:rsidRPr="00000000" w14:paraId="0000015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1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C’mon, Chief… please don’t do this to me, </w:t>
      </w:r>
      <w:r w:rsidDel="00000000" w:rsidR="00000000" w:rsidRPr="00000000">
        <w:rPr>
          <w:rFonts w:ascii="Courier New" w:cs="Courier New" w:eastAsia="Courier New" w:hAnsi="Courier New"/>
          <w:i w:val="1"/>
          <w:iCs w:val="1"/>
          <w:sz w:val="24"/>
          <w:szCs w:val="24"/>
          <w:rtl w:val="0"/>
        </w:rPr>
        <w:t xml:space="preserve">please-</w:t>
      </w:r>
      <w:r w:rsidDel="00000000" w:rsidR="00000000" w:rsidRPr="00000000">
        <w:rPr>
          <w:rtl w:val="0"/>
        </w:rPr>
      </w:r>
    </w:p>
    <w:p w:rsidR="00000000" w:rsidDel="00000000" w:rsidP="00000000" w:rsidRDefault="00000000" w:rsidRPr="00000000" w14:paraId="0000015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1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Eat your </w:t>
      </w:r>
      <w:r w:rsidDel="00000000" w:rsidR="00000000" w:rsidRPr="00000000">
        <w:rPr>
          <w:rFonts w:ascii="Courier New" w:cs="Courier New" w:eastAsia="Courier New" w:hAnsi="Courier New"/>
          <w:i w:val="1"/>
          <w:iCs w:val="1"/>
          <w:sz w:val="24"/>
          <w:szCs w:val="24"/>
          <w:rtl w:val="0"/>
        </w:rPr>
        <w:t xml:space="preserve">fucking </w:t>
      </w:r>
      <w:r w:rsidDel="00000000" w:rsidR="00000000" w:rsidRPr="00000000">
        <w:rPr>
          <w:rFonts w:ascii="Courier New" w:cs="Courier New" w:eastAsia="Courier New" w:hAnsi="Courier New"/>
          <w:sz w:val="24"/>
          <w:szCs w:val="24"/>
          <w:rtl w:val="0"/>
        </w:rPr>
        <w:t xml:space="preserve">dinner, Mr. McCormack. Don't refuse a meal in front of your family, </w:t>
      </w:r>
      <w:commentRangeStart w:id="17"/>
      <w:r w:rsidDel="00000000" w:rsidR="00000000" w:rsidRPr="00000000">
        <w:rPr>
          <w:rFonts w:ascii="Courier New" w:cs="Courier New" w:eastAsia="Courier New" w:hAnsi="Courier New"/>
          <w:sz w:val="24"/>
          <w:szCs w:val="24"/>
          <w:rtl w:val="0"/>
        </w:rPr>
        <w:t xml:space="preserve">be a good role model for the kids.</w:t>
      </w:r>
      <w:commentRangeEnd w:id="17"/>
      <w:r w:rsidDel="00000000" w:rsidR="00000000" w:rsidRPr="00000000">
        <w:commentReference w:id="17"/>
      </w:r>
      <w:r w:rsidDel="00000000" w:rsidR="00000000" w:rsidRPr="00000000">
        <w:rPr>
          <w:rFonts w:ascii="Courier New" w:cs="Courier New" w:eastAsia="Courier New" w:hAnsi="Courier New"/>
          <w:sz w:val="24"/>
          <w:szCs w:val="24"/>
          <w:rtl w:val="0"/>
        </w:rPr>
        <w:t xml:space="preserve"> C’mon, you’re at the dinner table. Elbows off, chew with your mouth closed. What kind of a family man are you? What kind of family dinner is this… It was easy, y’know. Just used a plastic butterknife. Only took a couple of hours… I’m sorry about your family, though. Awful what happened to them. </w:t>
      </w:r>
      <w:commentRangeStart w:id="18"/>
      <w:r w:rsidDel="00000000" w:rsidR="00000000" w:rsidRPr="00000000">
        <w:rPr>
          <w:rFonts w:ascii="Courier New" w:cs="Courier New" w:eastAsia="Courier New" w:hAnsi="Courier New"/>
          <w:sz w:val="24"/>
          <w:szCs w:val="24"/>
          <w:rtl w:val="0"/>
        </w:rPr>
        <w:t xml:space="preserve">Almost makes me forget it was me who did i</w:t>
      </w:r>
      <w:commentRangeEnd w:id="18"/>
      <w:r w:rsidDel="00000000" w:rsidR="00000000" w:rsidRPr="00000000">
        <w:commentReference w:id="18"/>
      </w:r>
      <w:r w:rsidDel="00000000" w:rsidR="00000000" w:rsidRPr="00000000">
        <w:rPr>
          <w:rFonts w:ascii="Courier New" w:cs="Courier New" w:eastAsia="Courier New" w:hAnsi="Courier New"/>
          <w:sz w:val="24"/>
          <w:szCs w:val="24"/>
          <w:rtl w:val="0"/>
        </w:rPr>
        <w:t xml:space="preserve">t… You know, ever since that one night, after the parade… things have been a little… OFF between the Chief and his Deputy. But that’s okay. There’s no wife or kids making things awkward now, is there? I’m glad to see you enjoying your meal.</w:t>
      </w:r>
    </w:p>
    <w:p w:rsidR="00000000" w:rsidDel="00000000" w:rsidP="00000000" w:rsidRDefault="00000000" w:rsidRPr="00000000" w14:paraId="0000015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(Weakly)</w:t>
      </w:r>
    </w:p>
    <w:p w:rsidR="00000000" w:rsidDel="00000000" w:rsidP="00000000" w:rsidRDefault="00000000" w:rsidRPr="00000000" w14:paraId="000001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…Theres, uh… there’s only three of them… Where’s… Where’s the baby…? Where’s my baby Bobby…?</w:t>
      </w:r>
    </w:p>
    <w:p w:rsidR="00000000" w:rsidDel="00000000" w:rsidP="00000000" w:rsidRDefault="00000000" w:rsidRPr="00000000" w14:paraId="0000016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eats his last chicken leg and points the leg at him]</w:t>
      </w:r>
    </w:p>
    <w:p w:rsidR="00000000" w:rsidDel="00000000" w:rsidP="00000000" w:rsidRDefault="00000000" w:rsidRPr="00000000" w14:paraId="00000162">
      <w:pPr>
        <w:spacing w:line="240" w:lineRule="auto"/>
        <w:jc w:val="center"/>
        <w:rPr>
          <w:rFonts w:ascii="Courier New" w:cs="Courier New" w:eastAsia="Courier New" w:hAnsi="Courier New"/>
          <w:sz w:val="24"/>
          <w:szCs w:val="24"/>
        </w:rPr>
      </w:pPr>
      <w:commentRangeStart w:id="19"/>
      <w:commentRangeStart w:id="20"/>
      <w:r w:rsidDel="00000000" w:rsidR="00000000" w:rsidRPr="00000000">
        <w:rPr>
          <w:rtl w:val="0"/>
        </w:rPr>
      </w:r>
    </w:p>
    <w:p w:rsidR="00000000" w:rsidDel="00000000" w:rsidP="00000000" w:rsidRDefault="00000000" w:rsidRPr="00000000" w14:paraId="000001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1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Where do </w:t>
      </w:r>
      <w:r w:rsidDel="00000000" w:rsidR="00000000" w:rsidRPr="00000000">
        <w:rPr>
          <w:rFonts w:ascii="Courier New" w:cs="Courier New" w:eastAsia="Courier New" w:hAnsi="Courier New"/>
          <w:i w:val="1"/>
          <w:iCs w:val="1"/>
          <w:sz w:val="24"/>
          <w:szCs w:val="24"/>
          <w:rtl w:val="0"/>
        </w:rPr>
        <w:t xml:space="preserve">you</w:t>
      </w:r>
      <w:r w:rsidDel="00000000" w:rsidR="00000000" w:rsidRPr="00000000">
        <w:rPr>
          <w:rFonts w:ascii="Courier New" w:cs="Courier New" w:eastAsia="Courier New" w:hAnsi="Courier New"/>
          <w:sz w:val="24"/>
          <w:szCs w:val="24"/>
          <w:rtl w:val="0"/>
        </w:rPr>
        <w:t xml:space="preserve"> think he is?</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6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drops a chicken leg. Silence. Chief gets up.]</w:t>
      </w:r>
    </w:p>
    <w:p w:rsidR="00000000" w:rsidDel="00000000" w:rsidP="00000000" w:rsidRDefault="00000000" w:rsidRPr="00000000" w14:paraId="0000016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1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Don’t ever question my methods again, Mccormack. Get some rest and I’ll see you tomorrow at that new rehab center. You bring the rifles. Enjoy the rest of your meal, Deputy. Consider it a raise.</w:t>
      </w:r>
    </w:p>
    <w:p w:rsidR="00000000" w:rsidDel="00000000" w:rsidP="00000000" w:rsidRDefault="00000000" w:rsidRPr="00000000" w14:paraId="0000016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CHIEF GETS TO THE DOOR]</w:t>
      </w:r>
    </w:p>
    <w:p w:rsidR="00000000" w:rsidDel="00000000" w:rsidP="00000000" w:rsidRDefault="00000000" w:rsidRPr="00000000" w14:paraId="0000016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1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and, McCormack? …We have a good thing going here. You’re the only thing in the world I almost consider human. Almost.</w:t>
      </w:r>
    </w:p>
    <w:p w:rsidR="00000000" w:rsidDel="00000000" w:rsidP="00000000" w:rsidRDefault="00000000" w:rsidRPr="00000000" w14:paraId="0000016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CHIEF EXITS, LEAVING MCCORMACK SITTING AT THE TABLE]</w:t>
      </w:r>
    </w:p>
    <w:p w:rsidR="00000000" w:rsidDel="00000000" w:rsidP="00000000" w:rsidRDefault="00000000" w:rsidRPr="00000000" w14:paraId="0000017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[CREDITS WITH HAPPY UPBEAT MUSIC]</w:t>
      </w:r>
    </w:p>
    <w:p w:rsidR="00000000" w:rsidDel="00000000" w:rsidP="00000000" w:rsidRDefault="00000000" w:rsidRPr="00000000" w14:paraId="00000173">
      <w:pPr>
        <w:jc w:val="center"/>
        <w:rPr/>
        <w:sectPr>
          <w:foot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 w:type="default"/>
          <w:type w:val="nextPage"/>
          <w:pgSz w:h="15840" w:w="12240" w:orient="portrait"/>
          <w:pgMar w:bottom="1440" w:top="1440" w:left="1440" w:right="1440" w:header="720" w:footer="720"/>
          <w:pgNumType w:start="1"/>
        </w:sectPr>
      </w:pPr>
      <w:bookmarkStart w:colFirst="0" w:colLast="0" w:name="_433gq6t7fh0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 COP TAG</w:t>
      </w:r>
      <w:r w:rsidDel="00000000" w:rsidR="00000000" w:rsidRPr="00000000">
        <w:rPr>
          <w:rtl w:val="0"/>
        </w:rPr>
      </w:r>
    </w:p>
    <w:p w:rsidR="00000000" w:rsidDel="00000000" w:rsidP="00000000" w:rsidRDefault="00000000" w:rsidRPr="00000000" w14:paraId="0000017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[COLD OPEN: PRINCIPAL’S OFFICE. Principal Schoolman sits at his desk doing work, humming to himself. His door flies open, and all the teachers stand in front of him]</w:t>
      </w:r>
    </w:p>
    <w:p w:rsidR="00000000" w:rsidDel="00000000" w:rsidP="00000000" w:rsidRDefault="00000000" w:rsidRPr="00000000" w14:paraId="0000017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MRS. ENGLISHMAN</w:t>
      </w:r>
    </w:p>
    <w:p w:rsidR="00000000" w:rsidDel="00000000" w:rsidP="00000000" w:rsidRDefault="00000000" w:rsidRPr="00000000" w14:paraId="000001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Principal Schoolman! I can’t take it anymore!! None of us can!! It’s those kids!! That damn burger and piece of paper!! Now, either we get a four dollar raise, or WE WALK!!</w:t>
      </w:r>
    </w:p>
    <w:p w:rsidR="00000000" w:rsidDel="00000000" w:rsidP="00000000" w:rsidRDefault="00000000" w:rsidRPr="00000000" w14:paraId="0000017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TEACHERS</w:t>
      </w:r>
    </w:p>
    <w:p w:rsidR="00000000" w:rsidDel="00000000" w:rsidP="00000000" w:rsidRDefault="00000000" w:rsidRPr="00000000" w14:paraId="000001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w:t>
      </w:r>
    </w:p>
    <w:p w:rsidR="00000000" w:rsidDel="00000000" w:rsidP="00000000" w:rsidRDefault="00000000" w:rsidRPr="00000000" w14:paraId="0000017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teachers angrily leave]</w:t>
      </w:r>
    </w:p>
    <w:p w:rsidR="00000000" w:rsidDel="00000000" w:rsidP="00000000" w:rsidRDefault="00000000" w:rsidRPr="00000000" w14:paraId="0000017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PRINCIPAL</w:t>
      </w:r>
    </w:p>
    <w:p w:rsidR="00000000" w:rsidDel="00000000" w:rsidP="00000000" w:rsidRDefault="00000000" w:rsidRPr="00000000" w14:paraId="000001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(Into intercom)</w:t>
      </w:r>
    </w:p>
    <w:p w:rsidR="00000000" w:rsidDel="00000000" w:rsidP="00000000" w:rsidRDefault="00000000" w:rsidRPr="00000000" w14:paraId="000001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shit. Sharon, send in the substitutes… God help us all.</w:t>
      </w:r>
    </w:p>
    <w:p w:rsidR="00000000" w:rsidDel="00000000" w:rsidP="00000000" w:rsidRDefault="00000000" w:rsidRPr="00000000" w14:paraId="0000018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w:t>
      </w:r>
    </w:p>
    <w:p w:rsidR="00000000" w:rsidDel="00000000" w:rsidP="00000000" w:rsidRDefault="00000000" w:rsidRPr="00000000" w14:paraId="000001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[CHEMISTRY CLASS]</w:t>
      </w:r>
    </w:p>
    <w:p w:rsidR="00000000" w:rsidDel="00000000" w:rsidP="00000000" w:rsidRDefault="00000000" w:rsidRPr="00000000" w14:paraId="0000018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1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kids, so I know that you know that I know that the teachers all went on strike… so they hired me to teach chemistry to you guys. I’m not gonna lie, </w:t>
      </w:r>
      <w:commentRangeStart w:id="21"/>
      <w:commentRangeStart w:id="22"/>
      <w:r w:rsidDel="00000000" w:rsidR="00000000" w:rsidRPr="00000000">
        <w:rPr>
          <w:rFonts w:ascii="Courier New" w:cs="Courier New" w:eastAsia="Courier New" w:hAnsi="Courier New"/>
          <w:sz w:val="24"/>
          <w:szCs w:val="24"/>
          <w:rtl w:val="0"/>
        </w:rPr>
        <w:t xml:space="preserve">I partied through my chemistry class in college.</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Courier New" w:cs="Courier New" w:eastAsia="Courier New" w:hAnsi="Courier New"/>
          <w:sz w:val="24"/>
          <w:szCs w:val="24"/>
          <w:rtl w:val="0"/>
        </w:rPr>
        <w:t xml:space="preserve"> So… today I’m just gonna teach you kids how to make </w:t>
      </w:r>
      <w:r w:rsidDel="00000000" w:rsidR="00000000" w:rsidRPr="00000000">
        <w:rPr>
          <w:rFonts w:ascii="Courier New" w:cs="Courier New" w:eastAsia="Courier New" w:hAnsi="Courier New"/>
          <w:b w:val="1"/>
          <w:bCs w:val="1"/>
          <w:i w:val="1"/>
          <w:iCs w:val="1"/>
          <w:sz w:val="24"/>
          <w:szCs w:val="24"/>
          <w:rtl w:val="0"/>
        </w:rPr>
        <w:t xml:space="preserve">meth</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8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KIDS CHEER]</w:t>
      </w:r>
    </w:p>
    <w:p w:rsidR="00000000" w:rsidDel="00000000" w:rsidP="00000000" w:rsidRDefault="00000000" w:rsidRPr="00000000" w14:paraId="0000018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1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hey hey! A strike’s not so bad, huh! And these lifelong skills could come in handy someday!</w:t>
      </w:r>
    </w:p>
    <w:p w:rsidR="00000000" w:rsidDel="00000000" w:rsidP="00000000" w:rsidRDefault="00000000" w:rsidRPr="00000000" w14:paraId="0000018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[BELL RINGS. THEY ARE IN MATH]</w:t>
      </w:r>
    </w:p>
    <w:p w:rsidR="00000000" w:rsidDel="00000000" w:rsidP="00000000" w:rsidRDefault="00000000" w:rsidRPr="00000000" w14:paraId="0000019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FINANCIER</w:t>
      </w:r>
    </w:p>
    <w:p w:rsidR="00000000" w:rsidDel="00000000" w:rsidP="00000000" w:rsidRDefault="00000000" w:rsidRPr="00000000" w14:paraId="000001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curious and learning-loving students. Welcome to MATH! As a financier, I find math in my everyday life. Every single day consists of paying off countless IRS agents, defense lawyers, whores, police officers, federal detectives, more IRS agents, MORE whores-</w:t>
      </w:r>
    </w:p>
    <w:p w:rsidR="00000000" w:rsidDel="00000000" w:rsidP="00000000" w:rsidRDefault="00000000" w:rsidRPr="00000000" w14:paraId="000001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[BELL RINGS. Cut to ENGLISH class.]</w:t>
      </w:r>
    </w:p>
    <w:p w:rsidR="00000000" w:rsidDel="00000000" w:rsidP="00000000" w:rsidRDefault="00000000" w:rsidRPr="00000000" w14:paraId="0000019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BUCK [DEADPAN SOUTHERN]</w:t>
      </w:r>
    </w:p>
    <w:p w:rsidR="00000000" w:rsidDel="00000000" w:rsidP="00000000" w:rsidRDefault="00000000" w:rsidRPr="00000000" w14:paraId="000001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Hullo. I’m Buck. Buck Corbin. Here to teach you city kids REAL english.</w:t>
      </w:r>
    </w:p>
    <w:p w:rsidR="00000000" w:rsidDel="00000000" w:rsidP="00000000" w:rsidRDefault="00000000" w:rsidRPr="00000000" w14:paraId="0000019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1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brother!! Howdy, pops!!</w:t>
      </w:r>
    </w:p>
    <w:p w:rsidR="00000000" w:rsidDel="00000000" w:rsidP="00000000" w:rsidRDefault="00000000" w:rsidRPr="00000000" w14:paraId="0000019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BUCK</w:t>
      </w:r>
    </w:p>
    <w:p w:rsidR="00000000" w:rsidDel="00000000" w:rsidP="00000000" w:rsidRDefault="00000000" w:rsidRPr="00000000" w14:paraId="000001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Howdy, son. Now, who can tell me what causes a building to burn down?</w:t>
      </w:r>
    </w:p>
    <w:p w:rsidR="00000000" w:rsidDel="00000000" w:rsidP="00000000" w:rsidRDefault="00000000" w:rsidRPr="00000000" w14:paraId="0000019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1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OOH, is the answer “Deegs?”</w:t>
      </w:r>
    </w:p>
    <w:p w:rsidR="00000000" w:rsidDel="00000000" w:rsidP="00000000" w:rsidRDefault="00000000" w:rsidRPr="00000000" w14:paraId="000001A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[smugly]</w:t>
      </w:r>
    </w:p>
    <w:p w:rsidR="00000000" w:rsidDel="00000000" w:rsidP="00000000" w:rsidRDefault="00000000" w:rsidRPr="00000000" w14:paraId="000001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Girls, I think I’ve got it. Is the answer “Fire?”</w:t>
      </w:r>
    </w:p>
    <w:p w:rsidR="00000000" w:rsidDel="00000000" w:rsidP="00000000" w:rsidRDefault="00000000" w:rsidRPr="00000000" w14:paraId="000001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BUCK</w:t>
      </w:r>
    </w:p>
    <w:p w:rsidR="00000000" w:rsidDel="00000000" w:rsidP="00000000" w:rsidRDefault="00000000" w:rsidRPr="00000000" w14:paraId="000001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Wrong. That’s exactly what I'm here to teach you today. </w:t>
      </w:r>
      <w:commentRangeStart w:id="23"/>
      <w:commentRangeStart w:id="24"/>
      <w:commentRangeStart w:id="25"/>
      <w:r w:rsidDel="00000000" w:rsidR="00000000" w:rsidRPr="00000000">
        <w:rPr>
          <w:rFonts w:ascii="Courier New" w:cs="Courier New" w:eastAsia="Courier New" w:hAnsi="Courier New"/>
          <w:sz w:val="24"/>
          <w:szCs w:val="24"/>
          <w:rtl w:val="0"/>
        </w:rPr>
        <w:t xml:space="preserve">It’s pronounced “far”.</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Fonts w:ascii="Courier New" w:cs="Courier New" w:eastAsia="Courier New" w:hAnsi="Courier New"/>
          <w:sz w:val="24"/>
          <w:szCs w:val="24"/>
          <w:rtl w:val="0"/>
        </w:rPr>
        <w:t xml:space="preserve"> Your cityboy tongue disgusts me, dollarboy.</w:t>
      </w:r>
    </w:p>
    <w:p w:rsidR="00000000" w:rsidDel="00000000" w:rsidP="00000000" w:rsidRDefault="00000000" w:rsidRPr="00000000" w14:paraId="000001A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[BELL RINGS. THEY ARE IN HISTORY]</w:t>
      </w:r>
    </w:p>
    <w:p w:rsidR="00000000" w:rsidDel="00000000" w:rsidP="00000000" w:rsidRDefault="00000000" w:rsidRPr="00000000" w14:paraId="000001A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 MOLOUGNEY</w:t>
      </w:r>
    </w:p>
    <w:p w:rsidR="00000000" w:rsidDel="00000000" w:rsidP="00000000" w:rsidRDefault="00000000" w:rsidRPr="00000000" w14:paraId="000001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History! I’ve fought in every war you can think of, long before your grandfathers were even born!! I know every inch of the long, treacherous, bloody path to democracy… And so did my left leg.</w:t>
      </w:r>
    </w:p>
    <w:p w:rsidR="00000000" w:rsidDel="00000000" w:rsidP="00000000" w:rsidRDefault="00000000" w:rsidRPr="00000000" w14:paraId="000001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[BELL RINGS. THEY ARE IN HEALTH CLASS]</w:t>
      </w:r>
    </w:p>
    <w:p w:rsidR="00000000" w:rsidDel="00000000" w:rsidP="00000000" w:rsidRDefault="00000000" w:rsidRPr="00000000" w14:paraId="000001A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MIA</w:t>
      </w:r>
    </w:p>
    <w:p w:rsidR="00000000" w:rsidDel="00000000" w:rsidP="00000000" w:rsidRDefault="00000000" w:rsidRPr="00000000" w14:paraId="000001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 kids, I’m Mia McQueen, with my </w:t>
      </w:r>
      <w:commentRangeStart w:id="26"/>
      <w:r w:rsidDel="00000000" w:rsidR="00000000" w:rsidRPr="00000000">
        <w:rPr>
          <w:rFonts w:ascii="Courier New" w:cs="Courier New" w:eastAsia="Courier New" w:hAnsi="Courier New"/>
          <w:sz w:val="24"/>
          <w:szCs w:val="24"/>
          <w:rtl w:val="0"/>
        </w:rPr>
        <w:t xml:space="preserve">crispy</w:t>
      </w:r>
      <w:commentRangeEnd w:id="26"/>
      <w:r w:rsidDel="00000000" w:rsidR="00000000" w:rsidRPr="00000000">
        <w:commentReference w:id="26"/>
      </w:r>
      <w:r w:rsidDel="00000000" w:rsidR="00000000" w:rsidRPr="00000000">
        <w:rPr>
          <w:rFonts w:ascii="Courier New" w:cs="Courier New" w:eastAsia="Courier New" w:hAnsi="Courier New"/>
          <w:sz w:val="24"/>
          <w:szCs w:val="24"/>
          <w:rtl w:val="0"/>
        </w:rPr>
        <w:t xml:space="preserve"> husband-and-co-star, Johnny. Welcome to health class, aspiring brain surgeons!</w:t>
      </w:r>
    </w:p>
    <w:p w:rsidR="00000000" w:rsidDel="00000000" w:rsidP="00000000" w:rsidRDefault="00000000" w:rsidRPr="00000000" w14:paraId="000001B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1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Today’s topic: STDs! You see, sex, apart from making you tons and tons of money… is a BREEDING GROUND for disease. That’s why me and my lovely wife here are going to demonstrate to you how to safely reproduce. Now, see,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b w:val="1"/>
          <w:bCs w:val="1"/>
          <w:i w:val="1"/>
          <w:iCs w:val="1"/>
          <w:sz w:val="24"/>
          <w:szCs w:val="24"/>
          <w:rtl w:val="0"/>
        </w:rPr>
        <w:t xml:space="preserve"> </w:t>
      </w:r>
      <w:r w:rsidDel="00000000" w:rsidR="00000000" w:rsidRPr="00000000">
        <w:rPr>
          <w:rFonts w:ascii="Courier New" w:cs="Courier New" w:eastAsia="Courier New" w:hAnsi="Courier New"/>
          <w:sz w:val="24"/>
          <w:szCs w:val="24"/>
          <w:rtl w:val="0"/>
        </w:rPr>
        <w:t xml:space="preserve">open my mouth-</w:t>
      </w:r>
    </w:p>
    <w:p w:rsidR="00000000" w:rsidDel="00000000" w:rsidP="00000000" w:rsidRDefault="00000000" w:rsidRPr="00000000" w14:paraId="000001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1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DAD, mom, PLEASE stop oh my God…</w:t>
      </w:r>
    </w:p>
    <w:p w:rsidR="00000000" w:rsidDel="00000000" w:rsidP="00000000" w:rsidRDefault="00000000" w:rsidRPr="00000000" w14:paraId="000001B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MIA</w:t>
      </w:r>
    </w:p>
    <w:p w:rsidR="00000000" w:rsidDel="00000000" w:rsidP="00000000" w:rsidRDefault="00000000" w:rsidRPr="00000000" w14:paraId="000001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don’t worry sweetie, we don’t want to embarrass you! You know what, students, you all can find our safe sex tutorials online. Now, what are some side effects of unprotected sex?</w:t>
      </w:r>
    </w:p>
    <w:p w:rsidR="00000000" w:rsidDel="00000000" w:rsidP="00000000" w:rsidRDefault="00000000" w:rsidRPr="00000000" w14:paraId="000001B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B">
      <w:pPr>
        <w:spacing w:line="240" w:lineRule="auto"/>
        <w:jc w:val="center"/>
        <w:rPr>
          <w:rFonts w:ascii="Courier New" w:cs="Courier New" w:eastAsia="Courier New" w:hAnsi="Courier New"/>
          <w:sz w:val="24"/>
          <w:szCs w:val="24"/>
        </w:rPr>
      </w:pPr>
      <w:commentRangeStart w:id="27"/>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1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being born.</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1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don’t talk about my son that way! He was VERY planned, I assure you! Besides unwanted pregnancy, another unfortunate side effect is sexually transmitted diseases, also known as STDs. Now, some examples are, in the order of when I contracted them: Aids, Chlaymdia, Gonorrea, Diharrea, Herpes-</w:t>
      </w:r>
    </w:p>
    <w:p w:rsidR="00000000" w:rsidDel="00000000" w:rsidP="00000000" w:rsidRDefault="00000000" w:rsidRPr="00000000" w14:paraId="000001C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1">
      <w:pPr>
        <w:spacing w:line="240" w:lineRule="auto"/>
        <w:jc w:val="center"/>
        <w:rPr>
          <w:rFonts w:ascii="Courier New" w:cs="Courier New" w:eastAsia="Courier New" w:hAnsi="Courier New"/>
          <w:sz w:val="24"/>
          <w:szCs w:val="24"/>
        </w:rPr>
      </w:pPr>
      <w:commentRangeStart w:id="28"/>
      <w:commentRangeStart w:id="29"/>
      <w:commentRangeStart w:id="30"/>
      <w:commentRangeStart w:id="31"/>
      <w:commentRangeStart w:id="32"/>
      <w:r w:rsidDel="00000000" w:rsidR="00000000" w:rsidRPr="00000000">
        <w:rPr>
          <w:rFonts w:ascii="Courier New" w:cs="Courier New" w:eastAsia="Courier New" w:hAnsi="Courier New"/>
          <w:sz w:val="24"/>
          <w:szCs w:val="24"/>
          <w:rtl w:val="0"/>
        </w:rPr>
        <w:t xml:space="preserve">STARR (a little pissed off)</w:t>
      </w:r>
    </w:p>
    <w:p w:rsidR="00000000" w:rsidDel="00000000" w:rsidP="00000000" w:rsidRDefault="00000000" w:rsidRPr="00000000" w14:paraId="000001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Apparently sex causes POLIO, too…</w:t>
      </w:r>
    </w:p>
    <w:p w:rsidR="00000000" w:rsidDel="00000000" w:rsidP="00000000" w:rsidRDefault="00000000" w:rsidRPr="00000000" w14:paraId="000001C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1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 bad starr.</w:t>
      </w:r>
    </w:p>
    <w:p w:rsidR="00000000" w:rsidDel="00000000" w:rsidP="00000000" w:rsidRDefault="00000000" w:rsidRPr="00000000" w14:paraId="000001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1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w:t>
      </w:r>
    </w:p>
    <w:p w:rsidR="00000000" w:rsidDel="00000000" w:rsidP="00000000" w:rsidRDefault="00000000" w:rsidRPr="00000000" w14:paraId="000001C9">
      <w:pPr>
        <w:spacing w:line="240" w:lineRule="auto"/>
        <w:jc w:val="center"/>
        <w:rPr>
          <w:rFonts w:ascii="Courier New" w:cs="Courier New" w:eastAsia="Courier New" w:hAnsi="Courier New"/>
          <w:sz w:val="24"/>
          <w:szCs w:val="24"/>
        </w:rPr>
      </w:pP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1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rabies. Any questions?</w:t>
      </w:r>
    </w:p>
    <w:p w:rsidR="00000000" w:rsidDel="00000000" w:rsidP="00000000" w:rsidRDefault="00000000" w:rsidRPr="00000000" w14:paraId="000001C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[BELL RINGS]</w:t>
      </w:r>
    </w:p>
    <w:p w:rsidR="00000000" w:rsidDel="00000000" w:rsidP="00000000" w:rsidRDefault="00000000" w:rsidRPr="00000000" w14:paraId="000001C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MIA [AS KIDS ARE LEAVING]</w:t>
      </w:r>
    </w:p>
    <w:p w:rsidR="00000000" w:rsidDel="00000000" w:rsidP="00000000" w:rsidRDefault="00000000" w:rsidRPr="00000000" w14:paraId="000001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Ooh, looks like that’s the end of class! For homework, we’d like you all to practice having</w:t>
      </w:r>
      <w:commentRangeStart w:id="33"/>
      <w:commentRangeStart w:id="34"/>
      <w:commentRangeStart w:id="35"/>
      <w:commentRangeStart w:id="36"/>
      <w:r w:rsidDel="00000000" w:rsidR="00000000" w:rsidRPr="00000000">
        <w:rPr>
          <w:rFonts w:ascii="Courier New" w:cs="Courier New" w:eastAsia="Courier New" w:hAnsi="Courier New"/>
          <w:sz w:val="24"/>
          <w:szCs w:val="24"/>
          <w:rtl w:val="0"/>
        </w:rPr>
        <w:t xml:space="preserve"> THREE safe sexual partners per day. Report back tomorrow!</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D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(in hallway, as they walk to PE)</w:t>
      </w:r>
    </w:p>
    <w:p w:rsidR="00000000" w:rsidDel="00000000" w:rsidP="00000000" w:rsidRDefault="00000000" w:rsidRPr="00000000" w14:paraId="000001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Dean, you wanna work on homework together?</w:t>
      </w:r>
    </w:p>
    <w:p w:rsidR="00000000" w:rsidDel="00000000" w:rsidP="00000000" w:rsidRDefault="00000000" w:rsidRPr="00000000" w14:paraId="000001D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1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 smooth, Starr.</w:t>
      </w:r>
    </w:p>
    <w:p w:rsidR="00000000" w:rsidDel="00000000" w:rsidP="00000000" w:rsidRDefault="00000000" w:rsidRPr="00000000" w14:paraId="000001D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1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I’m not gonna lie, having substitute teachers is pretty awesome. We can just do whatever the hell we WANT! Not to mention, your mom’s smoking hot, Dean.</w:t>
      </w:r>
    </w:p>
    <w:p w:rsidR="00000000" w:rsidDel="00000000" w:rsidP="00000000" w:rsidRDefault="00000000" w:rsidRPr="00000000" w14:paraId="000001D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1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don’t like to associate “hot” with anything Dean related. Anywho, I wonder what PE’s gonna be like.</w:t>
      </w:r>
    </w:p>
    <w:p w:rsidR="00000000" w:rsidDel="00000000" w:rsidP="00000000" w:rsidRDefault="00000000" w:rsidRPr="00000000" w14:paraId="000001D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1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girls, watch me score 8 touchdowns in soccer…</w:t>
      </w:r>
    </w:p>
    <w:p w:rsidR="00000000" w:rsidDel="00000000" w:rsidP="00000000" w:rsidRDefault="00000000" w:rsidRPr="00000000" w14:paraId="000001E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[realizing]</w:t>
      </w:r>
    </w:p>
    <w:p w:rsidR="00000000" w:rsidDel="00000000" w:rsidP="00000000" w:rsidRDefault="00000000" w:rsidRPr="00000000" w14:paraId="000001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balls, we’re not playing soccer…</w:t>
      </w:r>
    </w:p>
    <w:p w:rsidR="00000000" w:rsidDel="00000000" w:rsidP="00000000" w:rsidRDefault="00000000" w:rsidRPr="00000000" w14:paraId="000001E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1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 how d’ya know?</w:t>
      </w:r>
    </w:p>
    <w:p w:rsidR="00000000" w:rsidDel="00000000" w:rsidP="00000000" w:rsidRDefault="00000000" w:rsidRPr="00000000" w14:paraId="000001E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1E8">
      <w:pPr>
        <w:spacing w:line="240" w:lineRule="auto"/>
        <w:jc w:val="center"/>
        <w:rPr>
          <w:rFonts w:ascii="Courier New" w:cs="Courier New" w:eastAsia="Courier New" w:hAnsi="Courier New"/>
          <w:sz w:val="24"/>
          <w:szCs w:val="24"/>
        </w:rPr>
      </w:pPr>
      <w:commentRangeStart w:id="37"/>
      <w:r w:rsidDel="00000000" w:rsidR="00000000" w:rsidRPr="00000000">
        <w:rPr>
          <w:rFonts w:ascii="Courier New" w:cs="Courier New" w:eastAsia="Courier New" w:hAnsi="Courier New"/>
          <w:sz w:val="24"/>
          <w:szCs w:val="24"/>
          <w:rtl w:val="0"/>
        </w:rPr>
        <w:t xml:space="preserve">My dad sometimes talks about it… the teachers strike of ‘32… His PE teacher was replaced by… By…</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E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[whistling his whistle]</w:t>
      </w:r>
    </w:p>
    <w:p w:rsidR="00000000" w:rsidDel="00000000" w:rsidP="00000000" w:rsidRDefault="00000000" w:rsidRPr="00000000" w14:paraId="000001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Welcome, miserable rugrats. To PHYSICAL EDUCATION. Also known as Phys Ed, also known as PE, or, as I like to call it… “Chief’s Playground”…</w:t>
      </w:r>
    </w:p>
    <w:p w:rsidR="00000000" w:rsidDel="00000000" w:rsidP="00000000" w:rsidRDefault="00000000" w:rsidRPr="00000000" w14:paraId="000001E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1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Sometimes… Sometimes my dad has nightmares about the sport that the Chief invented… It's known only as… As “Cop Tag”… </w:t>
      </w:r>
    </w:p>
    <w:p w:rsidR="00000000" w:rsidDel="00000000" w:rsidP="00000000" w:rsidRDefault="00000000" w:rsidRPr="00000000" w14:paraId="000001E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1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“Cop Tag?” That doesn’t sound so bad.</w:t>
      </w:r>
    </w:p>
    <w:p w:rsidR="00000000" w:rsidDel="00000000" w:rsidP="00000000" w:rsidRDefault="00000000" w:rsidRPr="00000000" w14:paraId="000001F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1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the spirit, serial killer burger kid. How's about a friendly game of “Cop Tag!” You all like tag, don’t you? Well,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sz w:val="24"/>
          <w:szCs w:val="24"/>
          <w:rtl w:val="0"/>
        </w:rPr>
        <w:t xml:space="preserve"> do! Let’s all get some exercise, shall we? Get rid of some weight! Alright, so here’s how “Cop Tag” works.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b w:val="1"/>
          <w:bCs w:val="1"/>
          <w:i w:val="1"/>
          <w:iCs w:val="1"/>
          <w:sz w:val="24"/>
          <w:szCs w:val="24"/>
          <w:rtl w:val="0"/>
        </w:rPr>
        <w:t xml:space="preserve"> </w:t>
      </w:r>
      <w:r w:rsidDel="00000000" w:rsidR="00000000" w:rsidRPr="00000000">
        <w:rPr>
          <w:rFonts w:ascii="Courier New" w:cs="Courier New" w:eastAsia="Courier New" w:hAnsi="Courier New"/>
          <w:sz w:val="24"/>
          <w:szCs w:val="24"/>
          <w:rtl w:val="0"/>
        </w:rPr>
        <w:t xml:space="preserve">am “it”, so naturally, I get the truncheon. </w:t>
      </w:r>
      <w:r w:rsidDel="00000000" w:rsidR="00000000" w:rsidRPr="00000000">
        <w:rPr>
          <w:rFonts w:ascii="Courier New" w:cs="Courier New" w:eastAsia="Courier New" w:hAnsi="Courier New"/>
          <w:b w:val="1"/>
          <w:bCs w:val="1"/>
          <w:i w:val="1"/>
          <w:iCs w:val="1"/>
          <w:sz w:val="24"/>
          <w:szCs w:val="24"/>
          <w:u w:val="single"/>
          <w:rtl w:val="0"/>
        </w:rPr>
        <w:t xml:space="preserve">As for you all…</w:t>
      </w:r>
      <w:r w:rsidDel="00000000" w:rsidR="00000000" w:rsidRPr="00000000">
        <w:rPr>
          <w:rFonts w:ascii="Courier New" w:cs="Courier New" w:eastAsia="Courier New" w:hAnsi="Courier New"/>
          <w:b w:val="1"/>
          <w:bCs w:val="1"/>
          <w:i w:val="1"/>
          <w:iCs w:val="1"/>
          <w:sz w:val="24"/>
          <w:szCs w:val="24"/>
          <w:rtl w:val="0"/>
        </w:rPr>
        <w:t xml:space="preserve"> </w:t>
      </w:r>
      <w:r w:rsidDel="00000000" w:rsidR="00000000" w:rsidRPr="00000000">
        <w:rPr>
          <w:rFonts w:ascii="Courier New" w:cs="Courier New" w:eastAsia="Courier New" w:hAnsi="Courier New"/>
          <w:sz w:val="24"/>
          <w:szCs w:val="24"/>
          <w:rtl w:val="0"/>
        </w:rPr>
        <w:t xml:space="preserve">well, let’s just say, don’t get tagged. Go!!</w:t>
      </w:r>
    </w:p>
    <w:p w:rsidR="00000000" w:rsidDel="00000000" w:rsidP="00000000" w:rsidRDefault="00000000" w:rsidRPr="00000000" w14:paraId="000001F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kids start screaming as the chief chases them around the gym and wacks them in the skulls]</w:t>
      </w:r>
    </w:p>
    <w:p w:rsidR="00000000" w:rsidDel="00000000" w:rsidP="00000000" w:rsidRDefault="00000000" w:rsidRPr="00000000" w14:paraId="000001F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1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Haha c’mon, c’mon, give me a challenge!! Nice try, prettyboy-</w:t>
      </w:r>
    </w:p>
    <w:p w:rsidR="00000000" w:rsidDel="00000000" w:rsidP="00000000" w:rsidRDefault="00000000" w:rsidRPr="00000000" w14:paraId="000001F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bashes Dean as Starr and Deegs sneak to the side to watch the damage]</w:t>
      </w:r>
    </w:p>
    <w:p w:rsidR="00000000" w:rsidDel="00000000" w:rsidP="00000000" w:rsidRDefault="00000000" w:rsidRPr="00000000" w14:paraId="000001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1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AHHHHHHHHHHHHHH!!!!!!</w:t>
      </w:r>
    </w:p>
    <w:p w:rsidR="00000000" w:rsidDel="00000000" w:rsidP="00000000" w:rsidRDefault="00000000" w:rsidRPr="00000000" w14:paraId="000001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not gonna lie, as much as I'm all for inflicting pain, I'm not </w:t>
      </w:r>
      <w:r w:rsidDel="00000000" w:rsidR="00000000" w:rsidRPr="00000000">
        <w:rPr>
          <w:rFonts w:ascii="Courier New" w:cs="Courier New" w:eastAsia="Courier New" w:hAnsi="Courier New"/>
          <w:i w:val="1"/>
          <w:iCs w:val="1"/>
          <w:sz w:val="24"/>
          <w:szCs w:val="24"/>
          <w:rtl w:val="0"/>
        </w:rPr>
        <w:t xml:space="preserve">really</w:t>
      </w:r>
      <w:r w:rsidDel="00000000" w:rsidR="00000000" w:rsidRPr="00000000">
        <w:rPr>
          <w:rFonts w:ascii="Courier New" w:cs="Courier New" w:eastAsia="Courier New" w:hAnsi="Courier New"/>
          <w:sz w:val="24"/>
          <w:szCs w:val="24"/>
          <w:rtl w:val="0"/>
        </w:rPr>
        <w:t xml:space="preserve"> in the mood for RECEIVING it.</w:t>
      </w:r>
    </w:p>
    <w:p w:rsidR="00000000" w:rsidDel="00000000" w:rsidP="00000000" w:rsidRDefault="00000000" w:rsidRPr="00000000" w14:paraId="000002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2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that makes genuine sense Deegs, I feel that too, man. Honestly, if this is our only bad class, I’d be okay if our old teachers never come back at all.</w:t>
      </w:r>
    </w:p>
    <w:p w:rsidR="00000000" w:rsidDel="00000000" w:rsidP="00000000" w:rsidRDefault="00000000" w:rsidRPr="00000000" w14:paraId="000002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for real, they were normal and boring and acted like actual teachers.</w:t>
      </w:r>
    </w:p>
    <w:p w:rsidR="00000000" w:rsidDel="00000000" w:rsidP="00000000" w:rsidRDefault="00000000" w:rsidRPr="00000000" w14:paraId="0000020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[WALKING OVER TO THEM, BRUTALIZED]</w:t>
      </w:r>
    </w:p>
    <w:p w:rsidR="00000000" w:rsidDel="00000000" w:rsidP="00000000" w:rsidRDefault="00000000" w:rsidRPr="00000000" w14:paraId="000002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fucking hate these subs.</w:t>
      </w:r>
    </w:p>
    <w:p w:rsidR="00000000" w:rsidDel="00000000" w:rsidP="00000000" w:rsidRDefault="00000000" w:rsidRPr="00000000" w14:paraId="0000020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[BELL RINGS. THEY ARE IN SPANISH CLASS]</w:t>
      </w:r>
    </w:p>
    <w:p w:rsidR="00000000" w:rsidDel="00000000" w:rsidP="00000000" w:rsidRDefault="00000000" w:rsidRPr="00000000" w14:paraId="000002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2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hello. Now, I knows yous are expecting a spanish class, but… I don’t know any spanish. ITALIAN, though, I DO know… “La famiglia Morelli si solleverà e prenderà il controllo di questa città. Vedrai”.</w:t>
      </w:r>
    </w:p>
    <w:p w:rsidR="00000000" w:rsidDel="00000000" w:rsidP="00000000" w:rsidRDefault="00000000" w:rsidRPr="00000000" w14:paraId="000002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[Bell rings. They are in philosophy.]</w:t>
      </w:r>
    </w:p>
    <w:p w:rsidR="00000000" w:rsidDel="00000000" w:rsidP="00000000" w:rsidRDefault="00000000" w:rsidRPr="00000000" w14:paraId="0000021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(walking in)</w:t>
      </w:r>
    </w:p>
    <w:p w:rsidR="00000000" w:rsidDel="00000000" w:rsidP="00000000" w:rsidRDefault="00000000" w:rsidRPr="00000000" w14:paraId="000002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we LOVE these subs, right!? I’m genuinely AFRAID to see who our philosophy teacher is, at this point. Maybe it’s a sexy philosopher lady.</w:t>
      </w:r>
    </w:p>
    <w:p w:rsidR="00000000" w:rsidDel="00000000" w:rsidP="00000000" w:rsidRDefault="00000000" w:rsidRPr="00000000" w14:paraId="0000021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HEROIN </w:t>
      </w:r>
      <w:commentRangeStart w:id="38"/>
      <w:r w:rsidDel="00000000" w:rsidR="00000000" w:rsidRPr="00000000">
        <w:rPr>
          <w:rFonts w:ascii="Courier New" w:cs="Courier New" w:eastAsia="Courier New" w:hAnsi="Courier New"/>
          <w:sz w:val="24"/>
          <w:szCs w:val="24"/>
          <w:rtl w:val="0"/>
        </w:rPr>
        <w:t xml:space="preserve">HARRY</w:t>
      </w:r>
    </w:p>
    <w:p w:rsidR="00000000" w:rsidDel="00000000" w:rsidP="00000000" w:rsidRDefault="00000000" w:rsidRPr="00000000" w14:paraId="000002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 h’r’n h’rry! </w:t>
      </w:r>
      <w:r w:rsidDel="00000000" w:rsidR="00000000" w:rsidRPr="00000000">
        <w:rPr>
          <w:rFonts w:ascii="Courier New" w:cs="Courier New" w:eastAsia="Courier New" w:hAnsi="Courier New"/>
          <w:sz w:val="24"/>
          <w:szCs w:val="24"/>
          <w:rtl w:val="0"/>
        </w:rPr>
        <w:t xml:space="preserve">philsy</w:t>
      </w:r>
      <w:r w:rsidDel="00000000" w:rsidR="00000000" w:rsidRPr="00000000">
        <w:rPr>
          <w:rFonts w:ascii="Courier New" w:cs="Courier New" w:eastAsia="Courier New" w:hAnsi="Courier New"/>
          <w:sz w:val="24"/>
          <w:szCs w:val="24"/>
          <w:rtl w:val="0"/>
        </w:rPr>
        <w:t xml:space="preserve"> teacher!!</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21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2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Orrr maybe it’s a… caveman esc hobo.</w:t>
      </w:r>
    </w:p>
    <w:p w:rsidR="00000000" w:rsidDel="00000000" w:rsidP="00000000" w:rsidRDefault="00000000" w:rsidRPr="00000000" w14:paraId="0000021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w:t>
      </w:r>
    </w:p>
    <w:p w:rsidR="00000000" w:rsidDel="00000000" w:rsidP="00000000" w:rsidRDefault="00000000" w:rsidRPr="00000000" w14:paraId="000002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First lesson before second! Quoted me: Penguin no fly, why human no fly if not wings!</w:t>
      </w:r>
    </w:p>
    <w:p w:rsidR="00000000" w:rsidDel="00000000" w:rsidP="00000000" w:rsidRDefault="00000000" w:rsidRPr="00000000" w14:paraId="000002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 Then they all erupt into cheers while inspirational music plays]</w:t>
      </w:r>
    </w:p>
    <w:p w:rsidR="00000000" w:rsidDel="00000000" w:rsidP="00000000" w:rsidRDefault="00000000" w:rsidRPr="00000000" w14:paraId="0000022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2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HOLY SHIT HE’S AN ACTUAL PHILOSOPHER!!</w:t>
      </w:r>
    </w:p>
    <w:p w:rsidR="00000000" w:rsidDel="00000000" w:rsidP="00000000" w:rsidRDefault="00000000" w:rsidRPr="00000000" w14:paraId="0000022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2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GOTTA make sure our old teachers don’t come back! I wanna keep these subs forever!!</w:t>
      </w:r>
    </w:p>
    <w:p w:rsidR="00000000" w:rsidDel="00000000" w:rsidP="00000000" w:rsidRDefault="00000000" w:rsidRPr="00000000" w14:paraId="0000022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Hmm… you’re right. Uh, Mr… Heroin? Can I use the bathroom.</w:t>
      </w:r>
    </w:p>
    <w:p w:rsidR="00000000" w:rsidDel="00000000" w:rsidP="00000000" w:rsidRDefault="00000000" w:rsidRPr="00000000" w14:paraId="0000022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w:t>
      </w:r>
    </w:p>
    <w:p w:rsidR="00000000" w:rsidDel="00000000" w:rsidP="00000000" w:rsidRDefault="00000000" w:rsidRPr="00000000" w14:paraId="000002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Bathroom pass you need a pass!</w:t>
      </w:r>
    </w:p>
    <w:p w:rsidR="00000000" w:rsidDel="00000000" w:rsidP="00000000" w:rsidRDefault="00000000" w:rsidRPr="00000000" w14:paraId="0000022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gonna fucking NUKE my lower bun, so kind of let me use the defecation station. Right. Now!</w:t>
      </w:r>
    </w:p>
    <w:p w:rsidR="00000000" w:rsidDel="00000000" w:rsidP="00000000" w:rsidRDefault="00000000" w:rsidRPr="00000000" w14:paraId="0000022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2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i w:val="1"/>
          <w:iCs w:val="1"/>
          <w:sz w:val="24"/>
          <w:szCs w:val="24"/>
          <w:rtl w:val="0"/>
        </w:rPr>
        <w:t xml:space="preserve">Jesus sleazus</w:t>
      </w:r>
      <w:r w:rsidDel="00000000" w:rsidR="00000000" w:rsidRPr="00000000">
        <w:rPr>
          <w:rFonts w:ascii="Courier New" w:cs="Courier New" w:eastAsia="Courier New" w:hAnsi="Courier New"/>
          <w:sz w:val="24"/>
          <w:szCs w:val="24"/>
          <w:rtl w:val="0"/>
        </w:rPr>
        <w:t xml:space="preserve">, Deegs must really need to go.</w:t>
      </w:r>
    </w:p>
    <w:p w:rsidR="00000000" w:rsidDel="00000000" w:rsidP="00000000" w:rsidRDefault="00000000" w:rsidRPr="00000000" w14:paraId="0000023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3">
      <w:pPr>
        <w:spacing w:line="240" w:lineRule="auto"/>
        <w:jc w:val="center"/>
        <w:rPr>
          <w:rFonts w:ascii="Courier New" w:cs="Courier New" w:eastAsia="Courier New" w:hAnsi="Courier New"/>
          <w:sz w:val="24"/>
          <w:szCs w:val="24"/>
        </w:rPr>
      </w:pPr>
      <w:commentRangeStart w:id="39"/>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2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just more amazed at the fact we even have bathrooms when it’s physically impossible to shit in these cursed vessels we call our bodies.</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23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w:t>
      </w:r>
    </w:p>
    <w:p w:rsidR="00000000" w:rsidDel="00000000" w:rsidP="00000000" w:rsidRDefault="00000000" w:rsidRPr="00000000" w14:paraId="000002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Quiet! I’m think thought quote!</w:t>
      </w:r>
    </w:p>
    <w:p w:rsidR="00000000" w:rsidDel="00000000" w:rsidP="00000000" w:rsidRDefault="00000000" w:rsidRPr="00000000" w14:paraId="000002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a brief pause)</w:t>
      </w:r>
    </w:p>
    <w:p w:rsidR="00000000" w:rsidDel="00000000" w:rsidP="00000000" w:rsidRDefault="00000000" w:rsidRPr="00000000" w14:paraId="0000023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man meant to die then man means die!</w:t>
      </w:r>
    </w:p>
    <w:p w:rsidR="00000000" w:rsidDel="00000000" w:rsidP="00000000" w:rsidRDefault="00000000" w:rsidRPr="00000000" w14:paraId="0000023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CLASS CHEERS AGAIN]</w:t>
      </w:r>
    </w:p>
    <w:p w:rsidR="00000000" w:rsidDel="00000000" w:rsidP="00000000" w:rsidRDefault="00000000" w:rsidRPr="00000000" w14:paraId="000002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2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Another one to add to my quotebook!!</w:t>
      </w:r>
    </w:p>
    <w:p w:rsidR="00000000" w:rsidDel="00000000" w:rsidP="00000000" w:rsidRDefault="00000000" w:rsidRPr="00000000" w14:paraId="000002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(dabbing his eyes with tissue)</w:t>
      </w:r>
    </w:p>
    <w:p w:rsidR="00000000" w:rsidDel="00000000" w:rsidP="00000000" w:rsidRDefault="00000000" w:rsidRPr="00000000" w14:paraId="000002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Tears are seeping out of every part of my body!!</w:t>
      </w:r>
    </w:p>
    <w:p w:rsidR="00000000" w:rsidDel="00000000" w:rsidP="00000000" w:rsidRDefault="00000000" w:rsidRPr="00000000" w14:paraId="000002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3">
      <w:pPr>
        <w:spacing w:line="240" w:lineRule="auto"/>
        <w:jc w:val="center"/>
        <w:rPr>
          <w:rFonts w:ascii="Courier New" w:cs="Courier New" w:eastAsia="Courier New" w:hAnsi="Courier New"/>
          <w:sz w:val="24"/>
          <w:szCs w:val="24"/>
        </w:rPr>
      </w:pPr>
      <w:commentRangeStart w:id="40"/>
      <w:commentRangeStart w:id="41"/>
      <w:commentRangeStart w:id="42"/>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2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holy shit he just keeps cooking.</w:t>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24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02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HE’S LIKE, THE SMARTEST PERSON IN THE ROOM!!</w:t>
      </w:r>
    </w:p>
    <w:p w:rsidR="00000000" w:rsidDel="00000000" w:rsidP="00000000" w:rsidRDefault="00000000" w:rsidRPr="00000000" w14:paraId="0000024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2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mean, c’mon, this is surface level stuff- I mean, I’m WAY more deep and influential than a homeless crackhead!</w:t>
      </w:r>
    </w:p>
    <w:p w:rsidR="00000000" w:rsidDel="00000000" w:rsidP="00000000" w:rsidRDefault="00000000" w:rsidRPr="00000000" w14:paraId="0000024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PRINCIPAL (OVER PA SYSTEM)</w:t>
      </w:r>
    </w:p>
    <w:p w:rsidR="00000000" w:rsidDel="00000000" w:rsidP="00000000" w:rsidRDefault="00000000" w:rsidRPr="00000000" w14:paraId="000002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ATTENTION, STUDENTS! All cow products, tree products, and everything in between please report to the auditorium, where I will officially declare the teachers to be given a raise, and the strike to be over!</w:t>
      </w:r>
    </w:p>
    <w:p w:rsidR="00000000" w:rsidDel="00000000" w:rsidP="00000000" w:rsidRDefault="00000000" w:rsidRPr="00000000" w14:paraId="0000024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CLASS GROANS]</w:t>
      </w:r>
    </w:p>
    <w:p w:rsidR="00000000" w:rsidDel="00000000" w:rsidP="00000000" w:rsidRDefault="00000000" w:rsidRPr="00000000" w14:paraId="0000025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2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great, great! </w:t>
      </w:r>
      <w:r w:rsidDel="00000000" w:rsidR="00000000" w:rsidRPr="00000000">
        <w:rPr>
          <w:rFonts w:ascii="Courier New" w:cs="Courier New" w:eastAsia="Courier New" w:hAnsi="Courier New"/>
          <w:i w:val="1"/>
          <w:iCs w:val="1"/>
          <w:sz w:val="24"/>
          <w:szCs w:val="24"/>
          <w:rtl w:val="0"/>
        </w:rPr>
        <w:t xml:space="preserve">I’m </w:t>
      </w:r>
      <w:r w:rsidDel="00000000" w:rsidR="00000000" w:rsidRPr="00000000">
        <w:rPr>
          <w:rFonts w:ascii="Courier New" w:cs="Courier New" w:eastAsia="Courier New" w:hAnsi="Courier New"/>
          <w:sz w:val="24"/>
          <w:szCs w:val="24"/>
          <w:rtl w:val="0"/>
        </w:rPr>
        <w:t xml:space="preserve">happy, that’s all I’m saying.</w:t>
      </w:r>
    </w:p>
    <w:p w:rsidR="00000000" w:rsidDel="00000000" w:rsidP="00000000" w:rsidRDefault="00000000" w:rsidRPr="00000000" w14:paraId="0000025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w:t>
      </w:r>
    </w:p>
    <w:p w:rsidR="00000000" w:rsidDel="00000000" w:rsidP="00000000" w:rsidRDefault="00000000" w:rsidRPr="00000000" w14:paraId="000002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out class out! Go auditor-</w:t>
      </w:r>
    </w:p>
    <w:p w:rsidR="00000000" w:rsidDel="00000000" w:rsidP="00000000" w:rsidRDefault="00000000" w:rsidRPr="00000000" w14:paraId="000002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SUDDENLY PASSES OUT]</w:t>
      </w:r>
    </w:p>
    <w:p w:rsidR="00000000" w:rsidDel="00000000" w:rsidP="00000000" w:rsidRDefault="00000000" w:rsidRPr="00000000" w14:paraId="0000025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2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is he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okay.</w:t>
      </w:r>
      <w:r w:rsidDel="00000000" w:rsidR="00000000" w:rsidRPr="00000000">
        <w:rPr>
          <w:rtl w:val="0"/>
        </w:rPr>
      </w:r>
    </w:p>
    <w:p w:rsidR="00000000" w:rsidDel="00000000" w:rsidP="00000000" w:rsidRDefault="00000000" w:rsidRPr="00000000" w14:paraId="000002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2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yuh i think he just overdosed he’ll be fine i think.</w:t>
      </w:r>
    </w:p>
    <w:p w:rsidR="00000000" w:rsidDel="00000000" w:rsidP="00000000" w:rsidRDefault="00000000" w:rsidRPr="00000000" w14:paraId="0000025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commentRangeStart w:id="43"/>
      <w:commentRangeStart w:id="44"/>
      <w:commentRangeStart w:id="45"/>
      <w:r w:rsidDel="00000000" w:rsidR="00000000" w:rsidRPr="00000000">
        <w:rPr>
          <w:rFonts w:ascii="Courier New" w:cs="Courier New" w:eastAsia="Courier New" w:hAnsi="Courier New"/>
          <w:sz w:val="24"/>
          <w:szCs w:val="24"/>
          <w:rtl w:val="0"/>
        </w:rPr>
        <w:br w:type="textWrapping"/>
        <w:t xml:space="preserve">Yeah, you can’t die from drugs.</w:t>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26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(after a pause)</w:t>
      </w:r>
    </w:p>
    <w:p w:rsidR="00000000" w:rsidDel="00000000" w:rsidP="00000000" w:rsidRDefault="00000000" w:rsidRPr="00000000" w14:paraId="000002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really?</w:t>
      </w:r>
    </w:p>
    <w:p w:rsidR="00000000" w:rsidDel="00000000" w:rsidP="00000000" w:rsidRDefault="00000000" w:rsidRPr="00000000" w14:paraId="0000026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 to assembly. Principal stands in the middle, with teachers nearby]</w:t>
      </w:r>
    </w:p>
    <w:p w:rsidR="00000000" w:rsidDel="00000000" w:rsidP="00000000" w:rsidRDefault="00000000" w:rsidRPr="00000000" w14:paraId="0000026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PRINCIPAL</w:t>
      </w:r>
    </w:p>
    <w:p w:rsidR="00000000" w:rsidDel="00000000" w:rsidP="00000000" w:rsidRDefault="00000000" w:rsidRPr="00000000" w14:paraId="000002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Students! Teachers! We have come to an agreement! You have offered to return to school if I increase your pay by four dollars a year, and I say… NO!! Yeah, that’s right, FUCK YOU, teachers!! You all can suck my sausage!! I hate </w:t>
      </w:r>
      <w:r w:rsidDel="00000000" w:rsidR="00000000" w:rsidRPr="00000000">
        <w:rPr>
          <w:rFonts w:ascii="Courier New" w:cs="Courier New" w:eastAsia="Courier New" w:hAnsi="Courier New"/>
          <w:i w:val="1"/>
          <w:iCs w:val="1"/>
          <w:sz w:val="24"/>
          <w:szCs w:val="24"/>
          <w:rtl w:val="0"/>
        </w:rPr>
        <w:t xml:space="preserve">you</w:t>
      </w:r>
      <w:r w:rsidDel="00000000" w:rsidR="00000000" w:rsidRPr="00000000">
        <w:rPr>
          <w:rFonts w:ascii="Courier New" w:cs="Courier New" w:eastAsia="Courier New" w:hAnsi="Courier New"/>
          <w:sz w:val="24"/>
          <w:szCs w:val="24"/>
          <w:rtl w:val="0"/>
        </w:rPr>
        <w:t xml:space="preserve">, I hate </w:t>
      </w:r>
      <w:r w:rsidDel="00000000" w:rsidR="00000000" w:rsidRPr="00000000">
        <w:rPr>
          <w:rFonts w:ascii="Courier New" w:cs="Courier New" w:eastAsia="Courier New" w:hAnsi="Courier New"/>
          <w:i w:val="1"/>
          <w:iCs w:val="1"/>
          <w:sz w:val="24"/>
          <w:szCs w:val="24"/>
          <w:rtl w:val="0"/>
        </w:rPr>
        <w:t xml:space="preserve">you,</w:t>
      </w:r>
      <w:r w:rsidDel="00000000" w:rsidR="00000000" w:rsidRPr="00000000">
        <w:rPr>
          <w:rFonts w:ascii="Courier New" w:cs="Courier New" w:eastAsia="Courier New" w:hAnsi="Courier New"/>
          <w:sz w:val="24"/>
          <w:szCs w:val="24"/>
          <w:rtl w:val="0"/>
        </w:rPr>
        <w:t xml:space="preserve"> I hate </w:t>
      </w:r>
      <w:r w:rsidDel="00000000" w:rsidR="00000000" w:rsidRPr="00000000">
        <w:rPr>
          <w:rFonts w:ascii="Courier New" w:cs="Courier New" w:eastAsia="Courier New" w:hAnsi="Courier New"/>
          <w:i w:val="1"/>
          <w:iCs w:val="1"/>
          <w:sz w:val="24"/>
          <w:szCs w:val="24"/>
          <w:rtl w:val="0"/>
        </w:rPr>
        <w:t xml:space="preserve">you, </w:t>
      </w:r>
      <w:r w:rsidDel="00000000" w:rsidR="00000000" w:rsidRPr="00000000">
        <w:rPr>
          <w:rFonts w:ascii="Courier New" w:cs="Courier New" w:eastAsia="Courier New" w:hAnsi="Courier New"/>
          <w:sz w:val="24"/>
          <w:szCs w:val="24"/>
          <w:rtl w:val="0"/>
        </w:rPr>
        <w:t xml:space="preserve">and I ESPECIALLY DESPISE </w:t>
      </w:r>
      <w:r w:rsidDel="00000000" w:rsidR="00000000" w:rsidRPr="00000000">
        <w:rPr>
          <w:rFonts w:ascii="Courier New" w:cs="Courier New" w:eastAsia="Courier New" w:hAnsi="Courier New"/>
          <w:i w:val="1"/>
          <w:iCs w:val="1"/>
          <w:sz w:val="24"/>
          <w:szCs w:val="24"/>
          <w:rtl w:val="0"/>
        </w:rPr>
        <w:t xml:space="preserve">YOU!!!</w:t>
      </w:r>
      <w:r w:rsidDel="00000000" w:rsidR="00000000" w:rsidRPr="00000000">
        <w:rPr>
          <w:rFonts w:ascii="Courier New" w:cs="Courier New" w:eastAsia="Courier New" w:hAnsi="Courier New"/>
          <w:sz w:val="24"/>
          <w:szCs w:val="24"/>
          <w:rtl w:val="0"/>
        </w:rPr>
        <w:t xml:space="preserve"> Our substitutes will continue teaching here, FULL TIME… Old teachers, YOU ARE ALL FIRED!!!</w:t>
      </w:r>
    </w:p>
    <w:p w:rsidR="00000000" w:rsidDel="00000000" w:rsidP="00000000" w:rsidRDefault="00000000" w:rsidRPr="00000000" w14:paraId="0000026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 Then, the teachers all give various angry mutters and storm out. The students start to cheer]</w:t>
      </w:r>
    </w:p>
    <w:p w:rsidR="00000000" w:rsidDel="00000000" w:rsidP="00000000" w:rsidRDefault="00000000" w:rsidRPr="00000000" w14:paraId="0000026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2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LET’S GO!! OH LET’S FUCKING GO!!</w:t>
      </w:r>
    </w:p>
    <w:p w:rsidR="00000000" w:rsidDel="00000000" w:rsidP="00000000" w:rsidRDefault="00000000" w:rsidRPr="00000000" w14:paraId="0000026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2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BROTHER!!!</w:t>
      </w:r>
    </w:p>
    <w:p w:rsidR="00000000" w:rsidDel="00000000" w:rsidP="00000000" w:rsidRDefault="00000000" w:rsidRPr="00000000" w14:paraId="0000027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MELISSA</w:t>
      </w:r>
    </w:p>
    <w:p w:rsidR="00000000" w:rsidDel="00000000" w:rsidP="00000000" w:rsidRDefault="00000000" w:rsidRPr="00000000" w14:paraId="000002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LET’S FUCKING-</w:t>
      </w:r>
    </w:p>
    <w:p w:rsidR="00000000" w:rsidDel="00000000" w:rsidP="00000000" w:rsidRDefault="00000000" w:rsidRPr="00000000" w14:paraId="0000027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MARISSA</w:t>
      </w:r>
    </w:p>
    <w:p w:rsidR="00000000" w:rsidDel="00000000" w:rsidP="00000000" w:rsidRDefault="00000000" w:rsidRPr="00000000" w14:paraId="000002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GOOOOO!!!!!</w:t>
      </w:r>
    </w:p>
    <w:p w:rsidR="00000000" w:rsidDel="00000000" w:rsidP="00000000" w:rsidRDefault="00000000" w:rsidRPr="00000000" w14:paraId="0000027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2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let’s gooo.</w:t>
      </w:r>
    </w:p>
    <w:p w:rsidR="00000000" w:rsidDel="00000000" w:rsidP="00000000" w:rsidRDefault="00000000" w:rsidRPr="00000000" w14:paraId="0000027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2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 dude! FUCK!</w:t>
      </w:r>
    </w:p>
    <w:p w:rsidR="00000000" w:rsidDel="00000000" w:rsidP="00000000" w:rsidRDefault="00000000" w:rsidRPr="00000000" w14:paraId="0000027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KIDS CLEAR OUT, UNTIL IT’S ONLY STARR AND PRINCIPAL]</w:t>
      </w:r>
    </w:p>
    <w:p w:rsidR="00000000" w:rsidDel="00000000" w:rsidP="00000000" w:rsidRDefault="00000000" w:rsidRPr="00000000" w14:paraId="0000027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2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Damn… DAMN…! Principal Schoolman! What a clutch! That was the greatest speech of all TIME!! I only wish Deegs wasn’t in the bathroom and missed it…</w:t>
      </w:r>
    </w:p>
    <w:p w:rsidR="00000000" w:rsidDel="00000000" w:rsidP="00000000" w:rsidRDefault="00000000" w:rsidRPr="00000000" w14:paraId="0000028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PRINCIPAL</w:t>
      </w:r>
    </w:p>
    <w:p w:rsidR="00000000" w:rsidDel="00000000" w:rsidP="00000000" w:rsidRDefault="00000000" w:rsidRPr="00000000" w14:paraId="000002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Don’t worry, Starr… you see…</w:t>
      </w:r>
    </w:p>
    <w:p w:rsidR="00000000" w:rsidDel="00000000" w:rsidP="00000000" w:rsidRDefault="00000000" w:rsidRPr="00000000" w14:paraId="0000028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(Ripping off the principal’s face to reveal Deegs)</w:t>
      </w:r>
    </w:p>
    <w:p w:rsidR="00000000" w:rsidDel="00000000" w:rsidP="00000000" w:rsidRDefault="00000000" w:rsidRPr="00000000" w14:paraId="000002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DIDN’T miss it…</w:t>
      </w:r>
    </w:p>
    <w:p w:rsidR="00000000" w:rsidDel="00000000" w:rsidP="00000000" w:rsidRDefault="00000000" w:rsidRPr="00000000" w14:paraId="0000028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(Overjoyed)</w:t>
      </w:r>
    </w:p>
    <w:p w:rsidR="00000000" w:rsidDel="00000000" w:rsidP="00000000" w:rsidRDefault="00000000" w:rsidRPr="00000000" w14:paraId="000002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Oh my God-</w:t>
      </w:r>
    </w:p>
    <w:p w:rsidR="00000000" w:rsidDel="00000000" w:rsidP="00000000" w:rsidRDefault="00000000" w:rsidRPr="00000000" w14:paraId="000002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(horrified)</w:t>
      </w:r>
    </w:p>
    <w:p w:rsidR="00000000" w:rsidDel="00000000" w:rsidP="00000000" w:rsidRDefault="00000000" w:rsidRPr="00000000" w14:paraId="0000028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my God…</w:t>
      </w:r>
    </w:p>
    <w:p w:rsidR="00000000" w:rsidDel="00000000" w:rsidP="00000000" w:rsidRDefault="00000000" w:rsidRPr="00000000" w14:paraId="0000028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Yeahhhh, I know. Little fucked up, huh. But hey, I mean- it worked…!</w:t>
      </w:r>
    </w:p>
    <w:p w:rsidR="00000000" w:rsidDel="00000000" w:rsidP="00000000" w:rsidRDefault="00000000" w:rsidRPr="00000000" w14:paraId="0000028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(flustered)</w:t>
      </w:r>
    </w:p>
    <w:p w:rsidR="00000000" w:rsidDel="00000000" w:rsidP="00000000" w:rsidRDefault="00000000" w:rsidRPr="00000000" w14:paraId="000002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Y-yeah uh huh, good job, I guess?</w:t>
      </w:r>
    </w:p>
    <w:p w:rsidR="00000000" w:rsidDel="00000000" w:rsidP="00000000" w:rsidRDefault="00000000" w:rsidRPr="00000000" w14:paraId="0000029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9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Thanks. Hey- I mean… I stopped the strike! We get to keep our substitutes now.</w:t>
      </w:r>
    </w:p>
    <w:p w:rsidR="00000000" w:rsidDel="00000000" w:rsidP="00000000" w:rsidRDefault="00000000" w:rsidRPr="00000000" w14:paraId="0000029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Yeppp it does appear so.</w:t>
      </w:r>
    </w:p>
    <w:p w:rsidR="00000000" w:rsidDel="00000000" w:rsidP="00000000" w:rsidRDefault="00000000" w:rsidRPr="00000000" w14:paraId="0000029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2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uh… is Principal Schoolman, like… alive, or…</w:t>
      </w:r>
    </w:p>
    <w:p w:rsidR="00000000" w:rsidDel="00000000" w:rsidP="00000000" w:rsidRDefault="00000000" w:rsidRPr="00000000" w14:paraId="0000029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hate to tell you this, but when you rip off someone’s face, they USUAL-</w:t>
      </w:r>
    </w:p>
    <w:p w:rsidR="00000000" w:rsidDel="00000000" w:rsidP="00000000" w:rsidRDefault="00000000" w:rsidRPr="00000000" w14:paraId="0000029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2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yeah I got that I was just checking.</w:t>
      </w:r>
    </w:p>
    <w:p w:rsidR="00000000" w:rsidDel="00000000" w:rsidP="00000000" w:rsidRDefault="00000000" w:rsidRPr="00000000" w14:paraId="000002A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Fair, fair…</w:t>
      </w:r>
    </w:p>
    <w:p w:rsidR="00000000" w:rsidDel="00000000" w:rsidP="00000000" w:rsidRDefault="00000000" w:rsidRPr="00000000" w14:paraId="000002A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[Awkward pause]</w:t>
      </w:r>
    </w:p>
    <w:p w:rsidR="00000000" w:rsidDel="00000000" w:rsidP="00000000" w:rsidRDefault="00000000" w:rsidRPr="00000000" w14:paraId="000002A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2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You wanna go to Chillis?</w:t>
      </w:r>
    </w:p>
    <w:p w:rsidR="00000000" w:rsidDel="00000000" w:rsidP="00000000" w:rsidRDefault="00000000" w:rsidRPr="00000000" w14:paraId="000002A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 was gonna suggest Chilli’s too, actually-</w:t>
      </w:r>
    </w:p>
    <w:p w:rsidR="00000000" w:rsidDel="00000000" w:rsidP="00000000" w:rsidRDefault="00000000" w:rsidRPr="00000000" w14:paraId="000002A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(dragging the faceless body on the ground)</w:t>
      </w:r>
    </w:p>
    <w:p w:rsidR="00000000" w:rsidDel="00000000" w:rsidP="00000000" w:rsidRDefault="00000000" w:rsidRPr="00000000" w14:paraId="000002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you kids! I found this faceless principal guy in the third floor bathroom. Serial killer kid: You wouldn’t happen to know anything about this, would you? ‘Cause I know for a fact I didn’t do it this time… Though I’d be amiss if I didn’t say nice job to you, kid. Cleanly done, little choppy around the left cheek but otherwise an adequate-</w:t>
      </w:r>
    </w:p>
    <w:p w:rsidR="00000000" w:rsidDel="00000000" w:rsidP="00000000" w:rsidRDefault="00000000" w:rsidRPr="00000000" w14:paraId="000002A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(with the principal’s face on)</w:t>
      </w:r>
    </w:p>
    <w:p w:rsidR="00000000" w:rsidDel="00000000" w:rsidP="00000000" w:rsidRDefault="00000000" w:rsidRPr="00000000" w14:paraId="000002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Clarice…</w:t>
      </w:r>
    </w:p>
    <w:p w:rsidR="00000000" w:rsidDel="00000000" w:rsidP="00000000" w:rsidRDefault="00000000" w:rsidRPr="00000000" w14:paraId="000002B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the…</w:t>
      </w:r>
    </w:p>
    <w:p w:rsidR="00000000" w:rsidDel="00000000" w:rsidP="00000000" w:rsidRDefault="00000000" w:rsidRPr="00000000" w14:paraId="000002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(taking it off)</w:t>
      </w:r>
    </w:p>
    <w:p w:rsidR="00000000" w:rsidDel="00000000" w:rsidP="00000000" w:rsidRDefault="00000000" w:rsidRPr="00000000" w14:paraId="000002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Sorry. Just wanted to do that quick thing.</w:t>
      </w:r>
    </w:p>
    <w:p w:rsidR="00000000" w:rsidDel="00000000" w:rsidP="00000000" w:rsidRDefault="00000000" w:rsidRPr="00000000" w14:paraId="000002B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jesus dude, you scared me, you’re fucking insane, Starr.</w:t>
      </w:r>
    </w:p>
    <w:p w:rsidR="00000000" w:rsidDel="00000000" w:rsidP="00000000" w:rsidRDefault="00000000" w:rsidRPr="00000000" w14:paraId="000002B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2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Wellll, kids, I COULD arrest you for premeditated first degree murder-slash-face-carving but that would be highly hypocritical of me… So I GUESS I could drop the case, if… you two finally got some exercise!! How ‘bout a game of “Cop Tag”, huh?? Hop to it, boys!! It’s good for you!! C’mon, put a pep in your step!!</w:t>
      </w:r>
    </w:p>
    <w:p w:rsidR="00000000" w:rsidDel="00000000" w:rsidP="00000000" w:rsidRDefault="00000000" w:rsidRPr="00000000" w14:paraId="000002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E">
      <w:pPr>
        <w:spacing w:line="240" w:lineRule="auto"/>
        <w:jc w:val="center"/>
        <w:rPr/>
        <w:sectPr>
          <w:headerReference r:id="rId9" w:type="default"/>
          <w:footerReference r:id="rId10"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4"/>
          <w:szCs w:val="24"/>
          <w:rtl w:val="0"/>
        </w:rPr>
        <w:t xml:space="preserve">[Chief chases Deegs and Starr around the gym with his truncheon as he continues yelling “Motivational” statements while </w:t>
      </w:r>
      <w:commentRangeStart w:id="46"/>
      <w:r w:rsidDel="00000000" w:rsidR="00000000" w:rsidRPr="00000000">
        <w:rPr>
          <w:rFonts w:ascii="Courier New" w:cs="Courier New" w:eastAsia="Courier New" w:hAnsi="Courier New"/>
          <w:sz w:val="24"/>
          <w:szCs w:val="24"/>
          <w:rtl w:val="0"/>
        </w:rPr>
        <w:t xml:space="preserve">Credits roll</w:t>
      </w:r>
      <w:commentRangeEnd w:id="46"/>
      <w:r w:rsidDel="00000000" w:rsidR="00000000" w:rsidRPr="00000000">
        <w:commentReference w:id="46"/>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footerReference r:id="rId12" w:type="default"/>
          <w:type w:val="nextPage"/>
          <w:pgSz w:h="15840" w:w="12240" w:orient="portrait"/>
          <w:pgMar w:bottom="1440" w:top="1440" w:left="1440" w:right="1440" w:header="720" w:footer="720"/>
          <w:pgNumType w:start="1"/>
        </w:sectPr>
      </w:pPr>
      <w:bookmarkStart w:colFirst="0" w:colLast="0" w:name="_i1htzy3tsm3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 positive episode</w:t>
      </w:r>
      <w:r w:rsidDel="00000000" w:rsidR="00000000" w:rsidRPr="00000000">
        <w:rPr>
          <w:rtl w:val="0"/>
        </w:rPr>
      </w:r>
    </w:p>
    <w:p w:rsidR="00000000" w:rsidDel="00000000" w:rsidP="00000000" w:rsidRDefault="00000000" w:rsidRPr="00000000" w14:paraId="000002C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BROADCAST TO THE ENTIRE NENJAC CITY]</w:t>
      </w:r>
    </w:p>
    <w:p w:rsidR="00000000" w:rsidDel="00000000" w:rsidP="00000000" w:rsidRDefault="00000000" w:rsidRPr="00000000" w14:paraId="000002C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(announcement to the city)</w:t>
        <w:br w:type="textWrapping"/>
        <w:t xml:space="preserve">Nenjac City, this is Don Tony Morelli speaking, Godfather of the big scary local Mafia! prepare to die! Yous all gonna explode! Mwahahahahaha!</w:t>
      </w:r>
    </w:p>
    <w:p w:rsidR="00000000" w:rsidDel="00000000" w:rsidP="00000000" w:rsidRDefault="00000000" w:rsidRPr="00000000" w14:paraId="000002C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[people just going about their day ignoring the broadcast]</w:t>
      </w:r>
    </w:p>
    <w:p w:rsidR="00000000" w:rsidDel="00000000" w:rsidP="00000000" w:rsidRDefault="00000000" w:rsidRPr="00000000" w14:paraId="000002C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Nenjac City…? Hello?</w:t>
      </w:r>
    </w:p>
    <w:p w:rsidR="00000000" w:rsidDel="00000000" w:rsidP="00000000" w:rsidRDefault="00000000" w:rsidRPr="00000000" w14:paraId="000002C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br w:type="textWrapping"/>
        <w:t xml:space="preserve">Oh, give it a rest, Morelli. You’re not gonna explode the city.</w:t>
      </w:r>
    </w:p>
    <w:p w:rsidR="00000000" w:rsidDel="00000000" w:rsidP="00000000" w:rsidRDefault="00000000" w:rsidRPr="00000000" w14:paraId="000002C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2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are you talking about, cop, I’ve got the whole place rigged to explode!</w:t>
      </w:r>
    </w:p>
    <w:p w:rsidR="00000000" w:rsidDel="00000000" w:rsidP="00000000" w:rsidRDefault="00000000" w:rsidRPr="00000000" w14:paraId="000002C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2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Yup, no, Deegs and Starr are gonna stop you. Like always. Now if you excuse me, I’ve got REAL criminals to bring to justice- MONOLEG!</w:t>
      </w:r>
    </w:p>
    <w:p w:rsidR="00000000" w:rsidDel="00000000" w:rsidP="00000000" w:rsidRDefault="00000000" w:rsidRPr="00000000" w14:paraId="000002C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assaults MONOLEG]</w:t>
      </w:r>
    </w:p>
    <w:p w:rsidR="00000000" w:rsidDel="00000000" w:rsidP="00000000" w:rsidRDefault="00000000" w:rsidRPr="00000000" w14:paraId="000002D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[SUPER SECRET MAFIA HIDEOUT]</w:t>
      </w:r>
    </w:p>
    <w:p w:rsidR="00000000" w:rsidDel="00000000" w:rsidP="00000000" w:rsidRDefault="00000000" w:rsidRPr="00000000" w14:paraId="000002D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(announcement cutting out)</w:t>
      </w:r>
    </w:p>
    <w:p w:rsidR="00000000" w:rsidDel="00000000" w:rsidP="00000000" w:rsidRDefault="00000000" w:rsidRPr="00000000" w14:paraId="000002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I’m not done with my evil monologue!</w:t>
      </w:r>
    </w:p>
    <w:p w:rsidR="00000000" w:rsidDel="00000000" w:rsidP="00000000" w:rsidRDefault="00000000" w:rsidRPr="00000000" w14:paraId="000002D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Aaaaaaaand, we’re off the air.</w:t>
      </w:r>
    </w:p>
    <w:p w:rsidR="00000000" w:rsidDel="00000000" w:rsidP="00000000" w:rsidRDefault="00000000" w:rsidRPr="00000000" w14:paraId="000002D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What?!?! Gianni! Why, you moron?</w:t>
      </w:r>
    </w:p>
    <w:p w:rsidR="00000000" w:rsidDel="00000000" w:rsidP="00000000" w:rsidRDefault="00000000" w:rsidRPr="00000000" w14:paraId="000002D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That’s all the time we could afford to broadcast on every channel in the city, boss. It’s a lot more expensive than you’d think.</w:t>
      </w:r>
    </w:p>
    <w:p w:rsidR="00000000" w:rsidDel="00000000" w:rsidP="00000000" w:rsidRDefault="00000000" w:rsidRPr="00000000" w14:paraId="000002D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Eh, we’ll rob another bank or some shit… By the way, you… You guys don’t think it’s true, right? That those kids Deegs and Starr are just gonna beat me everytime?</w:t>
      </w:r>
    </w:p>
    <w:p w:rsidR="00000000" w:rsidDel="00000000" w:rsidP="00000000" w:rsidRDefault="00000000" w:rsidRPr="00000000" w14:paraId="000002D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Well, if I </w:t>
      </w:r>
      <w:r w:rsidDel="00000000" w:rsidR="00000000" w:rsidRPr="00000000">
        <w:rPr>
          <w:rFonts w:ascii="Courier New" w:cs="Courier New" w:eastAsia="Courier New" w:hAnsi="Courier New"/>
          <w:sz w:val="24"/>
          <w:szCs w:val="24"/>
          <w:rtl w:val="0"/>
        </w:rPr>
        <w:t xml:space="preserve">is being</w:t>
      </w:r>
      <w:r w:rsidDel="00000000" w:rsidR="00000000" w:rsidRPr="00000000">
        <w:rPr>
          <w:rFonts w:ascii="Courier New" w:cs="Courier New" w:eastAsia="Courier New" w:hAnsi="Courier New"/>
          <w:sz w:val="24"/>
          <w:szCs w:val="24"/>
          <w:rtl w:val="0"/>
        </w:rPr>
        <w:t xml:space="preserve"> honest, I think-</w:t>
      </w:r>
    </w:p>
    <w:p w:rsidR="00000000" w:rsidDel="00000000" w:rsidP="00000000" w:rsidRDefault="00000000" w:rsidRPr="00000000" w14:paraId="000002E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2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BOSS! YOU’RE AMAZING!! Don’t let some theater kids tell you otherwise!</w:t>
        <w:br w:type="textWrapping"/>
        <w:br w:type="textWrapping"/>
        <w:t xml:space="preserve">TONY</w:t>
        <w:br w:type="textWrapping"/>
        <w:t xml:space="preserve">Yeah, you’re right Lorenzo! You’re a smart cookie!</w:t>
        <w:br w:type="textWrapping"/>
      </w:r>
    </w:p>
    <w:p w:rsidR="00000000" w:rsidDel="00000000" w:rsidP="00000000" w:rsidRDefault="00000000" w:rsidRPr="00000000" w14:paraId="000002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(stupidly)</w:t>
      </w:r>
    </w:p>
    <w:p w:rsidR="00000000" w:rsidDel="00000000" w:rsidP="00000000" w:rsidRDefault="00000000" w:rsidRPr="00000000" w14:paraId="000002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spaghetti.</w:t>
      </w:r>
    </w:p>
    <w:p w:rsidR="00000000" w:rsidDel="00000000" w:rsidP="00000000" w:rsidRDefault="00000000" w:rsidRPr="00000000" w14:paraId="000002E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and STARR break in]</w:t>
      </w:r>
    </w:p>
    <w:p w:rsidR="00000000" w:rsidDel="00000000" w:rsidP="00000000" w:rsidRDefault="00000000" w:rsidRPr="00000000" w14:paraId="000002E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Tony Morelli! Put your hands up!</w:t>
      </w:r>
    </w:p>
    <w:p w:rsidR="00000000" w:rsidDel="00000000" w:rsidP="00000000" w:rsidRDefault="00000000" w:rsidRPr="00000000" w14:paraId="000002E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2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 yeah, bitch!</w:t>
      </w:r>
    </w:p>
    <w:p w:rsidR="00000000" w:rsidDel="00000000" w:rsidP="00000000" w:rsidRDefault="00000000" w:rsidRPr="00000000" w14:paraId="000002E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Deegs! Starr! Come any closer, and the city gets it!</w:t>
      </w:r>
    </w:p>
    <w:p w:rsidR="00000000" w:rsidDel="00000000" w:rsidP="00000000" w:rsidRDefault="00000000" w:rsidRPr="00000000" w14:paraId="000002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STARR</w:t>
        <w:br w:type="textWrapping"/>
        <w:t xml:space="preserve">Yeah, yeah, you say that everytime though, man. Just give us the detonator so we can get back to rehearsal.</w:t>
      </w:r>
    </w:p>
    <w:p w:rsidR="00000000" w:rsidDel="00000000" w:rsidP="00000000" w:rsidRDefault="00000000" w:rsidRPr="00000000" w14:paraId="000002E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What?</w:t>
      </w:r>
    </w:p>
    <w:p w:rsidR="00000000" w:rsidDel="00000000" w:rsidP="00000000" w:rsidRDefault="00000000" w:rsidRPr="00000000" w14:paraId="000002F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dude, we’ve actually got a lot going on, and the city blowing up would totally ruin the day, so we’re gonna stop you.</w:t>
      </w:r>
    </w:p>
    <w:p w:rsidR="00000000" w:rsidDel="00000000" w:rsidP="00000000" w:rsidRDefault="00000000" w:rsidRPr="00000000" w14:paraId="000002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But, but how do you know you’re gonna stop me? I’m a worthy foe! I’m about to blow up the city! Aren’t you scared???</w:t>
      </w:r>
    </w:p>
    <w:p w:rsidR="00000000" w:rsidDel="00000000" w:rsidP="00000000" w:rsidRDefault="00000000" w:rsidRPr="00000000" w14:paraId="000002F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2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Anthony. Buddy. Let me level with ya. You are not a “worthy foe”. You are nothing. </w:t>
      </w:r>
      <w:r w:rsidDel="00000000" w:rsidR="00000000" w:rsidRPr="00000000">
        <w:rPr>
          <w:rFonts w:ascii="Courier New" w:cs="Courier New" w:eastAsia="Courier New" w:hAnsi="Courier New"/>
          <w:i w:val="1"/>
          <w:iCs w:val="1"/>
          <w:sz w:val="24"/>
          <w:szCs w:val="24"/>
          <w:rtl w:val="0"/>
        </w:rPr>
        <w:t xml:space="preserve">NOTHING</w:t>
      </w:r>
      <w:r w:rsidDel="00000000" w:rsidR="00000000" w:rsidRPr="00000000">
        <w:rPr>
          <w:rFonts w:ascii="Courier New" w:cs="Courier New" w:eastAsia="Courier New" w:hAnsi="Courier New"/>
          <w:sz w:val="24"/>
          <w:szCs w:val="24"/>
          <w:rtl w:val="0"/>
        </w:rPr>
        <w:t xml:space="preserve">. To ANY of us at the theater. We don’t worry about you destroying the city. We don’t worry about you killing us. We don’t </w:t>
      </w:r>
      <w:r w:rsidDel="00000000" w:rsidR="00000000" w:rsidRPr="00000000">
        <w:rPr>
          <w:rFonts w:ascii="Courier New" w:cs="Courier New" w:eastAsia="Courier New" w:hAnsi="Courier New"/>
          <w:i w:val="1"/>
          <w:iCs w:val="1"/>
          <w:sz w:val="24"/>
          <w:szCs w:val="24"/>
          <w:rtl w:val="0"/>
        </w:rPr>
        <w:t xml:space="preserve">care about you. </w:t>
      </w:r>
      <w:r w:rsidDel="00000000" w:rsidR="00000000" w:rsidRPr="00000000">
        <w:rPr>
          <w:rFonts w:ascii="Courier New" w:cs="Courier New" w:eastAsia="Courier New" w:hAnsi="Courier New"/>
          <w:sz w:val="24"/>
          <w:szCs w:val="24"/>
          <w:rtl w:val="0"/>
        </w:rPr>
        <w:t xml:space="preserve">You’re an afterthought. A side character. Nothing more. So no, I’m not scared. I’m mildly annoyed. Me and Starr- we have plot armor. You’ve got three cowering side</w:t>
      </w:r>
      <w:commentRangeStart w:id="47"/>
      <w:commentRangeStart w:id="48"/>
      <w:commentRangeStart w:id="49"/>
      <w:r w:rsidDel="00000000" w:rsidR="00000000" w:rsidRPr="00000000">
        <w:rPr>
          <w:rFonts w:ascii="Courier New" w:cs="Courier New" w:eastAsia="Courier New" w:hAnsi="Courier New"/>
          <w:sz w:val="24"/>
          <w:szCs w:val="24"/>
          <w:rtl w:val="0"/>
        </w:rPr>
        <w:t xml:space="preserve"> dishes.</w:t>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2F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(heartbroken)</w:t>
      </w:r>
    </w:p>
    <w:p w:rsidR="00000000" w:rsidDel="00000000" w:rsidP="00000000" w:rsidRDefault="00000000" w:rsidRPr="00000000" w14:paraId="000002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*sigh* Oh… Well… If that’s how you feel… Here…</w:t>
      </w:r>
    </w:p>
    <w:p w:rsidR="00000000" w:rsidDel="00000000" w:rsidP="00000000" w:rsidRDefault="00000000" w:rsidRPr="00000000" w14:paraId="000002F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takes the </w:t>
      </w:r>
      <w:r w:rsidDel="00000000" w:rsidR="00000000" w:rsidRPr="00000000">
        <w:rPr>
          <w:rFonts w:ascii="Courier New" w:cs="Courier New" w:eastAsia="Courier New" w:hAnsi="Courier New"/>
          <w:sz w:val="24"/>
          <w:szCs w:val="24"/>
          <w:rtl w:val="0"/>
        </w:rPr>
        <w:t xml:space="preserve">detanator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(walking off)</w:t>
        <w:br w:type="textWrapping"/>
        <w:t xml:space="preserve">Idiot. Blowing up the city would kill you too, dumbass.</w:t>
      </w:r>
    </w:p>
    <w:p w:rsidR="00000000" w:rsidDel="00000000" w:rsidP="00000000" w:rsidRDefault="00000000" w:rsidRPr="00000000" w14:paraId="000002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THEATER]</w:t>
      </w:r>
    </w:p>
    <w:p w:rsidR="00000000" w:rsidDel="00000000" w:rsidP="00000000" w:rsidRDefault="00000000" w:rsidRPr="00000000" w14:paraId="0000030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Tell us more about how you guys beat Tony!</w:t>
      </w:r>
    </w:p>
    <w:p w:rsidR="00000000" w:rsidDel="00000000" w:rsidP="00000000" w:rsidRDefault="00000000" w:rsidRPr="00000000" w14:paraId="0000030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well, basically he was ABOUT to blow up the city, when me and Starr burst in, and I squared him right in the jaw, BOOM! And he was out cold. Isn’t that right Starr?</w:t>
      </w:r>
    </w:p>
    <w:p w:rsidR="00000000" w:rsidDel="00000000" w:rsidP="00000000" w:rsidRDefault="00000000" w:rsidRPr="00000000" w14:paraId="000003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Uh huh. Yeah, cuz you definitely have hands and stuff.</w:t>
      </w:r>
    </w:p>
    <w:p w:rsidR="00000000" w:rsidDel="00000000" w:rsidP="00000000" w:rsidRDefault="00000000" w:rsidRPr="00000000" w14:paraId="0000030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Yep. Then we tortured his super evil cronies for information. Peeled off their toenails with grill tongs and shit. It was super cool and awesome, you guys totally missed out.</w:t>
      </w:r>
    </w:p>
    <w:p w:rsidR="00000000" w:rsidDel="00000000" w:rsidP="00000000" w:rsidRDefault="00000000" w:rsidRPr="00000000" w14:paraId="000003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CAS</w:t>
      </w:r>
    </w:p>
    <w:p w:rsidR="00000000" w:rsidDel="00000000" w:rsidP="00000000" w:rsidRDefault="00000000" w:rsidRPr="00000000" w14:paraId="000003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wow cool thanks for the savior, kings.</w:t>
      </w:r>
    </w:p>
    <w:p w:rsidR="00000000" w:rsidDel="00000000" w:rsidP="00000000" w:rsidRDefault="00000000" w:rsidRPr="00000000" w14:paraId="0000030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[NEEN makes random approval noises as everyone but DEEGS and STARR leave]</w:t>
      </w:r>
    </w:p>
    <w:p w:rsidR="00000000" w:rsidDel="00000000" w:rsidP="00000000" w:rsidRDefault="00000000" w:rsidRPr="00000000" w14:paraId="000003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Deegs, I dunno about all this lying we’ve been doing. He literally gave us the remote because you hurt his feelings.</w:t>
      </w:r>
    </w:p>
    <w:p w:rsidR="00000000" w:rsidDel="00000000" w:rsidP="00000000" w:rsidRDefault="00000000" w:rsidRPr="00000000" w14:paraId="000003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Yeah, but Starr, the more you lie about how cool of a guy you are, the cooler of a guy you become. It’s rooted in facts and logic.</w:t>
      </w:r>
    </w:p>
    <w:p w:rsidR="00000000" w:rsidDel="00000000" w:rsidP="00000000" w:rsidRDefault="00000000" w:rsidRPr="00000000" w14:paraId="000003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Yeah, but you’re not </w:t>
      </w:r>
      <w:r w:rsidDel="00000000" w:rsidR="00000000" w:rsidRPr="00000000">
        <w:rPr>
          <w:rFonts w:ascii="Courier New" w:cs="Courier New" w:eastAsia="Courier New" w:hAnsi="Courier New"/>
          <w:i w:val="1"/>
          <w:iCs w:val="1"/>
          <w:sz w:val="24"/>
          <w:szCs w:val="24"/>
          <w:rtl w:val="0"/>
        </w:rPr>
        <w:t xml:space="preserve">actually</w:t>
      </w:r>
      <w:r w:rsidDel="00000000" w:rsidR="00000000" w:rsidRPr="00000000">
        <w:rPr>
          <w:rFonts w:ascii="Courier New" w:cs="Courier New" w:eastAsia="Courier New" w:hAnsi="Courier New"/>
          <w:sz w:val="24"/>
          <w:szCs w:val="24"/>
          <w:rtl w:val="0"/>
        </w:rPr>
        <w:t xml:space="preserve"> doing this stuff. You don’t know how to fight. What if something happens and you have to be all heroic? What if Tony said fuck it and decided to blow up the city because of how sad you made him today? He’s not even that bad dude. I wish you guys would just make up, you </w:t>
      </w:r>
      <w:r w:rsidDel="00000000" w:rsidR="00000000" w:rsidRPr="00000000">
        <w:rPr>
          <w:rFonts w:ascii="Courier New" w:cs="Courier New" w:eastAsia="Courier New" w:hAnsi="Courier New"/>
          <w:i w:val="1"/>
          <w:iCs w:val="1"/>
          <w:sz w:val="24"/>
          <w:szCs w:val="24"/>
          <w:rtl w:val="0"/>
        </w:rPr>
        <w:t xml:space="preserve">obviously</w:t>
      </w:r>
      <w:r w:rsidDel="00000000" w:rsidR="00000000" w:rsidRPr="00000000">
        <w:rPr>
          <w:rFonts w:ascii="Courier New" w:cs="Courier New" w:eastAsia="Courier New" w:hAnsi="Courier New"/>
          <w:sz w:val="24"/>
          <w:szCs w:val="24"/>
          <w:rtl w:val="0"/>
        </w:rPr>
        <w:t xml:space="preserve"> care about each other, in some sort of twisted hero-villain bond-</w:t>
      </w:r>
    </w:p>
    <w:p w:rsidR="00000000" w:rsidDel="00000000" w:rsidP="00000000" w:rsidRDefault="00000000" w:rsidRPr="00000000" w14:paraId="0000031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B-B-B-BOOOORING. Starr, you don’t need to tell </w:t>
      </w:r>
      <w:r w:rsidDel="00000000" w:rsidR="00000000" w:rsidRPr="00000000">
        <w:rPr>
          <w:rFonts w:ascii="Courier New" w:cs="Courier New" w:eastAsia="Courier New" w:hAnsi="Courier New"/>
          <w:i w:val="1"/>
          <w:iCs w:val="1"/>
          <w:sz w:val="24"/>
          <w:szCs w:val="24"/>
          <w:rtl w:val="0"/>
        </w:rPr>
        <w:t xml:space="preserve">me</w:t>
      </w:r>
      <w:r w:rsidDel="00000000" w:rsidR="00000000" w:rsidRPr="00000000">
        <w:rPr>
          <w:rFonts w:ascii="Courier New" w:cs="Courier New" w:eastAsia="Courier New" w:hAnsi="Courier New"/>
          <w:sz w:val="24"/>
          <w:szCs w:val="24"/>
          <w:rtl w:val="0"/>
        </w:rPr>
        <w:t xml:space="preserve"> how to live </w:t>
      </w:r>
      <w:r w:rsidDel="00000000" w:rsidR="00000000" w:rsidRPr="00000000">
        <w:rPr>
          <w:rFonts w:ascii="Courier New" w:cs="Courier New" w:eastAsia="Courier New" w:hAnsi="Courier New"/>
          <w:i w:val="1"/>
          <w:iCs w:val="1"/>
          <w:sz w:val="24"/>
          <w:szCs w:val="24"/>
          <w:rtl w:val="0"/>
        </w:rPr>
        <w:t xml:space="preserve">our</w:t>
      </w:r>
      <w:r w:rsidDel="00000000" w:rsidR="00000000" w:rsidRPr="00000000">
        <w:rPr>
          <w:rFonts w:ascii="Courier New" w:cs="Courier New" w:eastAsia="Courier New" w:hAnsi="Courier New"/>
          <w:sz w:val="24"/>
          <w:szCs w:val="24"/>
          <w:rtl w:val="0"/>
        </w:rPr>
        <w:t xml:space="preserve"> lives. If I want us to be super cool heroes, we’re super cool heroes. End of discussion. I hate Tony Morelli, so I’m gonna exploit the situation. And besides, all our friends think we’re super cool now. Doesn’t that feel </w:t>
      </w:r>
      <w:r w:rsidDel="00000000" w:rsidR="00000000" w:rsidRPr="00000000">
        <w:rPr>
          <w:rFonts w:ascii="Courier New" w:cs="Courier New" w:eastAsia="Courier New" w:hAnsi="Courier New"/>
          <w:i w:val="1"/>
          <w:iCs w:val="1"/>
          <w:sz w:val="24"/>
          <w:szCs w:val="24"/>
          <w:rtl w:val="0"/>
        </w:rPr>
        <w:t xml:space="preserve">good?</w:t>
      </w:r>
      <w:r w:rsidDel="00000000" w:rsidR="00000000" w:rsidRPr="00000000">
        <w:rPr>
          <w:rFonts w:ascii="Courier New" w:cs="Courier New" w:eastAsia="Courier New" w:hAnsi="Courier New"/>
          <w:sz w:val="24"/>
          <w:szCs w:val="24"/>
          <w:rtl w:val="0"/>
        </w:rPr>
        <w:t xml:space="preserve"> “Yes Deegs, you’re right.” Default to </w:t>
      </w:r>
      <w:r w:rsidDel="00000000" w:rsidR="00000000" w:rsidRPr="00000000">
        <w:rPr>
          <w:rFonts w:ascii="Courier New" w:cs="Courier New" w:eastAsia="Courier New" w:hAnsi="Courier New"/>
          <w:b w:val="1"/>
          <w:bCs w:val="1"/>
          <w:i w:val="1"/>
          <w:iCs w:val="1"/>
          <w:sz w:val="24"/>
          <w:szCs w:val="24"/>
          <w:rtl w:val="0"/>
        </w:rPr>
        <w:t xml:space="preserve">that</w:t>
      </w:r>
      <w:r w:rsidDel="00000000" w:rsidR="00000000" w:rsidRPr="00000000">
        <w:rPr>
          <w:rFonts w:ascii="Courier New" w:cs="Courier New" w:eastAsia="Courier New" w:hAnsi="Courier New"/>
          <w:sz w:val="24"/>
          <w:szCs w:val="24"/>
          <w:rtl w:val="0"/>
        </w:rPr>
        <w:t xml:space="preserve"> next time, buddy. Alright, I’m gonna go take a </w:t>
      </w:r>
      <w:r w:rsidDel="00000000" w:rsidR="00000000" w:rsidRPr="00000000">
        <w:rPr>
          <w:rFonts w:ascii="Courier New" w:cs="Courier New" w:eastAsia="Courier New" w:hAnsi="Courier New"/>
          <w:i w:val="1"/>
          <w:iCs w:val="1"/>
          <w:sz w:val="24"/>
          <w:szCs w:val="24"/>
          <w:rtl w:val="0"/>
        </w:rPr>
        <w:t xml:space="preserve">fat</w:t>
      </w:r>
      <w:r w:rsidDel="00000000" w:rsidR="00000000" w:rsidRPr="00000000">
        <w:rPr>
          <w:rFonts w:ascii="Courier New" w:cs="Courier New" w:eastAsia="Courier New" w:hAnsi="Courier New"/>
          <w:sz w:val="24"/>
          <w:szCs w:val="24"/>
          <w:rtl w:val="0"/>
        </w:rPr>
        <w:t xml:space="preserve"> shit. Then you’re gonna watch me play solitaire. Cya bro.</w:t>
      </w:r>
    </w:p>
    <w:p w:rsidR="00000000" w:rsidDel="00000000" w:rsidP="00000000" w:rsidRDefault="00000000" w:rsidRPr="00000000" w14:paraId="0000031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Cya…. </w:t>
      </w:r>
      <w:r w:rsidDel="00000000" w:rsidR="00000000" w:rsidRPr="00000000">
        <w:rPr>
          <w:rFonts w:ascii="Courier New" w:cs="Courier New" w:eastAsia="Courier New" w:hAnsi="Courier New"/>
          <w:i w:val="1"/>
          <w:iCs w:val="1"/>
          <w:sz w:val="24"/>
          <w:szCs w:val="24"/>
          <w:rtl w:val="0"/>
        </w:rPr>
        <w:t xml:space="preserve">sighhhhhhh… </w:t>
      </w:r>
      <w:r w:rsidDel="00000000" w:rsidR="00000000" w:rsidRPr="00000000">
        <w:rPr>
          <w:rFonts w:ascii="Courier New" w:cs="Courier New" w:eastAsia="Courier New" w:hAnsi="Courier New"/>
          <w:sz w:val="24"/>
          <w:szCs w:val="24"/>
          <w:rtl w:val="0"/>
        </w:rPr>
        <w:t xml:space="preserve">I just wanna do something good for a change. </w:t>
      </w:r>
    </w:p>
    <w:p w:rsidR="00000000" w:rsidDel="00000000" w:rsidP="00000000" w:rsidRDefault="00000000" w:rsidRPr="00000000" w14:paraId="000003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Don’t we all.</w:t>
      </w:r>
    </w:p>
    <w:p w:rsidR="00000000" w:rsidDel="00000000" w:rsidP="00000000" w:rsidRDefault="00000000" w:rsidRPr="00000000" w14:paraId="0000031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AHH! What are you doing here, Gianni?</w:t>
      </w:r>
    </w:p>
    <w:p w:rsidR="00000000" w:rsidDel="00000000" w:rsidP="00000000" w:rsidRDefault="00000000" w:rsidRPr="00000000" w14:paraId="0000031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Listen, Starr, listen. I </w:t>
      </w:r>
      <w:r w:rsidDel="00000000" w:rsidR="00000000" w:rsidRPr="00000000">
        <w:rPr>
          <w:rFonts w:ascii="Courier New" w:cs="Courier New" w:eastAsia="Courier New" w:hAnsi="Courier New"/>
          <w:sz w:val="24"/>
          <w:szCs w:val="24"/>
          <w:rtl w:val="0"/>
        </w:rPr>
        <w:t xml:space="preserve">sees</w:t>
      </w:r>
      <w:r w:rsidDel="00000000" w:rsidR="00000000" w:rsidRPr="00000000">
        <w:rPr>
          <w:rFonts w:ascii="Courier New" w:cs="Courier New" w:eastAsia="Courier New" w:hAnsi="Courier New"/>
          <w:sz w:val="24"/>
          <w:szCs w:val="24"/>
          <w:rtl w:val="0"/>
        </w:rPr>
        <w:t xml:space="preserve"> how that cheeseburger treats ya. I </w:t>
      </w:r>
      <w:r w:rsidDel="00000000" w:rsidR="00000000" w:rsidRPr="00000000">
        <w:rPr>
          <w:rFonts w:ascii="Courier New" w:cs="Courier New" w:eastAsia="Courier New" w:hAnsi="Courier New"/>
          <w:sz w:val="24"/>
          <w:szCs w:val="24"/>
          <w:rtl w:val="0"/>
        </w:rPr>
        <w:t xml:space="preserve">knows</w:t>
      </w:r>
      <w:r w:rsidDel="00000000" w:rsidR="00000000" w:rsidRPr="00000000">
        <w:rPr>
          <w:rFonts w:ascii="Courier New" w:cs="Courier New" w:eastAsia="Courier New" w:hAnsi="Courier New"/>
          <w:sz w:val="24"/>
          <w:szCs w:val="24"/>
          <w:rtl w:val="0"/>
        </w:rPr>
        <w:t xml:space="preserve"> how that cheeseburger treats ya. </w:t>
      </w:r>
      <w:r w:rsidDel="00000000" w:rsidR="00000000" w:rsidRPr="00000000">
        <w:rPr>
          <w:rFonts w:ascii="Courier New" w:cs="Courier New" w:eastAsia="Courier New" w:hAnsi="Courier New"/>
          <w:i w:val="1"/>
          <w:iCs w:val="1"/>
          <w:sz w:val="24"/>
          <w:szCs w:val="24"/>
          <w:rtl w:val="0"/>
        </w:rPr>
        <w:t xml:space="preserve">I </w:t>
      </w:r>
      <w:r w:rsidDel="00000000" w:rsidR="00000000" w:rsidRPr="00000000">
        <w:rPr>
          <w:rFonts w:ascii="Courier New" w:cs="Courier New" w:eastAsia="Courier New" w:hAnsi="Courier New"/>
          <w:i w:val="1"/>
          <w:iCs w:val="1"/>
          <w:sz w:val="24"/>
          <w:szCs w:val="24"/>
          <w:rtl w:val="0"/>
        </w:rPr>
        <w:t xml:space="preserve">feels</w:t>
      </w:r>
      <w:r w:rsidDel="00000000" w:rsidR="00000000" w:rsidRPr="00000000">
        <w:rPr>
          <w:rFonts w:ascii="Courier New" w:cs="Courier New" w:eastAsia="Courier New" w:hAnsi="Courier New"/>
          <w:i w:val="1"/>
          <w:iCs w:val="1"/>
          <w:sz w:val="24"/>
          <w:szCs w:val="24"/>
          <w:rtl w:val="0"/>
        </w:rPr>
        <w:t xml:space="preserve"> how that cheeseburger treats ya.</w:t>
      </w:r>
      <w:r w:rsidDel="00000000" w:rsidR="00000000" w:rsidRPr="00000000">
        <w:rPr>
          <w:rFonts w:ascii="Courier New" w:cs="Courier New" w:eastAsia="Courier New" w:hAnsi="Courier New"/>
          <w:sz w:val="24"/>
          <w:szCs w:val="24"/>
          <w:rtl w:val="0"/>
        </w:rPr>
        <w:t xml:space="preserve"> Because my boss Tony? He’s </w:t>
      </w:r>
      <w:r w:rsidDel="00000000" w:rsidR="00000000" w:rsidRPr="00000000">
        <w:rPr>
          <w:rFonts w:ascii="Courier New" w:cs="Courier New" w:eastAsia="Courier New" w:hAnsi="Courier New"/>
          <w:sz w:val="24"/>
          <w:szCs w:val="24"/>
          <w:rtl w:val="0"/>
        </w:rPr>
        <w:t xml:space="preserve">da same</w:t>
      </w:r>
      <w:r w:rsidDel="00000000" w:rsidR="00000000" w:rsidRPr="00000000">
        <w:rPr>
          <w:rFonts w:ascii="Courier New" w:cs="Courier New" w:eastAsia="Courier New" w:hAnsi="Courier New"/>
          <w:sz w:val="24"/>
          <w:szCs w:val="24"/>
          <w:rtl w:val="0"/>
        </w:rPr>
        <w:t xml:space="preserve"> way. All around bad </w:t>
      </w:r>
      <w:r w:rsidDel="00000000" w:rsidR="00000000" w:rsidRPr="00000000">
        <w:rPr>
          <w:rFonts w:ascii="Courier New" w:cs="Courier New" w:eastAsia="Courier New" w:hAnsi="Courier New"/>
          <w:sz w:val="24"/>
          <w:szCs w:val="24"/>
          <w:rtl w:val="0"/>
        </w:rPr>
        <w:t xml:space="preserve">guy</w:t>
      </w:r>
      <w:r w:rsidDel="00000000" w:rsidR="00000000" w:rsidRPr="00000000">
        <w:rPr>
          <w:rFonts w:ascii="Courier New" w:cs="Courier New" w:eastAsia="Courier New" w:hAnsi="Courier New"/>
          <w:sz w:val="24"/>
          <w:szCs w:val="24"/>
          <w:rtl w:val="0"/>
        </w:rPr>
        <w:t xml:space="preserve">. Never trying to pay the good forward. Well, to be honest… I’m sick of it. I’m sick of evil prospering in this fucked up city. I say it’s </w:t>
      </w:r>
      <w:r w:rsidDel="00000000" w:rsidR="00000000" w:rsidRPr="00000000">
        <w:rPr>
          <w:rFonts w:ascii="Courier New" w:cs="Courier New" w:eastAsia="Courier New" w:hAnsi="Courier New"/>
          <w:sz w:val="24"/>
          <w:szCs w:val="24"/>
          <w:rtl w:val="0"/>
        </w:rPr>
        <w:t xml:space="preserve">abouts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times</w:t>
      </w:r>
      <w:r w:rsidDel="00000000" w:rsidR="00000000" w:rsidRPr="00000000">
        <w:rPr>
          <w:rFonts w:ascii="Courier New" w:cs="Courier New" w:eastAsia="Courier New" w:hAnsi="Courier New"/>
          <w:sz w:val="24"/>
          <w:szCs w:val="24"/>
          <w:rtl w:val="0"/>
        </w:rPr>
        <w:t xml:space="preserve"> to show that good is achievable, even in a city like this. </w:t>
      </w:r>
      <w:r w:rsidDel="00000000" w:rsidR="00000000" w:rsidRPr="00000000">
        <w:rPr>
          <w:rFonts w:ascii="Courier New" w:cs="Courier New" w:eastAsia="Courier New" w:hAnsi="Courier New"/>
          <w:sz w:val="24"/>
          <w:szCs w:val="24"/>
          <w:rtl w:val="0"/>
        </w:rPr>
        <w:t xml:space="preserve">Is you</w:t>
      </w:r>
      <w:r w:rsidDel="00000000" w:rsidR="00000000" w:rsidRPr="00000000">
        <w:rPr>
          <w:rFonts w:ascii="Courier New" w:cs="Courier New" w:eastAsia="Courier New" w:hAnsi="Courier New"/>
          <w:sz w:val="24"/>
          <w:szCs w:val="24"/>
          <w:rtl w:val="0"/>
        </w:rPr>
        <w:t xml:space="preserve"> in, or </w:t>
      </w:r>
      <w:r w:rsidDel="00000000" w:rsidR="00000000" w:rsidRPr="00000000">
        <w:rPr>
          <w:rFonts w:ascii="Courier New" w:cs="Courier New" w:eastAsia="Courier New" w:hAnsi="Courier New"/>
          <w:sz w:val="24"/>
          <w:szCs w:val="24"/>
          <w:rtl w:val="0"/>
        </w:rPr>
        <w:t xml:space="preserve">is you</w:t>
      </w:r>
      <w:r w:rsidDel="00000000" w:rsidR="00000000" w:rsidRPr="00000000">
        <w:rPr>
          <w:rFonts w:ascii="Courier New" w:cs="Courier New" w:eastAsia="Courier New" w:hAnsi="Courier New"/>
          <w:sz w:val="24"/>
          <w:szCs w:val="24"/>
          <w:rtl w:val="0"/>
        </w:rPr>
        <w:t xml:space="preserve"> out?</w:t>
      </w:r>
    </w:p>
    <w:p w:rsidR="00000000" w:rsidDel="00000000" w:rsidP="00000000" w:rsidRDefault="00000000" w:rsidRPr="00000000" w14:paraId="000003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Oh. My. God. You just READ MY MIND. OOH, let’s go patrol the streets and make sure good prospers!</w:t>
      </w:r>
    </w:p>
    <w:p w:rsidR="00000000" w:rsidDel="00000000" w:rsidP="00000000" w:rsidRDefault="00000000" w:rsidRPr="00000000" w14:paraId="000003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commentRangeStart w:id="50"/>
      <w:r w:rsidDel="00000000" w:rsidR="00000000" w:rsidRPr="00000000">
        <w:rPr>
          <w:rFonts w:ascii="Courier New" w:cs="Courier New" w:eastAsia="Courier New" w:hAnsi="Courier New"/>
          <w:sz w:val="24"/>
          <w:szCs w:val="24"/>
          <w:rtl w:val="0"/>
        </w:rPr>
        <w:t xml:space="preserve">EPIC MONTAGE of GIANNI and STARR doing super kind things to super cheesy music STARR sings.]</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32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1">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STARR</w:t>
        <w:br w:type="textWrapping"/>
        <w:t xml:space="preserve">I love being super positive (Uh-huh!)</w:t>
      </w:r>
    </w:p>
    <w:p w:rsidR="00000000" w:rsidDel="00000000" w:rsidP="00000000" w:rsidRDefault="00000000" w:rsidRPr="00000000" w14:paraId="00000322">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(Woo!)</w:t>
      </w:r>
    </w:p>
    <w:p w:rsidR="00000000" w:rsidDel="00000000" w:rsidP="00000000" w:rsidRDefault="00000000" w:rsidRPr="00000000" w14:paraId="00000323">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being kind (Yeah!)</w:t>
      </w:r>
    </w:p>
    <w:p w:rsidR="00000000" w:rsidDel="00000000" w:rsidP="00000000" w:rsidRDefault="00000000" w:rsidRPr="00000000" w14:paraId="00000324">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changing lives (We are!)</w:t>
      </w:r>
    </w:p>
    <w:p w:rsidR="00000000" w:rsidDel="00000000" w:rsidP="00000000" w:rsidRDefault="00000000" w:rsidRPr="00000000" w14:paraId="00000325">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(Positive!)</w:t>
      </w:r>
    </w:p>
    <w:p w:rsidR="00000000" w:rsidDel="00000000" w:rsidP="00000000" w:rsidRDefault="00000000" w:rsidRPr="00000000" w14:paraId="00000326">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(Positive!)</w:t>
      </w:r>
    </w:p>
    <w:p w:rsidR="00000000" w:rsidDel="00000000" w:rsidP="00000000" w:rsidRDefault="00000000" w:rsidRPr="00000000" w14:paraId="00000327">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causing joy (causing joyyyyy!)</w:t>
      </w:r>
    </w:p>
    <w:p w:rsidR="00000000" w:rsidDel="00000000" w:rsidP="00000000" w:rsidRDefault="00000000" w:rsidRPr="00000000" w14:paraId="00000328">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mama’s boy (mama’s boyyyy!)</w:t>
      </w:r>
    </w:p>
    <w:p w:rsidR="00000000" w:rsidDel="00000000" w:rsidP="00000000" w:rsidRDefault="00000000" w:rsidRPr="00000000" w14:paraId="00000329">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Because we’re so motherfuckingly (ohwowowoah)</w:t>
      </w:r>
    </w:p>
    <w:p w:rsidR="00000000" w:rsidDel="00000000" w:rsidP="00000000" w:rsidRDefault="00000000" w:rsidRPr="00000000" w14:paraId="0000032A">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Positive!</w:t>
      </w:r>
    </w:p>
    <w:p w:rsidR="00000000" w:rsidDel="00000000" w:rsidP="00000000" w:rsidRDefault="00000000" w:rsidRPr="00000000" w14:paraId="0000032B">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Wow Starr, today was great! I loved hanging out with you! This next generation’s not so bad after all!</w:t>
      </w:r>
    </w:p>
    <w:p w:rsidR="00000000" w:rsidDel="00000000" w:rsidP="00000000" w:rsidRDefault="00000000" w:rsidRPr="00000000" w14:paraId="0000032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(wicked overly cheesy)</w:t>
        <w:br w:type="textWrapping"/>
        <w:t xml:space="preserve">Yeah, me too! We should totally spread positivity and joy again sometime!</w:t>
      </w:r>
    </w:p>
    <w:p w:rsidR="00000000" w:rsidDel="00000000" w:rsidP="00000000" w:rsidRDefault="00000000" w:rsidRPr="00000000" w14:paraId="0000032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You know, I would, but… Contractual obligation. To my boss. I can’t take more than a day off without being decapitated. I guess </w:t>
      </w:r>
      <w:r w:rsidDel="00000000" w:rsidR="00000000" w:rsidRPr="00000000">
        <w:rPr>
          <w:rFonts w:ascii="Courier New" w:cs="Courier New" w:eastAsia="Courier New" w:hAnsi="Courier New"/>
          <w:sz w:val="24"/>
          <w:szCs w:val="24"/>
          <w:rtl w:val="0"/>
        </w:rPr>
        <w:t xml:space="preserve">we’s just</w:t>
      </w:r>
      <w:r w:rsidDel="00000000" w:rsidR="00000000" w:rsidRPr="00000000">
        <w:rPr>
          <w:rFonts w:ascii="Courier New" w:cs="Courier New" w:eastAsia="Courier New" w:hAnsi="Courier New"/>
          <w:sz w:val="24"/>
          <w:szCs w:val="24"/>
          <w:rtl w:val="0"/>
        </w:rPr>
        <w:t xml:space="preserve"> go back to being enemies.</w:t>
      </w:r>
    </w:p>
    <w:p w:rsidR="00000000" w:rsidDel="00000000" w:rsidP="00000000" w:rsidRDefault="00000000" w:rsidRPr="00000000" w14:paraId="000003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STARR (sadly)</w:t>
        <w:br w:type="textWrapping"/>
        <w:t xml:space="preserve">I guess </w:t>
      </w:r>
      <w:r w:rsidDel="00000000" w:rsidR="00000000" w:rsidRPr="00000000">
        <w:rPr>
          <w:rFonts w:ascii="Courier New" w:cs="Courier New" w:eastAsia="Courier New" w:hAnsi="Courier New"/>
          <w:sz w:val="24"/>
          <w:szCs w:val="24"/>
          <w:rtl w:val="0"/>
        </w:rPr>
        <w:t xml:space="preserve">we’s do</w:t>
      </w:r>
      <w:r w:rsidDel="00000000" w:rsidR="00000000" w:rsidRPr="00000000">
        <w:rPr>
          <w:rFonts w:ascii="Courier New" w:cs="Courier New" w:eastAsia="Courier New" w:hAnsi="Courier New"/>
          <w:sz w:val="24"/>
          <w:szCs w:val="24"/>
          <w:rtl w:val="0"/>
        </w:rPr>
        <w:t xml:space="preserve">… Goodbye, Gianni..</w:t>
      </w:r>
    </w:p>
    <w:p w:rsidR="00000000" w:rsidDel="00000000" w:rsidP="00000000" w:rsidRDefault="00000000" w:rsidRPr="00000000" w14:paraId="0000033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 (sadly, leaving)</w:t>
      </w:r>
    </w:p>
    <w:p w:rsidR="00000000" w:rsidDel="00000000" w:rsidP="00000000" w:rsidRDefault="00000000" w:rsidRPr="00000000" w14:paraId="000003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Goodbye Starr…</w:t>
      </w:r>
    </w:p>
    <w:p w:rsidR="00000000" w:rsidDel="00000000" w:rsidP="00000000" w:rsidRDefault="00000000" w:rsidRPr="00000000" w14:paraId="0000033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6">
      <w:pPr>
        <w:spacing w:line="240" w:lineRule="auto"/>
        <w:jc w:val="center"/>
        <w:rPr>
          <w:rFonts w:ascii="Courier New" w:cs="Courier New" w:eastAsia="Courier New" w:hAnsi="Courier New"/>
          <w:sz w:val="24"/>
          <w:szCs w:val="24"/>
        </w:rPr>
      </w:pPr>
      <w:commentRangeStart w:id="51"/>
      <w:commentRangeStart w:id="52"/>
      <w:r w:rsidDel="00000000" w:rsidR="00000000" w:rsidRPr="00000000">
        <w:rPr>
          <w:rFonts w:ascii="Courier New" w:cs="Courier New" w:eastAsia="Courier New" w:hAnsi="Courier New"/>
          <w:sz w:val="24"/>
          <w:szCs w:val="24"/>
          <w:rtl w:val="0"/>
        </w:rPr>
        <w:t xml:space="preserve">STARR (after Gianni leaves)</w:t>
      </w:r>
    </w:p>
    <w:p w:rsidR="00000000" w:rsidDel="00000000" w:rsidP="00000000" w:rsidRDefault="00000000" w:rsidRPr="00000000" w14:paraId="000003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should clarify to anyone listening that this is NOT a molestation situation and I am simply bonding with an adult.</w:t>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33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THEATER. STARR walks in.]</w:t>
      </w:r>
    </w:p>
    <w:p w:rsidR="00000000" w:rsidDel="00000000" w:rsidP="00000000" w:rsidRDefault="00000000" w:rsidRPr="00000000" w14:paraId="0000033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Dude, where the fuck were you all day?</w:t>
      </w:r>
    </w:p>
    <w:p w:rsidR="00000000" w:rsidDel="00000000" w:rsidP="00000000" w:rsidRDefault="00000000" w:rsidRPr="00000000" w14:paraId="000003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Uh… Not hanging out with the enemy, that’s for sure, bucko!</w:t>
      </w:r>
    </w:p>
    <w:p w:rsidR="00000000" w:rsidDel="00000000" w:rsidP="00000000" w:rsidRDefault="00000000" w:rsidRPr="00000000" w14:paraId="0000033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Mm. That’s good. Ya know Starr, that Tony Morelli guy… I think you were right. He’s not so bad. He just wants to prove himself. And I respect that. Maybe I should be nicer to him.</w:t>
      </w:r>
    </w:p>
    <w:p w:rsidR="00000000" w:rsidDel="00000000" w:rsidP="00000000" w:rsidRDefault="00000000" w:rsidRPr="00000000" w14:paraId="0000034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WOW! This is great! I gotta call Gianni and tell him the good news! I mean- Uh!</w:t>
      </w:r>
    </w:p>
    <w:p w:rsidR="00000000" w:rsidDel="00000000" w:rsidP="00000000" w:rsidRDefault="00000000" w:rsidRPr="00000000" w14:paraId="000003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Go call- WHAT? Starr, are you in c</w:t>
      </w:r>
      <w:r w:rsidDel="00000000" w:rsidR="00000000" w:rsidRPr="00000000">
        <w:rPr>
          <w:rFonts w:ascii="Courier New" w:cs="Courier New" w:eastAsia="Courier New" w:hAnsi="Courier New"/>
          <w:sz w:val="24"/>
          <w:szCs w:val="24"/>
          <w:rtl w:val="0"/>
        </w:rPr>
        <w:t xml:space="preserve">ahoots</w:t>
      </w:r>
      <w:r w:rsidDel="00000000" w:rsidR="00000000" w:rsidRPr="00000000">
        <w:rPr>
          <w:rFonts w:ascii="Courier New" w:cs="Courier New" w:eastAsia="Courier New" w:hAnsi="Courier New"/>
          <w:sz w:val="24"/>
          <w:szCs w:val="24"/>
          <w:rtl w:val="0"/>
        </w:rPr>
        <w:t xml:space="preserve"> with the enemy???</w:t>
      </w:r>
    </w:p>
    <w:p w:rsidR="00000000" w:rsidDel="00000000" w:rsidP="00000000" w:rsidRDefault="00000000" w:rsidRPr="00000000" w14:paraId="0000034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Well, I mean- In cahoots isn’t really-</w:t>
      </w:r>
    </w:p>
    <w:p w:rsidR="00000000" w:rsidDel="00000000" w:rsidP="00000000" w:rsidRDefault="00000000" w:rsidRPr="00000000" w14:paraId="0000034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That Morelli BASTARD! Sending his damn pasta munching crony to brainwash my super weak minded sidekick! I’M GONNA KILL HIM!</w:t>
      </w:r>
    </w:p>
    <w:p w:rsidR="00000000" w:rsidDel="00000000" w:rsidP="00000000" w:rsidRDefault="00000000" w:rsidRPr="00000000" w14:paraId="0000034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storms out]</w:t>
      </w:r>
    </w:p>
    <w:p w:rsidR="00000000" w:rsidDel="00000000" w:rsidP="00000000" w:rsidRDefault="00000000" w:rsidRPr="00000000" w14:paraId="0000034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[MAFIA HIDEOUT. GIANNI walks in.]</w:t>
      </w:r>
    </w:p>
    <w:p w:rsidR="00000000" w:rsidDel="00000000" w:rsidP="00000000" w:rsidRDefault="00000000" w:rsidRPr="00000000" w14:paraId="0000034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(eating ice cream)</w:t>
        <w:br w:type="textWrapping"/>
        <w:t xml:space="preserve">Giani! Wheres you been all day?? You wanna watch this sad movie with me?</w:t>
      </w:r>
    </w:p>
    <w:p w:rsidR="00000000" w:rsidDel="00000000" w:rsidP="00000000" w:rsidRDefault="00000000" w:rsidRPr="00000000" w14:paraId="0000034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Yeah, sure. You know, these ain’t helping your mental state boss-</w:t>
      </w:r>
    </w:p>
    <w:p w:rsidR="00000000" w:rsidDel="00000000" w:rsidP="00000000" w:rsidRDefault="00000000" w:rsidRPr="00000000" w14:paraId="0000035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Gianni, I can’t hold it in, I’m sick and tired of pretending to hate Deegs and Starr. They’re total D-holes, but… but they’re our </w:t>
      </w:r>
      <w:r w:rsidDel="00000000" w:rsidR="00000000" w:rsidRPr="00000000">
        <w:rPr>
          <w:rFonts w:ascii="Courier New" w:cs="Courier New" w:eastAsia="Courier New" w:hAnsi="Courier New"/>
          <w:i w:val="1"/>
          <w:iCs w:val="1"/>
          <w:sz w:val="24"/>
          <w:szCs w:val="24"/>
          <w:rtl w:val="0"/>
        </w:rPr>
        <w:t xml:space="preserve">greatest </w:t>
      </w:r>
      <w:r w:rsidDel="00000000" w:rsidR="00000000" w:rsidRPr="00000000">
        <w:rPr>
          <w:rFonts w:ascii="Courier New" w:cs="Courier New" w:eastAsia="Courier New" w:hAnsi="Courier New"/>
          <w:sz w:val="24"/>
          <w:szCs w:val="24"/>
          <w:rtl w:val="0"/>
        </w:rPr>
        <w:t xml:space="preserve">enemy. </w:t>
      </w:r>
      <w:r w:rsidDel="00000000" w:rsidR="00000000" w:rsidRPr="00000000">
        <w:rPr>
          <w:rFonts w:ascii="Courier New" w:cs="Courier New" w:eastAsia="Courier New" w:hAnsi="Courier New"/>
          <w:i w:val="1"/>
          <w:iCs w:val="1"/>
          <w:sz w:val="24"/>
          <w:szCs w:val="24"/>
          <w:rtl w:val="0"/>
        </w:rPr>
        <w:t xml:space="preserve">My</w:t>
      </w:r>
      <w:r w:rsidDel="00000000" w:rsidR="00000000" w:rsidRPr="00000000">
        <w:rPr>
          <w:rFonts w:ascii="Courier New" w:cs="Courier New" w:eastAsia="Courier New" w:hAnsi="Courier New"/>
          <w:sz w:val="24"/>
          <w:szCs w:val="24"/>
          <w:rtl w:val="0"/>
        </w:rPr>
        <w:t xml:space="preserve"> greatest enemy. The homeless are decent enemies, the Russian Mafia’s good enemies, the Chief's a terrible enemy, </w:t>
      </w:r>
      <w:r w:rsidDel="00000000" w:rsidR="00000000" w:rsidRPr="00000000">
        <w:rPr>
          <w:rFonts w:ascii="Courier New" w:cs="Courier New" w:eastAsia="Courier New" w:hAnsi="Courier New"/>
          <w:sz w:val="24"/>
          <w:szCs w:val="24"/>
          <w:rtl w:val="0"/>
        </w:rPr>
        <w:t xml:space="preserve">that</w:t>
      </w:r>
      <w:r w:rsidDel="00000000" w:rsidR="00000000" w:rsidRPr="00000000">
        <w:rPr>
          <w:rFonts w:ascii="Courier New" w:cs="Courier New" w:eastAsia="Courier New" w:hAnsi="Courier New"/>
          <w:sz w:val="24"/>
          <w:szCs w:val="24"/>
          <w:rtl w:val="0"/>
        </w:rPr>
        <w:t xml:space="preserve"> guys off his rocker… but the theater kids? They’re great enemies. I don’t think I can lose that. </w:t>
      </w:r>
      <w:r w:rsidDel="00000000" w:rsidR="00000000" w:rsidRPr="00000000">
        <w:rPr>
          <w:rFonts w:ascii="Courier New" w:cs="Courier New" w:eastAsia="Courier New" w:hAnsi="Courier New"/>
          <w:sz w:val="24"/>
          <w:szCs w:val="24"/>
          <w:rtl w:val="0"/>
        </w:rPr>
        <w:t xml:space="preserve">That</w:t>
      </w:r>
      <w:r w:rsidDel="00000000" w:rsidR="00000000" w:rsidRPr="00000000">
        <w:rPr>
          <w:rFonts w:ascii="Courier New" w:cs="Courier New" w:eastAsia="Courier New" w:hAnsi="Courier New"/>
          <w:sz w:val="24"/>
          <w:szCs w:val="24"/>
          <w:rtl w:val="0"/>
        </w:rPr>
        <w:t xml:space="preserve"> make sense?</w:t>
      </w:r>
    </w:p>
    <w:p w:rsidR="00000000" w:rsidDel="00000000" w:rsidP="00000000" w:rsidRDefault="00000000" w:rsidRPr="00000000" w14:paraId="0000035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I think that makes perfect sense, boss… Wow, you’re right, this movie </w:t>
      </w:r>
      <w:r w:rsidDel="00000000" w:rsidR="00000000" w:rsidRPr="00000000">
        <w:rPr>
          <w:rFonts w:ascii="Courier New" w:cs="Courier New" w:eastAsia="Courier New" w:hAnsi="Courier New"/>
          <w:b w:val="1"/>
          <w:bCs w:val="1"/>
          <w:i w:val="1"/>
          <w:iCs w:val="1"/>
          <w:sz w:val="24"/>
          <w:szCs w:val="24"/>
          <w:rtl w:val="0"/>
        </w:rPr>
        <w:t xml:space="preserve">IS</w:t>
      </w:r>
      <w:r w:rsidDel="00000000" w:rsidR="00000000" w:rsidRPr="00000000">
        <w:rPr>
          <w:rFonts w:ascii="Courier New" w:cs="Courier New" w:eastAsia="Courier New" w:hAnsi="Courier New"/>
          <w:sz w:val="24"/>
          <w:szCs w:val="24"/>
          <w:rtl w:val="0"/>
        </w:rPr>
        <w:t xml:space="preserve"> really sad… How could they Tom Hagen like that??</w:t>
      </w:r>
    </w:p>
    <w:p w:rsidR="00000000" w:rsidDel="00000000" w:rsidP="00000000" w:rsidRDefault="00000000" w:rsidRPr="00000000" w14:paraId="0000035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He was the best consigliere a Don could ask for!!</w:t>
      </w:r>
    </w:p>
    <w:p w:rsidR="00000000" w:rsidDel="00000000" w:rsidP="00000000" w:rsidRDefault="00000000" w:rsidRPr="00000000" w14:paraId="000003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[phone rings]</w:t>
      </w:r>
    </w:p>
    <w:p w:rsidR="00000000" w:rsidDel="00000000" w:rsidP="00000000" w:rsidRDefault="00000000" w:rsidRPr="00000000" w14:paraId="00000358">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3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your phone’s ringing. I’ll grab it-</w:t>
      </w:r>
    </w:p>
    <w:p w:rsidR="00000000" w:rsidDel="00000000" w:rsidP="00000000" w:rsidRDefault="00000000" w:rsidRPr="00000000" w14:paraId="000003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Oh, I can get it- I can get it-</w:t>
      </w:r>
    </w:p>
    <w:p w:rsidR="00000000" w:rsidDel="00000000" w:rsidP="00000000" w:rsidRDefault="00000000" w:rsidRPr="00000000" w14:paraId="0000035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……Gianni……….. Why on god’s green earth is Starr, from </w:t>
      </w:r>
      <w:r w:rsidDel="00000000" w:rsidR="00000000" w:rsidRPr="00000000">
        <w:rPr>
          <w:rFonts w:ascii="Courier New" w:cs="Courier New" w:eastAsia="Courier New" w:hAnsi="Courier New"/>
          <w:i w:val="1"/>
          <w:iCs w:val="1"/>
          <w:sz w:val="24"/>
          <w:szCs w:val="24"/>
          <w:rtl w:val="0"/>
        </w:rPr>
        <w:t xml:space="preserve">Nenjac Theater</w:t>
      </w:r>
      <w:r w:rsidDel="00000000" w:rsidR="00000000" w:rsidRPr="00000000">
        <w:rPr>
          <w:rFonts w:ascii="Courier New" w:cs="Courier New" w:eastAsia="Courier New" w:hAnsi="Courier New"/>
          <w:sz w:val="24"/>
          <w:szCs w:val="24"/>
          <w:rtl w:val="0"/>
        </w:rPr>
        <w:t xml:space="preserve">, calling you right now…..</w:t>
      </w:r>
    </w:p>
    <w:p w:rsidR="00000000" w:rsidDel="00000000" w:rsidP="00000000" w:rsidRDefault="00000000" w:rsidRPr="00000000" w14:paraId="0000035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Listen boss, I can explain-</w:t>
      </w:r>
    </w:p>
    <w:p w:rsidR="00000000" w:rsidDel="00000000" w:rsidP="00000000" w:rsidRDefault="00000000" w:rsidRPr="00000000" w14:paraId="0000036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Oh, you don’t gotta explain! That MOTHERFUCKER Deegs sent his PAPER THIN TWINK BOYFRIEND to COMPROMISE my weak-minded crony! Well no more! NO MORE! This city is getting BLOWNNNN UPPPPPP!!!!</w:t>
      </w:r>
    </w:p>
    <w:p w:rsidR="00000000" w:rsidDel="00000000" w:rsidP="00000000" w:rsidRDefault="00000000" w:rsidRPr="00000000" w14:paraId="0000036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storms out]</w:t>
      </w:r>
    </w:p>
    <w:p w:rsidR="00000000" w:rsidDel="00000000" w:rsidP="00000000" w:rsidRDefault="00000000" w:rsidRPr="00000000" w14:paraId="000003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[NENJAC COMMUNITY FOUNTAIN]</w:t>
      </w:r>
    </w:p>
    <w:p w:rsidR="00000000" w:rsidDel="00000000" w:rsidP="00000000" w:rsidRDefault="00000000" w:rsidRPr="00000000" w14:paraId="0000036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Tony. Fucking. Morelli.</w:t>
      </w:r>
    </w:p>
    <w:p w:rsidR="00000000" w:rsidDel="00000000" w:rsidP="00000000" w:rsidRDefault="00000000" w:rsidRPr="00000000" w14:paraId="0000036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If it isn’t Deegs.</w:t>
      </w:r>
    </w:p>
    <w:p w:rsidR="00000000" w:rsidDel="00000000" w:rsidP="00000000" w:rsidRDefault="00000000" w:rsidRPr="00000000" w14:paraId="0000036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You know you’re about to die, right?</w:t>
      </w:r>
    </w:p>
    <w:p w:rsidR="00000000" w:rsidDel="00000000" w:rsidP="00000000" w:rsidRDefault="00000000" w:rsidRPr="00000000" w14:paraId="0000036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Please. I fastened a new detonator bud. You think I won’t explode the city this time? </w:t>
      </w:r>
      <w:r w:rsidDel="00000000" w:rsidR="00000000" w:rsidRPr="00000000">
        <w:rPr>
          <w:rFonts w:ascii="Courier New" w:cs="Courier New" w:eastAsia="Courier New" w:hAnsi="Courier New"/>
          <w:i w:val="1"/>
          <w:iCs w:val="1"/>
          <w:sz w:val="24"/>
          <w:szCs w:val="24"/>
          <w:rtl w:val="0"/>
        </w:rPr>
        <w:t xml:space="preserve">I got nothing to lose.</w:t>
      </w:r>
      <w:r w:rsidDel="00000000" w:rsidR="00000000" w:rsidRPr="00000000">
        <w:rPr>
          <w:rtl w:val="0"/>
        </w:rPr>
      </w:r>
    </w:p>
    <w:p w:rsidR="00000000" w:rsidDel="00000000" w:rsidP="00000000" w:rsidRDefault="00000000" w:rsidRPr="00000000" w14:paraId="0000036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Neither do I.</w:t>
      </w:r>
    </w:p>
    <w:p w:rsidR="00000000" w:rsidDel="00000000" w:rsidP="00000000" w:rsidRDefault="00000000" w:rsidRPr="00000000" w14:paraId="0000037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run towards eachther]</w:t>
      </w:r>
    </w:p>
    <w:p w:rsidR="00000000" w:rsidDel="00000000" w:rsidP="00000000" w:rsidRDefault="00000000" w:rsidRPr="00000000" w14:paraId="0000037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DEEGS/TONY</w:t>
        <w:br w:type="textWrapping"/>
        <w:t xml:space="preserve">CHAAAAAAAAARGE!!!!!!</w:t>
      </w:r>
    </w:p>
    <w:p w:rsidR="00000000" w:rsidDel="00000000" w:rsidP="00000000" w:rsidRDefault="00000000" w:rsidRPr="00000000" w14:paraId="0000037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runs in front of DEEGS and GIANNI runs in front of TONY]</w:t>
      </w:r>
    </w:p>
    <w:p w:rsidR="00000000" w:rsidDel="00000000" w:rsidP="00000000" w:rsidRDefault="00000000" w:rsidRPr="00000000" w14:paraId="0000037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STARR/GIANNI</w:t>
        <w:br w:type="textWrapping"/>
        <w:t xml:space="preserve">WAAAAAAIT!!!!!</w:t>
      </w:r>
    </w:p>
    <w:p w:rsidR="00000000" w:rsidDel="00000000" w:rsidP="00000000" w:rsidRDefault="00000000" w:rsidRPr="00000000" w14:paraId="0000037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If either of you care about us, then you’ll stop RIGHT NOW!</w:t>
      </w:r>
    </w:p>
    <w:p w:rsidR="00000000" w:rsidDel="00000000" w:rsidP="00000000" w:rsidRDefault="00000000" w:rsidRPr="00000000" w14:paraId="0000037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Woah. Did you just raise your voice at me?</w:t>
      </w:r>
    </w:p>
    <w:p w:rsidR="00000000" w:rsidDel="00000000" w:rsidP="00000000" w:rsidRDefault="00000000" w:rsidRPr="00000000" w14:paraId="0000037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Gianni, get outta my way.</w:t>
      </w:r>
    </w:p>
    <w:p w:rsidR="00000000" w:rsidDel="00000000" w:rsidP="00000000" w:rsidRDefault="00000000" w:rsidRPr="00000000" w14:paraId="000003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GIANNI</w:t>
      </w:r>
    </w:p>
    <w:p w:rsidR="00000000" w:rsidDel="00000000" w:rsidP="00000000" w:rsidRDefault="00000000" w:rsidRPr="00000000" w14:paraId="000003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We’re sick of seeing you two spread so much negatively all the time!</w:t>
      </w:r>
    </w:p>
    <w:p w:rsidR="00000000" w:rsidDel="00000000" w:rsidP="00000000" w:rsidRDefault="00000000" w:rsidRPr="00000000" w14:paraId="0000038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We just want everyone to be happy! Type shit.</w:t>
      </w:r>
    </w:p>
    <w:p w:rsidR="00000000" w:rsidDel="00000000" w:rsidP="00000000" w:rsidRDefault="00000000" w:rsidRPr="00000000" w14:paraId="0000038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[Theater kids walk in.]</w:t>
      </w:r>
    </w:p>
    <w:p w:rsidR="00000000" w:rsidDel="00000000" w:rsidP="00000000" w:rsidRDefault="00000000" w:rsidRPr="00000000" w14:paraId="000003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Starr! Starr, are you good? You didn’t come to rehearsal! We were like, </w:t>
      </w:r>
      <w:r w:rsidDel="00000000" w:rsidR="00000000" w:rsidRPr="00000000">
        <w:rPr>
          <w:rFonts w:ascii="Courier New" w:cs="Courier New" w:eastAsia="Courier New" w:hAnsi="Courier New"/>
          <w:b w:val="1"/>
          <w:bCs w:val="1"/>
          <w:sz w:val="24"/>
          <w:szCs w:val="24"/>
          <w:rtl w:val="0"/>
        </w:rPr>
        <w:t xml:space="preserve">super</w:t>
      </w:r>
      <w:r w:rsidDel="00000000" w:rsidR="00000000" w:rsidRPr="00000000">
        <w:rPr>
          <w:rFonts w:ascii="Courier New" w:cs="Courier New" w:eastAsia="Courier New" w:hAnsi="Courier New"/>
          <w:sz w:val="24"/>
          <w:szCs w:val="24"/>
          <w:rtl w:val="0"/>
        </w:rPr>
        <w:t xml:space="preserve"> worried!</w:t>
      </w:r>
    </w:p>
    <w:p w:rsidR="00000000" w:rsidDel="00000000" w:rsidP="00000000" w:rsidRDefault="00000000" w:rsidRPr="00000000" w14:paraId="0000038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br w:type="textWrapping"/>
        <w:t xml:space="preserve">my strings started shivering from anxiety.</w:t>
      </w:r>
    </w:p>
    <w:p w:rsidR="00000000" w:rsidDel="00000000" w:rsidP="00000000" w:rsidRDefault="00000000" w:rsidRPr="00000000" w14:paraId="0000038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[NEEN makes noises of relief.]</w:t>
      </w:r>
    </w:p>
    <w:p w:rsidR="00000000" w:rsidDel="00000000" w:rsidP="00000000" w:rsidRDefault="00000000" w:rsidRPr="00000000" w14:paraId="000003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I’m fine, I’m fine.</w:t>
      </w:r>
    </w:p>
    <w:p w:rsidR="00000000" w:rsidDel="00000000" w:rsidP="00000000" w:rsidRDefault="00000000" w:rsidRPr="00000000" w14:paraId="0000038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(entering with Rocco)</w:t>
      </w:r>
    </w:p>
    <w:p w:rsidR="00000000" w:rsidDel="00000000" w:rsidP="00000000" w:rsidRDefault="00000000" w:rsidRPr="00000000" w14:paraId="000003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boss. Woah… is this a battle??</w:t>
      </w:r>
    </w:p>
    <w:p w:rsidR="00000000" w:rsidDel="00000000" w:rsidP="00000000" w:rsidRDefault="00000000" w:rsidRPr="00000000" w14:paraId="0000038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Listen men, Deegs has turned Gianni into one of them theater kids! Don’t we want our sweet revenge?</w:t>
      </w:r>
    </w:p>
    <w:p w:rsidR="00000000" w:rsidDel="00000000" w:rsidP="00000000" w:rsidRDefault="00000000" w:rsidRPr="00000000" w14:paraId="0000039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And Tony turned Starr into one of the Mafia! Don’t we want to stab them?</w:t>
      </w:r>
    </w:p>
    <w:p w:rsidR="00000000" w:rsidDel="00000000" w:rsidP="00000000" w:rsidRDefault="00000000" w:rsidRPr="00000000" w14:paraId="000003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Uh… I’m not really one for violence. I think we all just wanna go back to living our lives.</w:t>
      </w:r>
    </w:p>
    <w:p w:rsidR="00000000" w:rsidDel="00000000" w:rsidP="00000000" w:rsidRDefault="00000000" w:rsidRPr="00000000" w14:paraId="0000039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br w:type="textWrapping"/>
        <w:t xml:space="preserve">Yeah boss, you and Deegs are totally obsessed with each other.</w:t>
      </w:r>
    </w:p>
    <w:p w:rsidR="00000000" w:rsidDel="00000000" w:rsidP="00000000" w:rsidRDefault="00000000" w:rsidRPr="00000000" w14:paraId="0000039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br w:type="textWrapping"/>
        <w:t xml:space="preserve">not that serious bro</w:t>
      </w:r>
    </w:p>
    <w:p w:rsidR="00000000" w:rsidDel="00000000" w:rsidP="00000000" w:rsidRDefault="00000000" w:rsidRPr="00000000" w14:paraId="0000039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Let’s all get Chili’s and settle this! Back to the status quo, everyone!</w:t>
      </w:r>
    </w:p>
    <w:p w:rsidR="00000000" w:rsidDel="00000000" w:rsidP="00000000" w:rsidRDefault="00000000" w:rsidRPr="00000000" w14:paraId="0000039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3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But you two aren’t invited till you make up.</w:t>
      </w:r>
    </w:p>
    <w:p w:rsidR="00000000" w:rsidDel="00000000" w:rsidP="00000000" w:rsidRDefault="00000000" w:rsidRPr="00000000" w14:paraId="0000039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[Everyone except DEEGS and TONY grumble in agreement and leave.]</w:t>
      </w:r>
    </w:p>
    <w:p w:rsidR="00000000" w:rsidDel="00000000" w:rsidP="00000000" w:rsidRDefault="00000000" w:rsidRPr="00000000" w14:paraId="000003A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I suppose… the people have spoken.</w:t>
      </w:r>
    </w:p>
    <w:p w:rsidR="00000000" w:rsidDel="00000000" w:rsidP="00000000" w:rsidRDefault="00000000" w:rsidRPr="00000000" w14:paraId="000003A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I suppose so. Eh, </w:t>
      </w:r>
      <w:r w:rsidDel="00000000" w:rsidR="00000000" w:rsidRPr="00000000">
        <w:rPr>
          <w:rFonts w:ascii="Courier New" w:cs="Courier New" w:eastAsia="Courier New" w:hAnsi="Courier New"/>
          <w:sz w:val="24"/>
          <w:szCs w:val="24"/>
          <w:rtl w:val="0"/>
        </w:rPr>
        <w:t xml:space="preserve">Chili’s sounds</w:t>
      </w:r>
      <w:r w:rsidDel="00000000" w:rsidR="00000000" w:rsidRPr="00000000">
        <w:rPr>
          <w:rFonts w:ascii="Courier New" w:cs="Courier New" w:eastAsia="Courier New" w:hAnsi="Courier New"/>
          <w:sz w:val="24"/>
          <w:szCs w:val="24"/>
          <w:rtl w:val="0"/>
        </w:rPr>
        <w:t xml:space="preserve"> nice. Let’s just go back to </w:t>
      </w:r>
      <w:r w:rsidDel="00000000" w:rsidR="00000000" w:rsidRPr="00000000">
        <w:rPr>
          <w:rFonts w:ascii="Courier New" w:cs="Courier New" w:eastAsia="Courier New" w:hAnsi="Courier New"/>
          <w:sz w:val="24"/>
          <w:szCs w:val="24"/>
          <w:rtl w:val="0"/>
        </w:rPr>
        <w:t xml:space="preserve">being greatest</w:t>
      </w:r>
      <w:r w:rsidDel="00000000" w:rsidR="00000000" w:rsidRPr="00000000">
        <w:rPr>
          <w:rFonts w:ascii="Courier New" w:cs="Courier New" w:eastAsia="Courier New" w:hAnsi="Courier New"/>
          <w:sz w:val="24"/>
          <w:szCs w:val="24"/>
          <w:rtl w:val="0"/>
        </w:rPr>
        <w:t xml:space="preserve"> enemies.</w:t>
      </w:r>
    </w:p>
    <w:p w:rsidR="00000000" w:rsidDel="00000000" w:rsidP="00000000" w:rsidRDefault="00000000" w:rsidRPr="00000000" w14:paraId="000003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For real. And I mean hey… I guess you are a worthy foe.</w:t>
      </w:r>
    </w:p>
    <w:p w:rsidR="00000000" w:rsidDel="00000000" w:rsidP="00000000" w:rsidRDefault="00000000" w:rsidRPr="00000000" w14:paraId="000003A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You mean it?</w:t>
      </w:r>
    </w:p>
    <w:p w:rsidR="00000000" w:rsidDel="00000000" w:rsidP="00000000" w:rsidRDefault="00000000" w:rsidRPr="00000000" w14:paraId="000003A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Now give me that detonator, will ya?</w:t>
      </w:r>
    </w:p>
    <w:p w:rsidR="00000000" w:rsidDel="00000000" w:rsidP="00000000" w:rsidRDefault="00000000" w:rsidRPr="00000000" w14:paraId="000003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Oh you rascal! Can’t say no to that face!</w:t>
      </w:r>
    </w:p>
    <w:p w:rsidR="00000000" w:rsidDel="00000000" w:rsidP="00000000" w:rsidRDefault="00000000" w:rsidRPr="00000000" w14:paraId="000003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hands it over]</w:t>
      </w:r>
    </w:p>
    <w:p w:rsidR="00000000" w:rsidDel="00000000" w:rsidP="00000000" w:rsidRDefault="00000000" w:rsidRPr="00000000" w14:paraId="000003A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Let’s go get Chili’s man. Good luck with your next evil plot.</w:t>
      </w:r>
    </w:p>
    <w:p w:rsidR="00000000" w:rsidDel="00000000" w:rsidP="00000000" w:rsidRDefault="00000000" w:rsidRPr="00000000" w14:paraId="000003B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Good luck trying to stop me!</w:t>
      </w:r>
    </w:p>
    <w:p w:rsidR="00000000" w:rsidDel="00000000" w:rsidP="00000000" w:rsidRDefault="00000000" w:rsidRPr="00000000" w14:paraId="000003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walk off to Chili’s in the sunset to joyful music.]</w:t>
      </w:r>
    </w:p>
    <w:p w:rsidR="00000000" w:rsidDel="00000000" w:rsidP="00000000" w:rsidRDefault="00000000" w:rsidRPr="00000000" w14:paraId="000003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[CREDITS SONG]</w:t>
      </w:r>
    </w:p>
    <w:p w:rsidR="00000000" w:rsidDel="00000000" w:rsidP="00000000" w:rsidRDefault="00000000" w:rsidRPr="00000000" w14:paraId="000003B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B7">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DEEGS/TONY</w:t>
        <w:br w:type="textWrapping"/>
        <w:t xml:space="preserve">I love being super positive (Uh huh!)</w:t>
      </w:r>
    </w:p>
    <w:p w:rsidR="00000000" w:rsidDel="00000000" w:rsidP="00000000" w:rsidRDefault="00000000" w:rsidRPr="00000000" w14:paraId="000003B8">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(Whoo!)</w:t>
      </w:r>
    </w:p>
    <w:p w:rsidR="00000000" w:rsidDel="00000000" w:rsidP="00000000" w:rsidRDefault="00000000" w:rsidRPr="00000000" w14:paraId="000003B9">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causing joy (causing joyyyyy!)</w:t>
      </w:r>
    </w:p>
    <w:p w:rsidR="00000000" w:rsidDel="00000000" w:rsidP="00000000" w:rsidRDefault="00000000" w:rsidRPr="00000000" w14:paraId="000003BA">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mama’s boy (mama’s boyyyy!)</w:t>
      </w:r>
    </w:p>
    <w:p w:rsidR="00000000" w:rsidDel="00000000" w:rsidP="00000000" w:rsidRDefault="00000000" w:rsidRPr="00000000" w14:paraId="000003BB">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Because we’re so motherfuckingly (ohwowowoah)</w:t>
      </w:r>
    </w:p>
    <w:p w:rsidR="00000000" w:rsidDel="00000000" w:rsidP="00000000" w:rsidRDefault="00000000" w:rsidRPr="00000000" w14:paraId="000003BC">
      <w:pPr>
        <w:spacing w:line="240" w:lineRule="auto"/>
        <w:jc w:val="center"/>
        <w:rPr/>
        <w:sectPr>
          <w:headerReference r:id="rId13" w:type="default"/>
          <w:footerReference r:id="rId14"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b w:val="1"/>
          <w:bCs w:val="1"/>
          <w:sz w:val="24"/>
          <w:szCs w:val="24"/>
          <w:rtl w:val="0"/>
        </w:rPr>
        <w:t xml:space="preserve">Positive!</w:t>
      </w:r>
      <w:r w:rsidDel="00000000" w:rsidR="00000000" w:rsidRPr="00000000">
        <w:rPr>
          <w:rtl w:val="0"/>
        </w:rPr>
      </w:r>
    </w:p>
    <w:p w:rsidR="00000000" w:rsidDel="00000000" w:rsidP="00000000" w:rsidRDefault="00000000" w:rsidRPr="00000000" w14:paraId="000003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footerReference r:id="rId16" w:type="default"/>
          <w:type w:val="nextPage"/>
          <w:pgSz w:h="15840" w:w="12240" w:orient="portrait"/>
          <w:pgMar w:bottom="1440" w:top="1440" w:left="1440" w:right="1440" w:header="720" w:footer="720"/>
          <w:pgNumType w:start="1"/>
        </w:sectPr>
      </w:pPr>
      <w:bookmarkStart w:colFirst="0" w:colLast="0" w:name="_jgtx9e1y0pb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(unfinished) home alone episode</w:t>
      </w:r>
      <w:r w:rsidDel="00000000" w:rsidR="00000000" w:rsidRPr="00000000">
        <w:rPr>
          <w:rtl w:val="0"/>
        </w:rPr>
      </w:r>
    </w:p>
    <w:p w:rsidR="00000000" w:rsidDel="00000000" w:rsidP="00000000" w:rsidRDefault="00000000" w:rsidRPr="00000000" w14:paraId="000003B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STARR, CAS, SPENCER, and TRAVIS are chilling in the lobby]</w:t>
      </w:r>
    </w:p>
    <w:p w:rsidR="00000000" w:rsidDel="00000000" w:rsidP="00000000" w:rsidRDefault="00000000" w:rsidRPr="00000000" w14:paraId="000003B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0">
      <w:pPr>
        <w:spacing w:line="240" w:lineRule="auto"/>
        <w:jc w:val="center"/>
        <w:rPr>
          <w:rFonts w:ascii="Courier New" w:cs="Courier New" w:eastAsia="Courier New" w:hAnsi="Courier New"/>
          <w:sz w:val="24"/>
          <w:szCs w:val="24"/>
        </w:rPr>
      </w:pPr>
      <w:commentRangeStart w:id="53"/>
      <w:commentRangeStart w:id="54"/>
      <w:r w:rsidDel="00000000" w:rsidR="00000000" w:rsidRPr="00000000">
        <w:rPr>
          <w:rFonts w:ascii="Courier New" w:cs="Courier New" w:eastAsia="Courier New" w:hAnsi="Courier New"/>
          <w:sz w:val="24"/>
          <w:szCs w:val="24"/>
          <w:rtl w:val="0"/>
        </w:rPr>
        <w:t xml:space="preserve">SPENCER</w:t>
        <w:br w:type="textWrapping"/>
        <w:t xml:space="preserve">I got a good one. Would you rather jerk off a man, or </w:t>
      </w:r>
      <w:r w:rsidDel="00000000" w:rsidR="00000000" w:rsidRPr="00000000">
        <w:rPr>
          <w:rFonts w:ascii="Courier New" w:cs="Courier New" w:eastAsia="Courier New" w:hAnsi="Courier New"/>
          <w:i w:val="1"/>
          <w:iCs w:val="1"/>
          <w:sz w:val="24"/>
          <w:szCs w:val="24"/>
          <w:rtl w:val="0"/>
        </w:rPr>
        <w:t xml:space="preserve">be</w:t>
      </w:r>
      <w:r w:rsidDel="00000000" w:rsidR="00000000" w:rsidRPr="00000000">
        <w:rPr>
          <w:rFonts w:ascii="Courier New" w:cs="Courier New" w:eastAsia="Courier New" w:hAnsi="Courier New"/>
          <w:sz w:val="24"/>
          <w:szCs w:val="24"/>
          <w:rtl w:val="0"/>
        </w:rPr>
        <w:t xml:space="preserve"> jerked off by a man?</w:t>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3C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Spencer, you sick bastard. Just an all around terribly awful question.</w:t>
      </w:r>
    </w:p>
    <w:p w:rsidR="00000000" w:rsidDel="00000000" w:rsidP="00000000" w:rsidRDefault="00000000" w:rsidRPr="00000000" w14:paraId="000003C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Wait, can I just do both?</w:t>
      </w:r>
    </w:p>
    <w:p w:rsidR="00000000" w:rsidDel="00000000" w:rsidP="00000000" w:rsidRDefault="00000000" w:rsidRPr="00000000" w14:paraId="000003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Bro. What?</w:t>
        <w:br w:type="textWrapping"/>
        <w:br w:type="textWrapping"/>
        <w:t xml:space="preserve">STARR</w:t>
        <w:br w:type="textWrapping"/>
        <w:t xml:space="preserve">Could I jerk off a man WHILE being jerked off by a man? At the same time?</w:t>
      </w:r>
    </w:p>
    <w:p w:rsidR="00000000" w:rsidDel="00000000" w:rsidP="00000000" w:rsidRDefault="00000000" w:rsidRPr="00000000" w14:paraId="000003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Starr, are you coming out the closet right now?</w:t>
      </w:r>
    </w:p>
    <w:p w:rsidR="00000000" w:rsidDel="00000000" w:rsidP="00000000" w:rsidRDefault="00000000" w:rsidRPr="00000000" w14:paraId="000003C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(genuinely scared)</w:t>
      </w:r>
    </w:p>
    <w:p w:rsidR="00000000" w:rsidDel="00000000" w:rsidP="00000000" w:rsidRDefault="00000000" w:rsidRPr="00000000" w14:paraId="000003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JESUS CHRIST!</w:t>
        <w:br w:type="textWrapping"/>
        <w:br w:type="textWrapping"/>
      </w:r>
      <w:commentRangeStart w:id="55"/>
      <w:commentRangeStart w:id="56"/>
      <w:r w:rsidDel="00000000" w:rsidR="00000000" w:rsidRPr="00000000">
        <w:rPr>
          <w:rFonts w:ascii="Courier New" w:cs="Courier New" w:eastAsia="Courier New" w:hAnsi="Courier New"/>
          <w:sz w:val="24"/>
          <w:szCs w:val="24"/>
          <w:rtl w:val="0"/>
        </w:rPr>
        <w:t xml:space="preserve">STARR</w:t>
        <w:br w:type="textWrapping"/>
        <w:t xml:space="preserve">No, I’m not gay. I’m saying, </w:t>
      </w:r>
      <w:r w:rsidDel="00000000" w:rsidR="00000000" w:rsidRPr="00000000">
        <w:rPr>
          <w:rFonts w:ascii="Courier New" w:cs="Courier New" w:eastAsia="Courier New" w:hAnsi="Courier New"/>
          <w:i w:val="1"/>
          <w:iCs w:val="1"/>
          <w:sz w:val="24"/>
          <w:szCs w:val="24"/>
          <w:rtl w:val="0"/>
        </w:rPr>
        <w:t xml:space="preserve">could</w:t>
      </w:r>
      <w:r w:rsidDel="00000000" w:rsidR="00000000" w:rsidRPr="00000000">
        <w:rPr>
          <w:rFonts w:ascii="Courier New" w:cs="Courier New" w:eastAsia="Courier New" w:hAnsi="Courier New"/>
          <w:sz w:val="24"/>
          <w:szCs w:val="24"/>
          <w:rtl w:val="0"/>
        </w:rPr>
        <w:t xml:space="preserve"> I. Like, physically, is it possible?</w:t>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3C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C">
      <w:pPr>
        <w:spacing w:line="240" w:lineRule="auto"/>
        <w:jc w:val="center"/>
        <w:rPr>
          <w:rFonts w:ascii="Courier New" w:cs="Courier New" w:eastAsia="Courier New" w:hAnsi="Courier New"/>
          <w:sz w:val="24"/>
          <w:szCs w:val="24"/>
        </w:rPr>
      </w:pPr>
      <w:commentRangeStart w:id="57"/>
      <w:commentRangeStart w:id="58"/>
      <w:r w:rsidDel="00000000" w:rsidR="00000000" w:rsidRPr="00000000">
        <w:rPr>
          <w:rFonts w:ascii="Courier New" w:cs="Courier New" w:eastAsia="Courier New" w:hAnsi="Courier New"/>
          <w:sz w:val="24"/>
          <w:szCs w:val="24"/>
          <w:rtl w:val="0"/>
        </w:rPr>
        <w:t xml:space="preserve">CAS</w:t>
        <w:br w:type="textWrapping"/>
        <w:t xml:space="preserve">bro</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3CD">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E">
      <w:pPr>
        <w:spacing w:line="240" w:lineRule="auto"/>
        <w:jc w:val="center"/>
        <w:rPr>
          <w:rFonts w:ascii="Courier New" w:cs="Courier New" w:eastAsia="Courier New" w:hAnsi="Courier New"/>
          <w:sz w:val="24"/>
          <w:szCs w:val="24"/>
        </w:rPr>
      </w:pPr>
      <w:commentRangeStart w:id="59"/>
      <w:commentRangeStart w:id="60"/>
      <w:r w:rsidDel="00000000" w:rsidR="00000000" w:rsidRPr="00000000">
        <w:rPr>
          <w:rFonts w:ascii="Courier New" w:cs="Courier New" w:eastAsia="Courier New" w:hAnsi="Courier New"/>
          <w:sz w:val="24"/>
          <w:szCs w:val="24"/>
          <w:rtl w:val="0"/>
        </w:rPr>
        <w:t xml:space="preserve">TRAVIS</w:t>
        <w:br w:type="textWrapping"/>
        <w:t xml:space="preserve">Oh. Well I would suppose so, if ya both got hands and a </w:t>
      </w:r>
      <w:commentRangeStart w:id="61"/>
      <w:r w:rsidDel="00000000" w:rsidR="00000000" w:rsidRPr="00000000">
        <w:rPr>
          <w:rFonts w:ascii="Courier New" w:cs="Courier New" w:eastAsia="Courier New" w:hAnsi="Courier New"/>
          <w:sz w:val="24"/>
          <w:szCs w:val="24"/>
          <w:rtl w:val="0"/>
        </w:rPr>
        <w:t xml:space="preserve">dingaling</w:t>
      </w:r>
      <w:commentRangeEnd w:id="61"/>
      <w:r w:rsidDel="00000000" w:rsidR="00000000" w:rsidRPr="00000000">
        <w:commentReference w:id="61"/>
      </w:r>
      <w:r w:rsidDel="00000000" w:rsidR="00000000" w:rsidRPr="00000000">
        <w:rPr>
          <w:rFonts w:ascii="Courier New" w:cs="Courier New" w:eastAsia="Courier New" w:hAnsi="Courier New"/>
          <w:sz w:val="24"/>
          <w:szCs w:val="24"/>
          <w:rtl w:val="0"/>
        </w:rPr>
        <w:t xml:space="preserve">.</w:t>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3C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3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NONE of us got hands bro.</w:t>
      </w:r>
    </w:p>
    <w:p w:rsidR="00000000" w:rsidDel="00000000" w:rsidP="00000000" w:rsidRDefault="00000000" w:rsidRPr="00000000" w14:paraId="000003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Yeah, I can’t… I can’t really visualize it… I’m gonna need a demonstration. Let me go get Dean-</w:t>
      </w:r>
    </w:p>
    <w:p w:rsidR="00000000" w:rsidDel="00000000" w:rsidP="00000000" w:rsidRDefault="00000000" w:rsidRPr="00000000" w14:paraId="000003D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3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Nope. Nope nope nope. You stay here buddy.</w:t>
      </w:r>
    </w:p>
    <w:p w:rsidR="00000000" w:rsidDel="00000000" w:rsidP="00000000" w:rsidRDefault="00000000" w:rsidRPr="00000000" w14:paraId="000003D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8">
      <w:pPr>
        <w:spacing w:line="240" w:lineRule="auto"/>
        <w:jc w:val="center"/>
        <w:rPr>
          <w:rFonts w:ascii="Courier New" w:cs="Courier New" w:eastAsia="Courier New" w:hAnsi="Courier New"/>
          <w:sz w:val="24"/>
          <w:szCs w:val="24"/>
        </w:rPr>
      </w:pPr>
      <w:commentRangeStart w:id="62"/>
      <w:commentRangeStart w:id="63"/>
      <w:r w:rsidDel="00000000" w:rsidR="00000000" w:rsidRPr="00000000">
        <w:rPr>
          <w:rFonts w:ascii="Courier New" w:cs="Courier New" w:eastAsia="Courier New" w:hAnsi="Courier New"/>
          <w:sz w:val="24"/>
          <w:szCs w:val="24"/>
          <w:rtl w:val="0"/>
        </w:rPr>
        <w:t xml:space="preserve">STARR</w:t>
        <w:br w:type="textWrapping"/>
        <w:t xml:space="preserve">Okay!</w:t>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3D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runs in]</w:t>
      </w:r>
    </w:p>
    <w:p w:rsidR="00000000" w:rsidDel="00000000" w:rsidP="00000000" w:rsidRDefault="00000000" w:rsidRPr="00000000" w14:paraId="000003D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C">
      <w:pPr>
        <w:spacing w:line="240" w:lineRule="auto"/>
        <w:jc w:val="center"/>
        <w:rPr>
          <w:rFonts w:ascii="Courier New" w:cs="Courier New" w:eastAsia="Courier New" w:hAnsi="Courier New"/>
          <w:sz w:val="24"/>
          <w:szCs w:val="24"/>
        </w:rPr>
      </w:pPr>
      <w:commentRangeStart w:id="64"/>
      <w:commentRangeStart w:id="65"/>
      <w:commentRangeStart w:id="66"/>
      <w:r w:rsidDel="00000000" w:rsidR="00000000" w:rsidRPr="00000000">
        <w:rPr>
          <w:rFonts w:ascii="Courier New" w:cs="Courier New" w:eastAsia="Courier New" w:hAnsi="Courier New"/>
          <w:sz w:val="24"/>
          <w:szCs w:val="24"/>
          <w:rtl w:val="0"/>
        </w:rPr>
        <w:t xml:space="preserve">ELEA</w:t>
        <w:br w:type="textWrapping"/>
        <w:t xml:space="preserve">Guys! My fucking pet hamster just fucking died!</w:t>
      </w:r>
      <w:commentRangeEnd w:id="64"/>
      <w:r w:rsidDel="00000000" w:rsidR="00000000" w:rsidRPr="00000000">
        <w:commentReference w:id="64"/>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3D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(uninterested)</w:t>
      </w:r>
    </w:p>
    <w:p w:rsidR="00000000" w:rsidDel="00000000" w:rsidP="00000000" w:rsidRDefault="00000000" w:rsidRPr="00000000" w14:paraId="000003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That sucks.</w:t>
      </w:r>
    </w:p>
    <w:p w:rsidR="00000000" w:rsidDel="00000000" w:rsidP="00000000" w:rsidRDefault="00000000" w:rsidRPr="00000000" w14:paraId="000003E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(uninterested)</w:t>
      </w:r>
    </w:p>
    <w:p w:rsidR="00000000" w:rsidDel="00000000" w:rsidP="00000000" w:rsidRDefault="00000000" w:rsidRPr="00000000" w14:paraId="000003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RIP.</w:t>
      </w:r>
    </w:p>
    <w:p w:rsidR="00000000" w:rsidDel="00000000" w:rsidP="00000000" w:rsidRDefault="00000000" w:rsidRPr="00000000" w14:paraId="000003E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(genuinely upset)</w:t>
        <w:br w:type="textWrapping"/>
        <w:t xml:space="preserve">He’s looking down on us.</w:t>
      </w:r>
    </w:p>
    <w:p w:rsidR="00000000" w:rsidDel="00000000" w:rsidP="00000000" w:rsidRDefault="00000000" w:rsidRPr="00000000" w14:paraId="000003E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No, you guys! I’m like, really upset! We have to go do something to cheer me up.</w:t>
      </w:r>
    </w:p>
    <w:p w:rsidR="00000000" w:rsidDel="00000000" w:rsidP="00000000" w:rsidRDefault="00000000" w:rsidRPr="00000000" w14:paraId="000003E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8">
      <w:pPr>
        <w:spacing w:line="240" w:lineRule="auto"/>
        <w:jc w:val="center"/>
        <w:rPr>
          <w:rFonts w:ascii="Courier New" w:cs="Courier New" w:eastAsia="Courier New" w:hAnsi="Courier New"/>
          <w:sz w:val="24"/>
          <w:szCs w:val="24"/>
        </w:rPr>
      </w:pPr>
      <w:commentRangeStart w:id="67"/>
      <w:commentRangeStart w:id="68"/>
      <w:r w:rsidDel="00000000" w:rsidR="00000000" w:rsidRPr="00000000">
        <w:rPr>
          <w:rFonts w:ascii="Courier New" w:cs="Courier New" w:eastAsia="Courier New" w:hAnsi="Courier New"/>
          <w:sz w:val="24"/>
          <w:szCs w:val="24"/>
          <w:rtl w:val="0"/>
        </w:rPr>
        <w:t xml:space="preserve">DEEGS</w:t>
        <w:br w:type="textWrapping"/>
        <w:t xml:space="preserve">Dude, it was a hamster. It didn’t even have a soul</w:t>
      </w:r>
      <w:commentRangeEnd w:id="67"/>
      <w:r w:rsidDel="00000000" w:rsidR="00000000" w:rsidRPr="00000000">
        <w:commentReference w:id="67"/>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3E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A">
      <w:pPr>
        <w:spacing w:line="240" w:lineRule="auto"/>
        <w:jc w:val="center"/>
        <w:rPr>
          <w:rFonts w:ascii="Courier New" w:cs="Courier New" w:eastAsia="Courier New" w:hAnsi="Courier New"/>
          <w:sz w:val="24"/>
          <w:szCs w:val="24"/>
        </w:rPr>
      </w:pPr>
      <w:commentRangeStart w:id="69"/>
      <w:commentRangeStart w:id="70"/>
      <w:r w:rsidDel="00000000" w:rsidR="00000000" w:rsidRPr="00000000">
        <w:rPr>
          <w:rFonts w:ascii="Courier New" w:cs="Courier New" w:eastAsia="Courier New" w:hAnsi="Courier New"/>
          <w:sz w:val="24"/>
          <w:szCs w:val="24"/>
          <w:rtl w:val="0"/>
        </w:rPr>
        <w:t xml:space="preserve">TRAVIS</w:t>
        <w:br w:type="textWrapping"/>
        <w:t xml:space="preserve">Deegs, now don’t be rude! Where could we go, Elea?</w:t>
      </w:r>
    </w:p>
    <w:p w:rsidR="00000000" w:rsidDel="00000000" w:rsidP="00000000" w:rsidRDefault="00000000" w:rsidRPr="00000000" w14:paraId="000003E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I think a New York City trip would be nice.</w:t>
      </w:r>
    </w:p>
    <w:p w:rsidR="00000000" w:rsidDel="00000000" w:rsidP="00000000" w:rsidRDefault="00000000" w:rsidRPr="00000000" w14:paraId="000003E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br w:type="textWrapping"/>
        <w:t xml:space="preserve">Bitch, New York City? You think money grows on trees or something?</w:t>
      </w:r>
      <w:commentRangeEnd w:id="69"/>
      <w:r w:rsidDel="00000000" w:rsidR="00000000" w:rsidRPr="00000000">
        <w:commentReference w:id="69"/>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03E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0">
      <w:pPr>
        <w:spacing w:line="240" w:lineRule="auto"/>
        <w:jc w:val="center"/>
        <w:rPr>
          <w:rFonts w:ascii="Courier New" w:cs="Courier New" w:eastAsia="Courier New" w:hAnsi="Courier New"/>
          <w:sz w:val="24"/>
          <w:szCs w:val="24"/>
        </w:rPr>
      </w:pPr>
      <w:commentRangeStart w:id="71"/>
      <w:commentRangeStart w:id="72"/>
      <w:r w:rsidDel="00000000" w:rsidR="00000000" w:rsidRPr="00000000">
        <w:rPr>
          <w:rFonts w:ascii="Courier New" w:cs="Courier New" w:eastAsia="Courier New" w:hAnsi="Courier New"/>
          <w:sz w:val="24"/>
          <w:szCs w:val="24"/>
          <w:rtl w:val="0"/>
        </w:rPr>
        <w:t xml:space="preserve">WARREN</w:t>
        <w:br w:type="textWrapping"/>
        <w:t xml:space="preserve">Attention everyone, great news! I have acquired the infinite free money tree, which is a tree that money grows on. Money grows on the tree. For free. Forever. You all are free to take as much as you’d like. </w:t>
      </w:r>
      <w:commentRangeEnd w:id="71"/>
      <w:r w:rsidDel="00000000" w:rsidR="00000000" w:rsidRPr="00000000">
        <w:commentReference w:id="71"/>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3F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br w:type="textWrapping"/>
        <w:t xml:space="preserve">Holy mackerel.</w:t>
      </w:r>
    </w:p>
    <w:p w:rsidR="00000000" w:rsidDel="00000000" w:rsidP="00000000" w:rsidRDefault="00000000" w:rsidRPr="00000000" w14:paraId="000003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4">
      <w:pPr>
        <w:spacing w:line="240" w:lineRule="auto"/>
        <w:jc w:val="center"/>
        <w:rPr>
          <w:rFonts w:ascii="Courier New" w:cs="Courier New" w:eastAsia="Courier New" w:hAnsi="Courier New"/>
          <w:i w:val="1"/>
          <w:iCs w:val="1"/>
          <w:sz w:val="24"/>
          <w:szCs w:val="24"/>
        </w:rPr>
      </w:pPr>
      <w:commentRangeStart w:id="73"/>
      <w:commentRangeStart w:id="74"/>
      <w:commentRangeStart w:id="75"/>
      <w:r w:rsidDel="00000000" w:rsidR="00000000" w:rsidRPr="00000000">
        <w:rPr>
          <w:rFonts w:ascii="Courier New" w:cs="Courier New" w:eastAsia="Courier New" w:hAnsi="Courier New"/>
          <w:sz w:val="24"/>
          <w:szCs w:val="24"/>
          <w:rtl w:val="0"/>
        </w:rPr>
        <w:t xml:space="preserve">ELEA</w:t>
        <w:br w:type="textWrapping"/>
        <w:t xml:space="preserve">Can you guys take me?!?!? PLEASE!?!??! PLEAAAAASE?!?!?!?! </w:t>
      </w:r>
      <w:r w:rsidDel="00000000" w:rsidR="00000000" w:rsidRPr="00000000">
        <w:rPr>
          <w:rFonts w:ascii="Courier New" w:cs="Courier New" w:eastAsia="Courier New" w:hAnsi="Courier New"/>
          <w:i w:val="1"/>
          <w:iCs w:val="1"/>
          <w:sz w:val="24"/>
          <w:szCs w:val="24"/>
          <w:rtl w:val="0"/>
        </w:rPr>
        <w:t xml:space="preserve">PLEEEEEEEEEASE?!?!?!?</w:t>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3F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ALRIGHT ALRIGHT! Whatever! Warren, can we go?</w:t>
      </w:r>
    </w:p>
    <w:p w:rsidR="00000000" w:rsidDel="00000000" w:rsidP="00000000" w:rsidRDefault="00000000" w:rsidRPr="00000000" w14:paraId="000003F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8">
      <w:pPr>
        <w:spacing w:line="240" w:lineRule="auto"/>
        <w:jc w:val="center"/>
        <w:rPr>
          <w:rFonts w:ascii="Courier New" w:cs="Courier New" w:eastAsia="Courier New" w:hAnsi="Courier New"/>
          <w:sz w:val="24"/>
          <w:szCs w:val="24"/>
        </w:rPr>
      </w:pPr>
      <w:commentRangeStart w:id="76"/>
      <w:commentRangeStart w:id="77"/>
      <w:commentRangeStart w:id="78"/>
      <w:commentRangeStart w:id="79"/>
      <w:commentRangeStart w:id="80"/>
      <w:commentRangeStart w:id="81"/>
      <w:commentRangeStart w:id="82"/>
      <w:r w:rsidDel="00000000" w:rsidR="00000000" w:rsidRPr="00000000">
        <w:rPr>
          <w:rFonts w:ascii="Courier New" w:cs="Courier New" w:eastAsia="Courier New" w:hAnsi="Courier New"/>
          <w:sz w:val="24"/>
          <w:szCs w:val="24"/>
          <w:rtl w:val="0"/>
        </w:rPr>
        <w:t xml:space="preserve">WARRErN</w:t>
        <w:br w:type="textWrapping"/>
        <w:t xml:space="preserve">Eugh, I’ll drive the bus…</w:t>
      </w:r>
      <w:commentRangeEnd w:id="76"/>
      <w:r w:rsidDel="00000000" w:rsidR="00000000" w:rsidRPr="00000000">
        <w:commentReference w:id="76"/>
      </w:r>
      <w:commentRangeEnd w:id="77"/>
      <w:r w:rsidDel="00000000" w:rsidR="00000000" w:rsidRPr="00000000">
        <w:commentReference w:id="77"/>
      </w:r>
      <w:commentRangeEnd w:id="78"/>
      <w:r w:rsidDel="00000000" w:rsidR="00000000" w:rsidRPr="00000000">
        <w:commentReference w:id="78"/>
      </w:r>
      <w:commentRangeEnd w:id="79"/>
      <w:r w:rsidDel="00000000" w:rsidR="00000000" w:rsidRPr="00000000">
        <w:commentReference w:id="79"/>
      </w:r>
      <w:commentRangeEnd w:id="80"/>
      <w:r w:rsidDel="00000000" w:rsidR="00000000" w:rsidRPr="00000000">
        <w:commentReference w:id="80"/>
      </w:r>
      <w:commentRangeEnd w:id="81"/>
      <w:r w:rsidDel="00000000" w:rsidR="00000000" w:rsidRPr="00000000">
        <w:commentReference w:id="81"/>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3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ELEA/STARR/SPENCER</w:t>
        <w:br w:type="textWrapping"/>
        <w:t xml:space="preserve">YAYYYYYYYYY!!!!</w:t>
      </w:r>
    </w:p>
    <w:p w:rsidR="00000000" w:rsidDel="00000000" w:rsidP="00000000" w:rsidRDefault="00000000" w:rsidRPr="00000000" w14:paraId="000003F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 to school bus]</w:t>
      </w:r>
    </w:p>
    <w:p w:rsidR="00000000" w:rsidDel="00000000" w:rsidP="00000000" w:rsidRDefault="00000000" w:rsidRPr="00000000" w14:paraId="000003F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Welp, we’re here. New York City is on the horizon.</w:t>
      </w:r>
    </w:p>
    <w:p w:rsidR="00000000" w:rsidDel="00000000" w:rsidP="00000000" w:rsidRDefault="00000000" w:rsidRPr="00000000" w14:paraId="000003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0">
      <w:pPr>
        <w:spacing w:line="240" w:lineRule="auto"/>
        <w:jc w:val="center"/>
        <w:rPr>
          <w:rFonts w:ascii="Courier New" w:cs="Courier New" w:eastAsia="Courier New" w:hAnsi="Courier New"/>
          <w:sz w:val="24"/>
          <w:szCs w:val="24"/>
        </w:rPr>
      </w:pPr>
      <w:commentRangeStart w:id="83"/>
      <w:commentRangeStart w:id="84"/>
      <w:r w:rsidDel="00000000" w:rsidR="00000000" w:rsidRPr="00000000">
        <w:rPr>
          <w:rFonts w:ascii="Courier New" w:cs="Courier New" w:eastAsia="Courier New" w:hAnsi="Courier New"/>
          <w:sz w:val="24"/>
          <w:szCs w:val="24"/>
          <w:rtl w:val="0"/>
        </w:rPr>
        <w:t xml:space="preserve">ELEA</w:t>
        <w:br w:type="textWrapping"/>
        <w:t xml:space="preserve">Wow, look how cool the buildings are!</w:t>
      </w:r>
      <w:commentRangeEnd w:id="83"/>
      <w:r w:rsidDel="00000000" w:rsidR="00000000" w:rsidRPr="00000000">
        <w:commentReference w:id="83"/>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40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2">
      <w:pPr>
        <w:spacing w:line="240" w:lineRule="auto"/>
        <w:jc w:val="center"/>
        <w:rPr>
          <w:rFonts w:ascii="Courier New" w:cs="Courier New" w:eastAsia="Courier New" w:hAnsi="Courier New"/>
          <w:sz w:val="24"/>
          <w:szCs w:val="24"/>
        </w:rPr>
      </w:pPr>
      <w:commentRangeStart w:id="85"/>
      <w:commentRangeStart w:id="86"/>
      <w:r w:rsidDel="00000000" w:rsidR="00000000" w:rsidRPr="00000000">
        <w:rPr>
          <w:rFonts w:ascii="Courier New" w:cs="Courier New" w:eastAsia="Courier New" w:hAnsi="Courier New"/>
          <w:sz w:val="24"/>
          <w:szCs w:val="24"/>
          <w:rtl w:val="0"/>
        </w:rPr>
        <w:t xml:space="preserve">CAS</w:t>
        <w:br w:type="textWrapping"/>
        <w:t xml:space="preserve">hype</w:t>
      </w:r>
      <w:commentRangeEnd w:id="85"/>
      <w:r w:rsidDel="00000000" w:rsidR="00000000" w:rsidRPr="00000000">
        <w:commentReference w:id="85"/>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40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I’m super excited, guys!</w:t>
      </w:r>
    </w:p>
    <w:p w:rsidR="00000000" w:rsidDel="00000000" w:rsidP="00000000" w:rsidRDefault="00000000" w:rsidRPr="00000000" w14:paraId="000004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6">
      <w:pPr>
        <w:spacing w:line="240" w:lineRule="auto"/>
        <w:jc w:val="center"/>
        <w:rPr>
          <w:rFonts w:ascii="Courier New" w:cs="Courier New" w:eastAsia="Courier New" w:hAnsi="Courier New"/>
          <w:sz w:val="24"/>
          <w:szCs w:val="24"/>
        </w:rPr>
      </w:pPr>
      <w:commentRangeStart w:id="87"/>
      <w:commentRangeStart w:id="88"/>
      <w:r w:rsidDel="00000000" w:rsidR="00000000" w:rsidRPr="00000000">
        <w:rPr>
          <w:rFonts w:ascii="Courier New" w:cs="Courier New" w:eastAsia="Courier New" w:hAnsi="Courier New"/>
          <w:sz w:val="24"/>
          <w:szCs w:val="24"/>
          <w:rtl w:val="0"/>
        </w:rPr>
        <w:t xml:space="preserve">DEEGS</w:t>
        <w:br w:type="textWrapping"/>
        <w:t xml:space="preserve">You know what, maybe this trip will be kinda cool after all. I’m glad your hamster died, Elea.</w:t>
      </w:r>
    </w:p>
    <w:p w:rsidR="00000000" w:rsidDel="00000000" w:rsidP="00000000" w:rsidRDefault="00000000" w:rsidRPr="00000000" w14:paraId="0000040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Me too!</w:t>
      </w:r>
      <w:commentRangeEnd w:id="87"/>
      <w:r w:rsidDel="00000000" w:rsidR="00000000" w:rsidRPr="00000000">
        <w:commentReference w:id="87"/>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040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 Square]</w:t>
      </w:r>
    </w:p>
    <w:p w:rsidR="00000000" w:rsidDel="00000000" w:rsidP="00000000" w:rsidRDefault="00000000" w:rsidRPr="00000000" w14:paraId="0000040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Alright. Head count. 1. 2. 3. 4. 5. </w:t>
      </w:r>
      <w:commentRangeStart w:id="89"/>
      <w:commentRangeStart w:id="90"/>
      <w:r w:rsidDel="00000000" w:rsidR="00000000" w:rsidRPr="00000000">
        <w:rPr>
          <w:rFonts w:ascii="Courier New" w:cs="Courier New" w:eastAsia="Courier New" w:hAnsi="Courier New"/>
          <w:sz w:val="24"/>
          <w:szCs w:val="24"/>
          <w:rtl w:val="0"/>
        </w:rPr>
        <w:t xml:space="preserve">6. 7.</w:t>
      </w:r>
      <w:commentRangeEnd w:id="89"/>
      <w:r w:rsidDel="00000000" w:rsidR="00000000" w:rsidRPr="00000000">
        <w:commentReference w:id="89"/>
      </w:r>
      <w:commentRangeEnd w:id="90"/>
      <w:r w:rsidDel="00000000" w:rsidR="00000000" w:rsidRPr="00000000">
        <w:commentReference w:id="90"/>
      </w:r>
      <w:r w:rsidDel="00000000" w:rsidR="00000000" w:rsidRPr="00000000">
        <w:rPr>
          <w:rFonts w:ascii="Courier New" w:cs="Courier New" w:eastAsia="Courier New" w:hAnsi="Courier New"/>
          <w:sz w:val="24"/>
          <w:szCs w:val="24"/>
          <w:rtl w:val="0"/>
        </w:rPr>
        <w:t xml:space="preserve"> </w:t>
      </w:r>
      <w:commentRangeStart w:id="91"/>
      <w:commentRangeStart w:id="92"/>
      <w:r w:rsidDel="00000000" w:rsidR="00000000" w:rsidRPr="00000000">
        <w:rPr>
          <w:rFonts w:ascii="Courier New" w:cs="Courier New" w:eastAsia="Courier New" w:hAnsi="Courier New"/>
          <w:sz w:val="24"/>
          <w:szCs w:val="24"/>
          <w:rtl w:val="0"/>
        </w:rPr>
        <w:t xml:space="preserve">Heh</w:t>
      </w:r>
      <w:commentRangeEnd w:id="91"/>
      <w:r w:rsidDel="00000000" w:rsidR="00000000" w:rsidRPr="00000000">
        <w:commentReference w:id="91"/>
      </w:r>
      <w:commentRangeEnd w:id="92"/>
      <w:r w:rsidDel="00000000" w:rsidR="00000000" w:rsidRPr="00000000">
        <w:commentReference w:id="92"/>
      </w:r>
      <w:r w:rsidDel="00000000" w:rsidR="00000000" w:rsidRPr="00000000">
        <w:rPr>
          <w:rFonts w:ascii="Courier New" w:cs="Courier New" w:eastAsia="Courier New" w:hAnsi="Courier New"/>
          <w:sz w:val="24"/>
          <w:szCs w:val="24"/>
          <w:rtl w:val="0"/>
        </w:rPr>
        <w:t xml:space="preserve">. 8. 9. 10. 11. 12-</w:t>
      </w:r>
    </w:p>
    <w:p w:rsidR="00000000" w:rsidDel="00000000" w:rsidP="00000000" w:rsidRDefault="00000000" w:rsidRPr="00000000" w14:paraId="000004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continues counting]</w:t>
      </w:r>
    </w:p>
    <w:p w:rsidR="00000000" w:rsidDel="00000000" w:rsidP="00000000" w:rsidRDefault="00000000" w:rsidRPr="00000000" w14:paraId="0000040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Wait, do you guys see Starr anywhere?</w:t>
      </w:r>
    </w:p>
    <w:p w:rsidR="00000000" w:rsidDel="00000000" w:rsidP="00000000" w:rsidRDefault="00000000" w:rsidRPr="00000000" w14:paraId="0000041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2">
      <w:pPr>
        <w:spacing w:line="240" w:lineRule="auto"/>
        <w:jc w:val="center"/>
        <w:rPr>
          <w:rFonts w:ascii="Courier New" w:cs="Courier New" w:eastAsia="Courier New" w:hAnsi="Courier New"/>
          <w:sz w:val="24"/>
          <w:szCs w:val="24"/>
        </w:rPr>
      </w:pPr>
      <w:commentRangeStart w:id="93"/>
      <w:commentRangeStart w:id="94"/>
      <w:r w:rsidDel="00000000" w:rsidR="00000000" w:rsidRPr="00000000">
        <w:rPr>
          <w:rFonts w:ascii="Courier New" w:cs="Courier New" w:eastAsia="Courier New" w:hAnsi="Courier New"/>
          <w:sz w:val="24"/>
          <w:szCs w:val="24"/>
          <w:rtl w:val="0"/>
        </w:rPr>
        <w:t xml:space="preserve">TRAVIS</w:t>
        <w:br w:type="textWrapping"/>
        <w:t xml:space="preserve">Starr? Why, I </w:t>
      </w:r>
      <w:r w:rsidDel="00000000" w:rsidR="00000000" w:rsidRPr="00000000">
        <w:rPr>
          <w:rFonts w:ascii="Courier New" w:cs="Courier New" w:eastAsia="Courier New" w:hAnsi="Courier New"/>
          <w:sz w:val="24"/>
          <w:szCs w:val="24"/>
          <w:rtl w:val="0"/>
        </w:rPr>
        <w:t xml:space="preserve">ain’t</w:t>
      </w:r>
      <w:r w:rsidDel="00000000" w:rsidR="00000000" w:rsidRPr="00000000">
        <w:rPr>
          <w:rFonts w:ascii="Courier New" w:cs="Courier New" w:eastAsia="Courier New" w:hAnsi="Courier New"/>
          <w:sz w:val="24"/>
          <w:szCs w:val="24"/>
          <w:rtl w:val="0"/>
        </w:rPr>
        <w:t xml:space="preserve"> seen Starr since the theater.</w:t>
      </w:r>
      <w:commentRangeEnd w:id="93"/>
      <w:r w:rsidDel="00000000" w:rsidR="00000000" w:rsidRPr="00000000">
        <w:commentReference w:id="93"/>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41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Actually, come to think of it, I haven’t either…</w:t>
      </w:r>
    </w:p>
    <w:p w:rsidR="00000000" w:rsidDel="00000000" w:rsidP="00000000" w:rsidRDefault="00000000" w:rsidRPr="00000000" w14:paraId="0000041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Oh my god. Wait, we didn’t-</w:t>
      </w:r>
    </w:p>
    <w:p w:rsidR="00000000" w:rsidDel="00000000" w:rsidP="00000000" w:rsidRDefault="00000000" w:rsidRPr="00000000" w14:paraId="0000041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Looks like we’re missing someone. Has anyone seen the paper kid?</w:t>
        <w:br w:type="textWrapping"/>
      </w:r>
    </w:p>
    <w:p w:rsidR="00000000" w:rsidDel="00000000" w:rsidP="00000000" w:rsidRDefault="00000000" w:rsidRPr="00000000" w14:paraId="000004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SHIIIIIT!!!</w:t>
      </w:r>
    </w:p>
    <w:p w:rsidR="00000000" w:rsidDel="00000000" w:rsidP="00000000" w:rsidRDefault="00000000" w:rsidRPr="00000000" w14:paraId="0000041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 at the theater]</w:t>
      </w:r>
    </w:p>
    <w:p w:rsidR="00000000" w:rsidDel="00000000" w:rsidP="00000000" w:rsidRDefault="00000000" w:rsidRPr="00000000" w14:paraId="000004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Alright guys! I finished packing! …Guys? Hello? …Aw shit, they left me!</w:t>
        <w:br w:type="textWrapping"/>
      </w:r>
    </w:p>
    <w:p w:rsidR="00000000" w:rsidDel="00000000" w:rsidP="00000000" w:rsidRDefault="00000000" w:rsidRPr="00000000" w14:paraId="000004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[van parked outside the theater]</w:t>
      </w:r>
    </w:p>
    <w:p w:rsidR="00000000" w:rsidDel="00000000" w:rsidP="00000000" w:rsidRDefault="00000000" w:rsidRPr="00000000" w14:paraId="0000041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0">
      <w:pPr>
        <w:spacing w:line="240" w:lineRule="auto"/>
        <w:jc w:val="center"/>
        <w:rPr>
          <w:rFonts w:ascii="Courier New" w:cs="Courier New" w:eastAsia="Courier New" w:hAnsi="Courier New"/>
          <w:sz w:val="24"/>
          <w:szCs w:val="24"/>
        </w:rPr>
      </w:pPr>
      <w:commentRangeStart w:id="95"/>
      <w:commentRangeStart w:id="96"/>
      <w:r w:rsidDel="00000000" w:rsidR="00000000" w:rsidRPr="00000000">
        <w:rPr>
          <w:rFonts w:ascii="Courier New" w:cs="Courier New" w:eastAsia="Courier New" w:hAnsi="Courier New"/>
          <w:sz w:val="24"/>
          <w:szCs w:val="24"/>
          <w:rtl w:val="0"/>
        </w:rPr>
        <w:t xml:space="preserve">LORENZO</w:t>
        <w:br w:type="textWrapping"/>
        <w:t xml:space="preserve">Alright, Rocco. Boss sent us on this VERY important mission, and we are NOT to fail. Warren Outt and his annoying theater troupe have gone on a vacation, which means you and I </w:t>
      </w:r>
      <w:r w:rsidDel="00000000" w:rsidR="00000000" w:rsidRPr="00000000">
        <w:rPr>
          <w:rFonts w:ascii="Courier New" w:cs="Courier New" w:eastAsia="Courier New" w:hAnsi="Courier New"/>
          <w:sz w:val="24"/>
          <w:szCs w:val="24"/>
          <w:rtl w:val="0"/>
        </w:rPr>
        <w:t xml:space="preserve">is gonna</w:t>
      </w:r>
      <w:r w:rsidDel="00000000" w:rsidR="00000000" w:rsidRPr="00000000">
        <w:rPr>
          <w:rFonts w:ascii="Courier New" w:cs="Courier New" w:eastAsia="Courier New" w:hAnsi="Courier New"/>
          <w:sz w:val="24"/>
          <w:szCs w:val="24"/>
          <w:rtl w:val="0"/>
        </w:rPr>
        <w:t xml:space="preserve"> go in there, and find any money we can. </w:t>
      </w:r>
      <w:r w:rsidDel="00000000" w:rsidR="00000000" w:rsidRPr="00000000">
        <w:rPr>
          <w:rFonts w:ascii="Courier New" w:cs="Courier New" w:eastAsia="Courier New" w:hAnsi="Courier New"/>
          <w:sz w:val="24"/>
          <w:szCs w:val="24"/>
          <w:rtl w:val="0"/>
        </w:rPr>
        <w:t xml:space="preserve">And boss</w:t>
      </w:r>
      <w:r w:rsidDel="00000000" w:rsidR="00000000" w:rsidRPr="00000000">
        <w:rPr>
          <w:rFonts w:ascii="Courier New" w:cs="Courier New" w:eastAsia="Courier New" w:hAnsi="Courier New"/>
          <w:sz w:val="24"/>
          <w:szCs w:val="24"/>
          <w:rtl w:val="0"/>
        </w:rPr>
        <w:t xml:space="preserve"> says we </w:t>
      </w:r>
      <w:r w:rsidDel="00000000" w:rsidR="00000000" w:rsidRPr="00000000">
        <w:rPr>
          <w:rFonts w:ascii="Courier New" w:cs="Courier New" w:eastAsia="Courier New" w:hAnsi="Courier New"/>
          <w:sz w:val="24"/>
          <w:szCs w:val="24"/>
          <w:rtl w:val="0"/>
        </w:rPr>
        <w:t xml:space="preserve">needs</w:t>
      </w:r>
      <w:r w:rsidDel="00000000" w:rsidR="00000000" w:rsidRPr="00000000">
        <w:rPr>
          <w:rFonts w:ascii="Courier New" w:cs="Courier New" w:eastAsia="Courier New" w:hAnsi="Courier New"/>
          <w:sz w:val="24"/>
          <w:szCs w:val="24"/>
          <w:rtl w:val="0"/>
        </w:rPr>
        <w:t xml:space="preserve"> it since our fundings got cut.</w:t>
      </w:r>
      <w:commentRangeEnd w:id="95"/>
      <w:r w:rsidDel="00000000" w:rsidR="00000000" w:rsidRPr="00000000">
        <w:commentReference w:id="95"/>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42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 grunts]</w:t>
      </w:r>
    </w:p>
    <w:p w:rsidR="00000000" w:rsidDel="00000000" w:rsidP="00000000" w:rsidRDefault="00000000" w:rsidRPr="00000000" w14:paraId="0000042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br w:type="textWrapping"/>
        <w:t xml:space="preserve">Let's go!</w:t>
      </w:r>
    </w:p>
    <w:p w:rsidR="00000000" w:rsidDel="00000000" w:rsidP="00000000" w:rsidRDefault="00000000" w:rsidRPr="00000000" w14:paraId="0000042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Hm. Now I’m home alone… THEATER alone…</w:t>
      </w:r>
    </w:p>
    <w:p w:rsidR="00000000" w:rsidDel="00000000" w:rsidP="00000000" w:rsidRDefault="00000000" w:rsidRPr="00000000" w14:paraId="0000042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[BANG from the distance]</w:t>
      </w:r>
    </w:p>
    <w:p w:rsidR="00000000" w:rsidDel="00000000" w:rsidP="00000000" w:rsidRDefault="00000000" w:rsidRPr="00000000" w14:paraId="0000042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(gasps)</w:t>
      </w:r>
    </w:p>
    <w:p w:rsidR="00000000" w:rsidDel="00000000" w:rsidP="00000000" w:rsidRDefault="00000000" w:rsidRPr="00000000" w14:paraId="000004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INTRUDERS! Shit, what’s the protocol, what’s the protocol?!?!</w:t>
      </w:r>
    </w:p>
    <w:p w:rsidR="00000000" w:rsidDel="00000000" w:rsidP="00000000" w:rsidRDefault="00000000" w:rsidRPr="00000000" w14:paraId="0000042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 walks in, sees STARR, screams as best as he can, and runs to LORENZO. Cut to where they are]</w:t>
      </w:r>
    </w:p>
    <w:p w:rsidR="00000000" w:rsidDel="00000000" w:rsidP="00000000" w:rsidRDefault="00000000" w:rsidRPr="00000000" w14:paraId="0000042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w:t>
        <w:br w:type="textWrapping"/>
        <w:t xml:space="preserve">Hmphh! Mphh! HMPHHH!</w:t>
      </w:r>
    </w:p>
    <w:p w:rsidR="00000000" w:rsidDel="00000000" w:rsidP="00000000" w:rsidRDefault="00000000" w:rsidRPr="00000000" w14:paraId="0000043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br w:type="textWrapping"/>
        <w:t xml:space="preserve">What, Rocco? I can’t understand you! What, follow you? Alright, better be something good.</w:t>
      </w:r>
    </w:p>
    <w:p w:rsidR="00000000" w:rsidDel="00000000" w:rsidP="00000000" w:rsidRDefault="00000000" w:rsidRPr="00000000" w14:paraId="0000043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is gone]</w:t>
      </w:r>
    </w:p>
    <w:p w:rsidR="00000000" w:rsidDel="00000000" w:rsidP="00000000" w:rsidRDefault="00000000" w:rsidRPr="00000000" w14:paraId="0000043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br w:type="textWrapping"/>
        <w:t xml:space="preserve">Rocco, it’ s just an empty room!</w:t>
        <w:br w:type="textWrapping"/>
        <w:br w:type="textWrapping"/>
        <w:t xml:space="preserve">ROCCO</w:t>
        <w:br w:type="textWrapping"/>
        <w:t xml:space="preserve">HMPHHH!!! MPHHHH! MMMMMMMM!!!!</w:t>
      </w:r>
    </w:p>
    <w:p w:rsidR="00000000" w:rsidDel="00000000" w:rsidP="00000000" w:rsidRDefault="00000000" w:rsidRPr="00000000" w14:paraId="000004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br w:type="textWrapping"/>
        <w:t xml:space="preserve">We’re fine. Keep looking for any valuables.</w:t>
      </w:r>
    </w:p>
    <w:p w:rsidR="00000000" w:rsidDel="00000000" w:rsidP="00000000" w:rsidRDefault="00000000" w:rsidRPr="00000000" w14:paraId="0000043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leaves. STARR steps out from a hiding place.]</w:t>
      </w:r>
    </w:p>
    <w:p w:rsidR="00000000" w:rsidDel="00000000" w:rsidP="00000000" w:rsidRDefault="00000000" w:rsidRPr="00000000" w14:paraId="0000043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You picked the wrong theater to rob, bucko..</w:t>
      </w:r>
    </w:p>
    <w:p w:rsidR="00000000" w:rsidDel="00000000" w:rsidP="00000000" w:rsidRDefault="00000000" w:rsidRPr="00000000" w14:paraId="000004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w:t>
        <w:br w:type="textWrapping"/>
        <w:t xml:space="preserve">MPHHHHH!!!</w:t>
      </w:r>
    </w:p>
    <w:p w:rsidR="00000000" w:rsidDel="00000000" w:rsidP="00000000" w:rsidRDefault="00000000" w:rsidRPr="00000000" w14:paraId="0000043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3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thumps ROCCO over the head with a baseball bat. He falls unconscious. LORENZO walks in]</w:t>
      </w:r>
    </w:p>
    <w:p w:rsidR="00000000" w:rsidDel="00000000" w:rsidP="00000000" w:rsidRDefault="00000000" w:rsidRPr="00000000" w14:paraId="0000044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br w:type="textWrapping"/>
        <w:t xml:space="preserve">Rocco, are you alright- AH! The paper kid!</w:t>
      </w:r>
    </w:p>
    <w:p w:rsidR="00000000" w:rsidDel="00000000" w:rsidP="00000000" w:rsidRDefault="00000000" w:rsidRPr="00000000" w14:paraId="000004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Prepare to taste defeat, Mafioso.</w:t>
      </w:r>
    </w:p>
    <w:p w:rsidR="00000000" w:rsidDel="00000000" w:rsidP="00000000" w:rsidRDefault="00000000" w:rsidRPr="00000000" w14:paraId="0000044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br w:type="textWrapping"/>
        <w:t xml:space="preserve">You’ve got it backwards, Thespian.</w:t>
      </w:r>
    </w:p>
    <w:p w:rsidR="00000000" w:rsidDel="00000000" w:rsidP="00000000" w:rsidRDefault="00000000" w:rsidRPr="00000000" w14:paraId="0000044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throws the baseball bat, and it knocks LORENZO out.]</w:t>
      </w:r>
    </w:p>
    <w:p w:rsidR="00000000" w:rsidDel="00000000" w:rsidP="00000000" w:rsidRDefault="00000000" w:rsidRPr="00000000" w14:paraId="0000044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That was easy.</w:t>
      </w:r>
    </w:p>
    <w:p w:rsidR="00000000" w:rsidDel="00000000" w:rsidP="00000000" w:rsidRDefault="00000000" w:rsidRPr="00000000" w14:paraId="0000044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[Times Square]</w:t>
      </w:r>
    </w:p>
    <w:p w:rsidR="00000000" w:rsidDel="00000000" w:rsidP="00000000" w:rsidRDefault="00000000" w:rsidRPr="00000000" w14:paraId="0000044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4D">
      <w:pPr>
        <w:spacing w:line="240" w:lineRule="auto"/>
        <w:jc w:val="center"/>
        <w:rPr>
          <w:rFonts w:ascii="Courier New" w:cs="Courier New" w:eastAsia="Courier New" w:hAnsi="Courier New"/>
          <w:sz w:val="24"/>
          <w:szCs w:val="24"/>
        </w:rPr>
      </w:pPr>
      <w:commentRangeStart w:id="97"/>
      <w:r w:rsidDel="00000000" w:rsidR="00000000" w:rsidRPr="00000000">
        <w:rPr>
          <w:rFonts w:ascii="Courier New" w:cs="Courier New" w:eastAsia="Courier New" w:hAnsi="Courier New"/>
          <w:sz w:val="24"/>
          <w:szCs w:val="24"/>
          <w:rtl w:val="0"/>
        </w:rPr>
        <w:t xml:space="preserve">DEEGS</w:t>
        <w:br w:type="textWrapping"/>
        <w:t xml:space="preserve">Warren, we </w:t>
      </w:r>
      <w:r w:rsidDel="00000000" w:rsidR="00000000" w:rsidRPr="00000000">
        <w:rPr>
          <w:rFonts w:ascii="Courier New" w:cs="Courier New" w:eastAsia="Courier New" w:hAnsi="Courier New"/>
          <w:i w:val="1"/>
          <w:iCs w:val="1"/>
          <w:sz w:val="24"/>
          <w:szCs w:val="24"/>
          <w:rtl w:val="0"/>
        </w:rPr>
        <w:t xml:space="preserve">have</w:t>
      </w:r>
      <w:r w:rsidDel="00000000" w:rsidR="00000000" w:rsidRPr="00000000">
        <w:rPr>
          <w:rFonts w:ascii="Courier New" w:cs="Courier New" w:eastAsia="Courier New" w:hAnsi="Courier New"/>
          <w:sz w:val="24"/>
          <w:szCs w:val="24"/>
          <w:rtl w:val="0"/>
        </w:rPr>
        <w:t xml:space="preserve"> to go back and get him. He’s too stupid to be alone! He’d probably drown in the toilet, or stick his tongue in an outlet, or try to clean his foot in the garbage disposal, his IQ is so low he’s a danger to himself!</w:t>
      </w:r>
    </w:p>
    <w:p w:rsidR="00000000" w:rsidDel="00000000" w:rsidP="00000000" w:rsidRDefault="00000000" w:rsidRPr="00000000" w14:paraId="0000044E">
      <w:pPr>
        <w:spacing w:line="240" w:lineRule="auto"/>
        <w:jc w:val="center"/>
        <w:rPr>
          <w:rFonts w:ascii="Courier New" w:cs="Courier New" w:eastAsia="Courier New" w:hAnsi="Courier New"/>
          <w:sz w:val="24"/>
          <w:szCs w:val="24"/>
        </w:rPr>
      </w:pP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44F">
      <w:pPr>
        <w:spacing w:line="240" w:lineRule="auto"/>
        <w:jc w:val="center"/>
        <w:rPr>
          <w:rFonts w:ascii="Courier New" w:cs="Courier New" w:eastAsia="Courier New" w:hAnsi="Courier New"/>
          <w:sz w:val="24"/>
          <w:szCs w:val="24"/>
        </w:rPr>
      </w:pPr>
      <w:commentRangeStart w:id="98"/>
      <w:r w:rsidDel="00000000" w:rsidR="00000000" w:rsidRPr="00000000">
        <w:rPr>
          <w:rFonts w:ascii="Courier New" w:cs="Courier New" w:eastAsia="Courier New" w:hAnsi="Courier New"/>
          <w:sz w:val="24"/>
          <w:szCs w:val="24"/>
          <w:rtl w:val="0"/>
        </w:rPr>
        <w:t xml:space="preserve">NERD</w:t>
      </w:r>
      <w:commentRangeEnd w:id="98"/>
      <w:r w:rsidDel="00000000" w:rsidR="00000000" w:rsidRPr="00000000">
        <w:commentReference w:id="98"/>
      </w:r>
      <w:r w:rsidDel="00000000" w:rsidR="00000000" w:rsidRPr="00000000">
        <w:rPr>
          <w:rFonts w:ascii="Courier New" w:cs="Courier New" w:eastAsia="Courier New" w:hAnsi="Courier New"/>
          <w:sz w:val="24"/>
          <w:szCs w:val="24"/>
          <w:rtl w:val="0"/>
        </w:rPr>
        <w:br w:type="textWrapping"/>
        <w:t xml:space="preserve">Erm, you know, it was theoretically a sweet thing for you to be anxious about Starr being missing, although the kindness was technically destroyed with the meanly-spirited IQ insult.</w:t>
      </w:r>
    </w:p>
    <w:p w:rsidR="00000000" w:rsidDel="00000000" w:rsidP="00000000" w:rsidRDefault="00000000" w:rsidRPr="00000000" w14:paraId="0000045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Uh, shut up the fuck up, dude? He’s challenged. And we still love ‘em.</w:t>
      </w:r>
    </w:p>
    <w:p w:rsidR="00000000" w:rsidDel="00000000" w:rsidP="00000000" w:rsidRDefault="00000000" w:rsidRPr="00000000" w14:paraId="0000045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What, do we HAVE to go back?</w:t>
      </w:r>
    </w:p>
    <w:p w:rsidR="00000000" w:rsidDel="00000000" w:rsidP="00000000" w:rsidRDefault="00000000" w:rsidRPr="00000000" w14:paraId="0000045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5">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DEEGS</w:t>
        <w:br w:type="textWrapping"/>
      </w:r>
      <w:r w:rsidDel="00000000" w:rsidR="00000000" w:rsidRPr="00000000">
        <w:rPr>
          <w:rFonts w:ascii="Courier New" w:cs="Courier New" w:eastAsia="Courier New" w:hAnsi="Courier New"/>
          <w:i w:val="1"/>
          <w:iCs w:val="1"/>
          <w:sz w:val="24"/>
          <w:szCs w:val="24"/>
          <w:rtl w:val="0"/>
        </w:rPr>
        <w:t xml:space="preserve">YES!!!</w:t>
      </w:r>
    </w:p>
    <w:p w:rsidR="00000000" w:rsidDel="00000000" w:rsidP="00000000" w:rsidRDefault="00000000" w:rsidRPr="00000000" w14:paraId="000004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Wait, but we can’t go back! I’m super sad about my hamster, we gotta stay!</w:t>
        <w:br w:type="textWrapping"/>
        <w:br w:type="textWrapping"/>
        <w:t xml:space="preserve">DEEGS</w:t>
        <w:br w:type="textWrapping"/>
        <w:t xml:space="preserve">Elea, you were just telling me how glad you were that your hamster died so we could come to the city!!</w:t>
      </w:r>
    </w:p>
    <w:p w:rsidR="00000000" w:rsidDel="00000000" w:rsidP="00000000" w:rsidRDefault="00000000" w:rsidRPr="00000000" w14:paraId="0000045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But that was before I knew we were leaving! It was the heat of the moment!</w:t>
        <w:br w:type="textWrapping"/>
        <w:br w:type="textWrapping"/>
        <w:t xml:space="preserve">DEEGS</w:t>
        <w:br w:type="textWrapping"/>
        <w:t xml:space="preserve">The heat of the- The heat of the MOMENT? Elea, I swear to Nenjac, you’re gonna drive me INSANE.</w:t>
      </w:r>
    </w:p>
    <w:p w:rsidR="00000000" w:rsidDel="00000000" w:rsidP="00000000" w:rsidRDefault="00000000" w:rsidRPr="00000000" w14:paraId="0000045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4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 pussies, me, Spencer, and Deegs will take the Nenjac line back to the theater to save Starr. The rest of ya, go to the wax museum or something. They have a surprisingly realistic model of our great president and little to no security.</w:t>
      </w:r>
    </w:p>
    <w:p w:rsidR="00000000" w:rsidDel="00000000" w:rsidP="00000000" w:rsidRDefault="00000000" w:rsidRPr="00000000" w14:paraId="0000045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4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we’re good thanks bro</w:t>
      </w:r>
    </w:p>
    <w:p w:rsidR="00000000" w:rsidDel="00000000" w:rsidP="00000000" w:rsidRDefault="00000000" w:rsidRPr="00000000" w14:paraId="0000046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have fun or whatever.</w:t>
      </w:r>
    </w:p>
    <w:p w:rsidR="00000000" w:rsidDel="00000000" w:rsidP="00000000" w:rsidRDefault="00000000" w:rsidRPr="00000000" w14:paraId="0000046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See ya guys!</w:t>
      </w:r>
    </w:p>
    <w:p w:rsidR="00000000" w:rsidDel="00000000" w:rsidP="00000000" w:rsidRDefault="00000000" w:rsidRPr="00000000" w14:paraId="0000046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 to train]</w:t>
      </w:r>
    </w:p>
    <w:p w:rsidR="00000000" w:rsidDel="00000000" w:rsidP="00000000" w:rsidRDefault="00000000" w:rsidRPr="00000000" w14:paraId="0000046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I just hope Starr is safe.</w:t>
      </w:r>
    </w:p>
    <w:p w:rsidR="00000000" w:rsidDel="00000000" w:rsidP="00000000" w:rsidRDefault="00000000" w:rsidRPr="00000000" w14:paraId="0000046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Yeah, me too.</w:t>
      </w:r>
    </w:p>
    <w:p w:rsidR="00000000" w:rsidDel="00000000" w:rsidP="00000000" w:rsidRDefault="00000000" w:rsidRPr="00000000" w14:paraId="0000046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br w:type="textWrapping"/>
        <w:t xml:space="preserve">Me three, jelly bean.</w:t>
      </w:r>
    </w:p>
    <w:p w:rsidR="00000000" w:rsidDel="00000000" w:rsidP="00000000" w:rsidRDefault="00000000" w:rsidRPr="00000000" w14:paraId="0000046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Never say that again bro.</w:t>
      </w:r>
    </w:p>
    <w:p w:rsidR="00000000" w:rsidDel="00000000" w:rsidP="00000000" w:rsidRDefault="00000000" w:rsidRPr="00000000" w14:paraId="0000046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6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6">
      <w:pPr>
        <w:spacing w:line="240" w:lineRule="auto"/>
        <w:jc w:val="center"/>
        <w:rPr>
          <w:rFonts w:ascii="Courier New" w:cs="Courier New" w:eastAsia="Courier New" w:hAnsi="Courier New"/>
          <w:sz w:val="24"/>
          <w:szCs w:val="24"/>
        </w:rPr>
      </w:pPr>
      <w:commentRangeStart w:id="99"/>
      <w:commentRangeStart w:id="100"/>
      <w:r w:rsidDel="00000000" w:rsidR="00000000" w:rsidRPr="00000000">
        <w:rPr>
          <w:rtl w:val="0"/>
        </w:rPr>
      </w:r>
    </w:p>
    <w:p w:rsidR="00000000" w:rsidDel="00000000" w:rsidP="00000000" w:rsidRDefault="00000000" w:rsidRPr="00000000" w14:paraId="00000477">
      <w:pPr>
        <w:spacing w:line="240" w:lineRule="auto"/>
        <w:jc w:val="center"/>
        <w:rPr>
          <w:rFonts w:ascii="Courier New" w:cs="Courier New" w:eastAsia="Courier New" w:hAnsi="Courier New"/>
          <w:sz w:val="24"/>
          <w:szCs w:val="24"/>
        </w:rPr>
      </w:pPr>
      <w:commentRangeEnd w:id="99"/>
      <w:r w:rsidDel="00000000" w:rsidR="00000000" w:rsidRPr="00000000">
        <w:commentReference w:id="99"/>
      </w:r>
      <w:commentRangeEnd w:id="100"/>
      <w:r w:rsidDel="00000000" w:rsidR="00000000" w:rsidRPr="00000000">
        <w:commentReference w:id="100"/>
      </w:r>
      <w:r w:rsidDel="00000000" w:rsidR="00000000" w:rsidRPr="00000000">
        <w:rPr>
          <w:rtl w:val="0"/>
        </w:rPr>
      </w:r>
    </w:p>
    <w:p w:rsidR="00000000" w:rsidDel="00000000" w:rsidP="00000000" w:rsidRDefault="00000000" w:rsidRPr="00000000" w14:paraId="0000047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7C">
      <w:pPr>
        <w:spacing w:line="240" w:lineRule="auto"/>
        <w:jc w:val="center"/>
        <w:rPr>
          <w:rFonts w:ascii="Courier New" w:cs="Courier New" w:eastAsia="Courier New" w:hAnsi="Courier New"/>
          <w:sz w:val="24"/>
          <w:szCs w:val="24"/>
        </w:rPr>
        <w:sectPr>
          <w:headerReference r:id="rId17" w:type="default"/>
          <w:foot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sectPr>
          <w:headerReference r:id="rId19" w:type="default"/>
          <w:footerReference r:id="rId20" w:type="default"/>
          <w:type w:val="nextPage"/>
          <w:pgSz w:h="15840" w:w="12240" w:orient="portrait"/>
          <w:pgMar w:bottom="1440" w:top="1440" w:left="1440" w:right="1440" w:header="720" w:footer="720"/>
          <w:pgNumType w:start="1"/>
        </w:sectPr>
      </w:pPr>
      <w:bookmarkStart w:colFirst="0" w:colLast="0" w:name="_grvqugw8mc97"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(unfinished) party is a drug deal???</w:t>
      </w:r>
      <w:r w:rsidDel="00000000" w:rsidR="00000000" w:rsidRPr="00000000">
        <w:rPr>
          <w:rtl w:val="0"/>
        </w:rPr>
      </w:r>
    </w:p>
    <w:p w:rsidR="00000000" w:rsidDel="00000000" w:rsidP="00000000" w:rsidRDefault="00000000" w:rsidRPr="00000000" w14:paraId="000004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PARTY IS A DRUG DEAL</w:t>
      </w:r>
    </w:p>
    <w:p w:rsidR="00000000" w:rsidDel="00000000" w:rsidP="00000000" w:rsidRDefault="00000000" w:rsidRPr="00000000" w14:paraId="0000047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Attention kids. A few other musical theaters from around the nation are going to be coming here for an awesome party. Be on your best behaviour?</w:t>
        <w:br w:type="textWrapping"/>
        <w:br w:type="textWrapping"/>
        <w:t xml:space="preserve">STARR</w:t>
        <w:br w:type="textWrapping"/>
        <w:t xml:space="preserve">Warren, what? Best behaviour- are you feeling okay?</w:t>
      </w:r>
    </w:p>
    <w:p w:rsidR="00000000" w:rsidDel="00000000" w:rsidP="00000000" w:rsidRDefault="00000000" w:rsidRPr="00000000" w14:paraId="000004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I’m feeling GREAT, Deegs!</w:t>
      </w:r>
    </w:p>
    <w:p w:rsidR="00000000" w:rsidDel="00000000" w:rsidP="00000000" w:rsidRDefault="00000000" w:rsidRPr="00000000" w14:paraId="0000048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(gasps)</w:t>
      </w:r>
    </w:p>
    <w:p w:rsidR="00000000" w:rsidDel="00000000" w:rsidP="00000000" w:rsidRDefault="00000000" w:rsidRPr="00000000" w14:paraId="000004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remembered my name?</w:t>
      </w:r>
    </w:p>
    <w:p w:rsidR="00000000" w:rsidDel="00000000" w:rsidP="00000000" w:rsidRDefault="00000000" w:rsidRPr="00000000" w14:paraId="0000048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A">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Yep! Now kids, this party is THE most important party you will EVER attend. </w:t>
      </w:r>
      <w:r w:rsidDel="00000000" w:rsidR="00000000" w:rsidRPr="00000000">
        <w:rPr>
          <w:rFonts w:ascii="Courier New" w:cs="Courier New" w:eastAsia="Courier New" w:hAnsi="Courier New"/>
          <w:i w:val="1"/>
          <w:iCs w:val="1"/>
          <w:sz w:val="24"/>
          <w:szCs w:val="24"/>
          <w:rtl w:val="0"/>
        </w:rPr>
        <w:t xml:space="preserve">Be good.</w:t>
      </w:r>
      <w:r w:rsidDel="00000000" w:rsidR="00000000" w:rsidRPr="00000000">
        <w:rPr>
          <w:rFonts w:ascii="Courier New" w:cs="Courier New" w:eastAsia="Courier New" w:hAnsi="Courier New"/>
          <w:sz w:val="24"/>
          <w:szCs w:val="24"/>
          <w:rtl w:val="0"/>
        </w:rPr>
        <w:t xml:space="preserve"> Also, I wanted to warn you kids. The schools we’re going up against are extremely Objectist.</w:t>
        <w:br w:type="textWrapping"/>
        <w:br w:type="textWrapping"/>
        <w:t xml:space="preserve">SPENCER</w:t>
        <w:br w:type="textWrapping"/>
      </w:r>
      <w:r w:rsidDel="00000000" w:rsidR="00000000" w:rsidRPr="00000000">
        <w:rPr>
          <w:rFonts w:ascii="Courier New" w:cs="Courier New" w:eastAsia="Courier New" w:hAnsi="Courier New"/>
          <w:i w:val="1"/>
          <w:iCs w:val="1"/>
          <w:sz w:val="24"/>
          <w:szCs w:val="24"/>
          <w:rtl w:val="0"/>
        </w:rPr>
        <w:t xml:space="preserve">Objectist?</w:t>
      </w:r>
    </w:p>
    <w:p w:rsidR="00000000" w:rsidDel="00000000" w:rsidP="00000000" w:rsidRDefault="00000000" w:rsidRPr="00000000" w14:paraId="0000048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Yeah, segregated as shit too.</w:t>
      </w:r>
    </w:p>
    <w:p w:rsidR="00000000" w:rsidDel="00000000" w:rsidP="00000000" w:rsidRDefault="00000000" w:rsidRPr="00000000" w14:paraId="0000048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Wait, like racism?? Except… for who we are?</w:t>
      </w:r>
    </w:p>
    <w:p w:rsidR="00000000" w:rsidDel="00000000" w:rsidP="00000000" w:rsidRDefault="00000000" w:rsidRPr="00000000" w14:paraId="0000048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For something we can’t even </w:t>
      </w:r>
      <w:r w:rsidDel="00000000" w:rsidR="00000000" w:rsidRPr="00000000">
        <w:rPr>
          <w:rFonts w:ascii="Courier New" w:cs="Courier New" w:eastAsia="Courier New" w:hAnsi="Courier New"/>
          <w:i w:val="1"/>
          <w:iCs w:val="1"/>
          <w:sz w:val="24"/>
          <w:szCs w:val="24"/>
          <w:rtl w:val="0"/>
        </w:rPr>
        <w:t xml:space="preserve">control??? </w:t>
      </w:r>
      <w:r w:rsidDel="00000000" w:rsidR="00000000" w:rsidRPr="00000000">
        <w:rPr>
          <w:rFonts w:ascii="Courier New" w:cs="Courier New" w:eastAsia="Courier New" w:hAnsi="Courier New"/>
          <w:sz w:val="24"/>
          <w:szCs w:val="24"/>
          <w:rtl w:val="0"/>
        </w:rPr>
        <w:t xml:space="preserve">That’s SO fucked up!</w:t>
      </w:r>
    </w:p>
    <w:p w:rsidR="00000000" w:rsidDel="00000000" w:rsidP="00000000" w:rsidRDefault="00000000" w:rsidRPr="00000000" w14:paraId="0000049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GINA</w:t>
        <w:br w:type="textWrapping"/>
        <w:t xml:space="preserve">You can’t control what race you are either, idiots.</w:t>
      </w:r>
    </w:p>
    <w:p w:rsidR="00000000" w:rsidDel="00000000" w:rsidP="00000000" w:rsidRDefault="00000000" w:rsidRPr="00000000" w14:paraId="000004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I’ve heard rumors, though. Tall tales. Legends.</w:t>
      </w:r>
    </w:p>
    <w:p w:rsidR="00000000" w:rsidDel="00000000" w:rsidP="00000000" w:rsidRDefault="00000000" w:rsidRPr="00000000" w14:paraId="0000049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GINA</w:t>
        <w:br w:type="textWrapping"/>
        <w:t xml:space="preserve">Of a way to change your race?</w:t>
      </w:r>
    </w:p>
    <w:p w:rsidR="00000000" w:rsidDel="00000000" w:rsidP="00000000" w:rsidRDefault="00000000" w:rsidRPr="00000000" w14:paraId="0000049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You know who figured it out?? A man named Michael Ja-</w:t>
      </w:r>
    </w:p>
    <w:p w:rsidR="00000000" w:rsidDel="00000000" w:rsidP="00000000" w:rsidRDefault="00000000" w:rsidRPr="00000000" w14:paraId="0000049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4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LOVE Michael Jackson!!</w:t>
      </w:r>
    </w:p>
    <w:p w:rsidR="00000000" w:rsidDel="00000000" w:rsidP="00000000" w:rsidRDefault="00000000" w:rsidRPr="00000000" w14:paraId="0000049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49E">
      <w:pPr>
        <w:spacing w:line="240" w:lineRule="auto"/>
        <w:jc w:val="center"/>
        <w:rPr>
          <w:rFonts w:ascii="Courier New" w:cs="Courier New" w:eastAsia="Courier New" w:hAnsi="Courier New"/>
          <w:sz w:val="24"/>
          <w:szCs w:val="24"/>
        </w:rPr>
        <w:sectPr>
          <w:headerReference r:id="rId21" w:type="default"/>
          <w:footerReference r:id="rId22"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4"/>
          <w:szCs w:val="24"/>
          <w:rtl w:val="0"/>
        </w:rPr>
        <w:t xml:space="preserve">Yeah, he probably LOVES you too, little boy.</w:t>
      </w:r>
    </w:p>
    <w:p w:rsidR="00000000" w:rsidDel="00000000" w:rsidP="00000000" w:rsidRDefault="00000000" w:rsidRPr="00000000" w14:paraId="000004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sectPr>
          <w:headerReference r:id="rId23" w:type="default"/>
          <w:footerReference r:id="rId24" w:type="default"/>
          <w:type w:val="nextPage"/>
          <w:pgSz w:h="15840" w:w="12240" w:orient="portrait"/>
          <w:pgMar w:bottom="1440" w:top="1440" w:left="1440" w:right="1440" w:header="720" w:footer="720"/>
          <w:pgNumType w:start="1"/>
        </w:sectPr>
      </w:pPr>
      <w:bookmarkStart w:colFirst="0" w:colLast="0" w:name="_k0p3wd69bfs4"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(unfinished) breaking badish</w:t>
      </w:r>
      <w:r w:rsidDel="00000000" w:rsidR="00000000" w:rsidRPr="00000000">
        <w:rPr>
          <w:rtl w:val="0"/>
        </w:rPr>
      </w:r>
    </w:p>
    <w:p w:rsidR="00000000" w:rsidDel="00000000" w:rsidP="00000000" w:rsidRDefault="00000000" w:rsidRPr="00000000" w14:paraId="000004A0">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street, Monoleg is getting beat by Chief’s truncheon]</w:t>
      </w:r>
    </w:p>
    <w:p w:rsidR="00000000" w:rsidDel="00000000" w:rsidP="00000000" w:rsidRDefault="00000000" w:rsidRPr="00000000" w14:paraId="000004A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w:t>
      </w:r>
    </w:p>
    <w:p w:rsidR="00000000" w:rsidDel="00000000" w:rsidP="00000000" w:rsidRDefault="00000000" w:rsidRPr="00000000" w14:paraId="000004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Augh! Ow!! Ooh! Augh!!</w:t>
      </w:r>
    </w:p>
    <w:p w:rsidR="00000000" w:rsidDel="00000000" w:rsidP="00000000" w:rsidRDefault="00000000" w:rsidRPr="00000000" w14:paraId="000004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4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Take that, you miserable homeless piece of shit bastard!</w:t>
      </w:r>
    </w:p>
    <w:p w:rsidR="00000000" w:rsidDel="00000000" w:rsidP="00000000" w:rsidRDefault="00000000" w:rsidRPr="00000000" w14:paraId="000004A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(Entering with Starr)</w:t>
      </w:r>
    </w:p>
    <w:p w:rsidR="00000000" w:rsidDel="00000000" w:rsidP="00000000" w:rsidRDefault="00000000" w:rsidRPr="00000000" w14:paraId="000004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Woah woah woah, I love beating homeless veterans as much as the next guy, but what’s the occasion, Chief?</w:t>
      </w:r>
    </w:p>
    <w:p w:rsidR="00000000" w:rsidDel="00000000" w:rsidP="00000000" w:rsidRDefault="00000000" w:rsidRPr="00000000" w14:paraId="000004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4A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thanks for asking. I’m under a lot of stress ‘cuz of all the drug shit. Y’know, the local cartel’s been up to no good. Me and the squad’ve been trying to nail those bastards for months. Beating the shit out of hobos is the only way to get off.</w:t>
      </w:r>
    </w:p>
    <w:p w:rsidR="00000000" w:rsidDel="00000000" w:rsidP="00000000" w:rsidRDefault="00000000" w:rsidRPr="00000000" w14:paraId="000004A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4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Nice.</w:t>
      </w:r>
    </w:p>
    <w:p w:rsidR="00000000" w:rsidDel="00000000" w:rsidP="00000000" w:rsidRDefault="00000000" w:rsidRPr="00000000" w14:paraId="000004B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4B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don’t know, that doesn’t really sound… entirely healthy? I dunno though, I’m not a doctor.</w:t>
      </w:r>
    </w:p>
    <w:p w:rsidR="00000000" w:rsidDel="00000000" w:rsidP="00000000" w:rsidRDefault="00000000" w:rsidRPr="00000000" w14:paraId="000004B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4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shit. Anyway, I’ll let you go, Monoleg. I’ve got a meth deal to try and bust.</w:t>
      </w:r>
    </w:p>
    <w:p w:rsidR="00000000" w:rsidDel="00000000" w:rsidP="00000000" w:rsidRDefault="00000000" w:rsidRPr="00000000" w14:paraId="000004B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 (Leaving)</w:t>
      </w:r>
    </w:p>
    <w:p w:rsidR="00000000" w:rsidDel="00000000" w:rsidP="00000000" w:rsidRDefault="00000000" w:rsidRPr="00000000" w14:paraId="000004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Asshole!</w:t>
      </w:r>
    </w:p>
    <w:p w:rsidR="00000000" w:rsidDel="00000000" w:rsidP="00000000" w:rsidRDefault="00000000" w:rsidRPr="00000000" w14:paraId="000004B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4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you wanna say that again? YOU WANNA SAY THAT AGAIN??</w:t>
      </w:r>
    </w:p>
    <w:p w:rsidR="00000000" w:rsidDel="00000000" w:rsidP="00000000" w:rsidRDefault="00000000" w:rsidRPr="00000000" w14:paraId="000004B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B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4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dude, leave it, you gotta lock in on stopping that meth deal, bucko.</w:t>
      </w:r>
    </w:p>
    <w:p w:rsidR="00000000" w:rsidDel="00000000" w:rsidP="00000000" w:rsidRDefault="00000000" w:rsidRPr="00000000" w14:paraId="000004B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4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Meth, huh… Cheif, how much do those things sell for?</w:t>
      </w:r>
    </w:p>
    <w:p w:rsidR="00000000" w:rsidDel="00000000" w:rsidP="00000000" w:rsidRDefault="00000000" w:rsidRPr="00000000" w14:paraId="000004C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4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Around here? Oh… about two grand a pound.</w:t>
      </w:r>
    </w:p>
    <w:p w:rsidR="00000000" w:rsidDel="00000000" w:rsidP="00000000" w:rsidRDefault="00000000" w:rsidRPr="00000000" w14:paraId="000004C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(TO STARR)</w:t>
      </w:r>
    </w:p>
    <w:p w:rsidR="00000000" w:rsidDel="00000000" w:rsidP="00000000" w:rsidRDefault="00000000" w:rsidRPr="00000000" w14:paraId="000004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Two grand a- Dude, you thinking what I’m thinking?</w:t>
      </w:r>
    </w:p>
    <w:p w:rsidR="00000000" w:rsidDel="00000000" w:rsidP="00000000" w:rsidRDefault="00000000" w:rsidRPr="00000000" w14:paraId="000004C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4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report</w:t>
      </w:r>
      <w:r w:rsidDel="00000000" w:rsidR="00000000" w:rsidRPr="00000000">
        <w:rPr>
          <w:rFonts w:ascii="Courier New" w:cs="Courier New" w:eastAsia="Courier New" w:hAnsi="Courier New"/>
          <w:sz w:val="24"/>
          <w:szCs w:val="24"/>
          <w:rtl w:val="0"/>
        </w:rPr>
        <w:t xml:space="preserve"> any suspicious wrongdoing and help keep the streets clean from illegal narcotics?</w:t>
      </w:r>
    </w:p>
    <w:p w:rsidR="00000000" w:rsidDel="00000000" w:rsidP="00000000" w:rsidRDefault="00000000" w:rsidRPr="00000000" w14:paraId="000004C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4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Bingo! We- Wait, no I was gonna say we should SELL METH.</w:t>
      </w:r>
    </w:p>
    <w:p w:rsidR="00000000" w:rsidDel="00000000" w:rsidP="00000000" w:rsidRDefault="00000000" w:rsidRPr="00000000" w14:paraId="000004C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4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okay. Good backup plan.</w:t>
      </w:r>
    </w:p>
    <w:p w:rsidR="00000000" w:rsidDel="00000000" w:rsidP="00000000" w:rsidRDefault="00000000" w:rsidRPr="00000000" w14:paraId="000004D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4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think of it. We both took Chemistry! How hard could it be?</w:t>
      </w:r>
    </w:p>
    <w:p w:rsidR="00000000" w:rsidDel="00000000" w:rsidP="00000000" w:rsidRDefault="00000000" w:rsidRPr="00000000" w14:paraId="000004D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4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You’re right… Yeah…</w:t>
      </w:r>
    </w:p>
    <w:p w:rsidR="00000000" w:rsidDel="00000000" w:rsidP="00000000" w:rsidRDefault="00000000" w:rsidRPr="00000000" w14:paraId="000004D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4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w:t>
      </w:r>
    </w:p>
    <w:p w:rsidR="00000000" w:rsidDel="00000000" w:rsidP="00000000" w:rsidRDefault="00000000" w:rsidRPr="00000000" w14:paraId="000004D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4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w:t>
      </w:r>
    </w:p>
    <w:p w:rsidR="00000000" w:rsidDel="00000000" w:rsidP="00000000" w:rsidRDefault="00000000" w:rsidRPr="00000000" w14:paraId="000004D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DEEGS/STARR</w:t>
      </w:r>
    </w:p>
    <w:p w:rsidR="00000000" w:rsidDel="00000000" w:rsidP="00000000" w:rsidRDefault="00000000" w:rsidRPr="00000000" w14:paraId="000004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YEAHHHH!!!!!</w:t>
      </w:r>
    </w:p>
    <w:p w:rsidR="00000000" w:rsidDel="00000000" w:rsidP="00000000" w:rsidRDefault="00000000" w:rsidRPr="00000000" w14:paraId="000004E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4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was that?</w:t>
      </w:r>
    </w:p>
    <w:p w:rsidR="00000000" w:rsidDel="00000000" w:rsidP="00000000" w:rsidRDefault="00000000" w:rsidRPr="00000000" w14:paraId="000004E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4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Nothing.</w:t>
      </w:r>
    </w:p>
    <w:p w:rsidR="00000000" w:rsidDel="00000000" w:rsidP="00000000" w:rsidRDefault="00000000" w:rsidRPr="00000000" w14:paraId="000004E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4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okay see you around. Got a couple more skulls to bust…</w:t>
      </w:r>
    </w:p>
    <w:p w:rsidR="00000000" w:rsidDel="00000000" w:rsidP="00000000" w:rsidRDefault="00000000" w:rsidRPr="00000000" w14:paraId="000004E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w:t>
      </w:r>
    </w:p>
    <w:p w:rsidR="00000000" w:rsidDel="00000000" w:rsidP="00000000" w:rsidRDefault="00000000" w:rsidRPr="00000000" w14:paraId="000004E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PRIUS]</w:t>
      </w:r>
    </w:p>
    <w:p w:rsidR="00000000" w:rsidDel="00000000" w:rsidP="00000000" w:rsidRDefault="00000000" w:rsidRPr="00000000" w14:paraId="000004E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4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why are we using your PRIUS as a meth lab?</w:t>
      </w:r>
    </w:p>
    <w:p w:rsidR="00000000" w:rsidDel="00000000" w:rsidP="00000000" w:rsidRDefault="00000000" w:rsidRPr="00000000" w14:paraId="000004F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4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you see Deegs, in the TV show they use an RV, and since you don’t have a car or van, we gotta use my prius.</w:t>
      </w:r>
    </w:p>
    <w:p w:rsidR="00000000" w:rsidDel="00000000" w:rsidP="00000000" w:rsidRDefault="00000000" w:rsidRPr="00000000" w14:paraId="000004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4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they do in the TV </w:t>
      </w:r>
      <w:r w:rsidDel="00000000" w:rsidR="00000000" w:rsidRPr="00000000">
        <w:rPr>
          <w:rFonts w:ascii="Courier New" w:cs="Courier New" w:eastAsia="Courier New" w:hAnsi="Courier New"/>
          <w:sz w:val="24"/>
          <w:szCs w:val="24"/>
          <w:rtl w:val="0"/>
        </w:rPr>
        <w:t xml:space="preserve">sho</w:t>
      </w:r>
      <w:r w:rsidDel="00000000" w:rsidR="00000000" w:rsidRPr="00000000">
        <w:rPr>
          <w:rFonts w:ascii="Courier New" w:cs="Courier New" w:eastAsia="Courier New" w:hAnsi="Courier New"/>
          <w:sz w:val="24"/>
          <w:szCs w:val="24"/>
          <w:rtl w:val="0"/>
        </w:rPr>
        <w:t xml:space="preserve">- what show?</w:t>
      </w:r>
    </w:p>
    <w:p w:rsidR="00000000" w:rsidDel="00000000" w:rsidP="00000000" w:rsidRDefault="00000000" w:rsidRPr="00000000" w14:paraId="000004F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4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Breaking Bad, bucko! It’s hilarious!</w:t>
      </w:r>
    </w:p>
    <w:p w:rsidR="00000000" w:rsidDel="00000000" w:rsidP="00000000" w:rsidRDefault="00000000" w:rsidRPr="00000000" w14:paraId="000004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4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Ohh yeah. Wait, I didn’t know it was a comedy.</w:t>
      </w:r>
    </w:p>
    <w:p w:rsidR="00000000" w:rsidDel="00000000" w:rsidP="00000000" w:rsidRDefault="00000000" w:rsidRPr="00000000" w14:paraId="000004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4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I don’t think it is, it’s just unintentionally funny.</w:t>
      </w:r>
    </w:p>
    <w:p w:rsidR="00000000" w:rsidDel="00000000" w:rsidP="00000000" w:rsidRDefault="00000000" w:rsidRPr="00000000" w14:paraId="000004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well, Walt Whitman, or whatever his name is, we need to cook. I got all the ingredients right here, but unfortunately there’s nowhere to put anything because WE’RE IN A FUCKING PRIUS.</w:t>
      </w:r>
    </w:p>
    <w:p w:rsidR="00000000" w:rsidDel="00000000" w:rsidP="00000000" w:rsidRDefault="00000000" w:rsidRPr="00000000" w14:paraId="000005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 well, put the scary mad scientist vials in the </w:t>
      </w:r>
      <w:r w:rsidDel="00000000" w:rsidR="00000000" w:rsidRPr="00000000">
        <w:rPr>
          <w:rFonts w:ascii="Courier New" w:cs="Courier New" w:eastAsia="Courier New" w:hAnsi="Courier New"/>
          <w:sz w:val="24"/>
          <w:szCs w:val="24"/>
          <w:rtl w:val="0"/>
        </w:rPr>
        <w:t xml:space="preserve">cupholde</w:t>
      </w:r>
      <w:r w:rsidDel="00000000" w:rsidR="00000000" w:rsidRPr="00000000">
        <w:rPr>
          <w:rFonts w:ascii="Courier New" w:cs="Courier New" w:eastAsia="Courier New" w:hAnsi="Courier New"/>
          <w:sz w:val="24"/>
          <w:szCs w:val="24"/>
          <w:rtl w:val="0"/>
        </w:rPr>
        <w:t xml:space="preserve">-just move the juice box, that’s fine. And now, we cook.</w:t>
      </w:r>
    </w:p>
    <w:p w:rsidR="00000000" w:rsidDel="00000000" w:rsidP="00000000" w:rsidRDefault="00000000" w:rsidRPr="00000000" w14:paraId="000005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[THREE HOURS LATER TITLE CARD]</w:t>
      </w:r>
    </w:p>
    <w:p w:rsidR="00000000" w:rsidDel="00000000" w:rsidP="00000000" w:rsidRDefault="00000000" w:rsidRPr="00000000" w14:paraId="0000050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Jesus Christ, that was fucking exhausting.</w:t>
      </w:r>
    </w:p>
    <w:p w:rsidR="00000000" w:rsidDel="00000000" w:rsidP="00000000" w:rsidRDefault="00000000" w:rsidRPr="00000000" w14:paraId="0000050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I’m absolutely pooped. You wanna go get nachos and get to bed early?</w:t>
      </w:r>
    </w:p>
    <w:p w:rsidR="00000000" w:rsidDel="00000000" w:rsidP="00000000" w:rsidRDefault="00000000" w:rsidRPr="00000000" w14:paraId="000005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how are YOU tired, you played with your rubick’s cube the whole time while </w:t>
      </w:r>
      <w:r w:rsidDel="00000000" w:rsidR="00000000" w:rsidRPr="00000000">
        <w:rPr>
          <w:rFonts w:ascii="Courier New" w:cs="Courier New" w:eastAsia="Courier New" w:hAnsi="Courier New"/>
          <w:i w:val="1"/>
          <w:iCs w:val="1"/>
          <w:sz w:val="24"/>
          <w:szCs w:val="24"/>
          <w:u w:val="single"/>
          <w:rtl w:val="0"/>
        </w:rPr>
        <w:t xml:space="preserve">I</w:t>
      </w:r>
      <w:r w:rsidDel="00000000" w:rsidR="00000000" w:rsidRPr="00000000">
        <w:rPr>
          <w:rFonts w:ascii="Courier New" w:cs="Courier New" w:eastAsia="Courier New" w:hAnsi="Courier New"/>
          <w:sz w:val="24"/>
          <w:szCs w:val="24"/>
          <w:rtl w:val="0"/>
        </w:rPr>
        <w:t xml:space="preserve"> actually locked in.</w:t>
      </w:r>
    </w:p>
    <w:p w:rsidR="00000000" w:rsidDel="00000000" w:rsidP="00000000" w:rsidRDefault="00000000" w:rsidRPr="00000000" w14:paraId="000005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(Holding up a cube with like four stickers)</w:t>
      </w:r>
    </w:p>
    <w:p w:rsidR="00000000" w:rsidDel="00000000" w:rsidP="00000000" w:rsidRDefault="00000000" w:rsidRPr="00000000" w14:paraId="000005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Yeahhh, I’m beginning to think this thing’s missing a sticker or two.</w:t>
      </w:r>
    </w:p>
    <w:p w:rsidR="00000000" w:rsidDel="00000000" w:rsidP="00000000" w:rsidRDefault="00000000" w:rsidRPr="00000000" w14:paraId="0000051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dude. Fuck you. Thanks for the car-lab, at least. But what now?</w:t>
      </w:r>
    </w:p>
    <w:p w:rsidR="00000000" w:rsidDel="00000000" w:rsidP="00000000" w:rsidRDefault="00000000" w:rsidRPr="00000000" w14:paraId="000005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(Putting a squid and a crab in the meth)</w:t>
      </w:r>
    </w:p>
    <w:p w:rsidR="00000000" w:rsidDel="00000000" w:rsidP="00000000" w:rsidRDefault="00000000" w:rsidRPr="00000000" w14:paraId="000005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now we add the secret ingredient… crabs! And squid too.</w:t>
      </w:r>
    </w:p>
    <w:p w:rsidR="00000000" w:rsidDel="00000000" w:rsidP="00000000" w:rsidRDefault="00000000" w:rsidRPr="00000000" w14:paraId="0000051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what. the. FUCK are you talking about. You can’t put SEAFOOD in meth, dumbass. ESPECIALLY not RAW seafood-</w:t>
      </w:r>
    </w:p>
    <w:p w:rsidR="00000000" w:rsidDel="00000000" w:rsidP="00000000" w:rsidRDefault="00000000" w:rsidRPr="00000000" w14:paraId="000005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Nono dude, you don’t understand, see, the crabs give it a nice crunch, and the squid evens it out with the chewiness. It’s not rocket science.</w:t>
      </w:r>
    </w:p>
    <w:p w:rsidR="00000000" w:rsidDel="00000000" w:rsidP="00000000" w:rsidRDefault="00000000" w:rsidRPr="00000000" w14:paraId="0000051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have no words for you. What… What even, bro. Wait, do you think people EAT meth??</w:t>
      </w:r>
    </w:p>
    <w:p w:rsidR="00000000" w:rsidDel="00000000" w:rsidP="00000000" w:rsidRDefault="00000000" w:rsidRPr="00000000" w14:paraId="0000052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yeah it’s like a… snack. What else are you supposed to do? </w:t>
      </w:r>
    </w:p>
    <w:p w:rsidR="00000000" w:rsidDel="00000000" w:rsidP="00000000" w:rsidRDefault="00000000" w:rsidRPr="00000000" w14:paraId="0000052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you like… uh… I don’t really know but I DON’T think you eat it!</w:t>
      </w:r>
    </w:p>
    <w:p w:rsidR="00000000" w:rsidDel="00000000" w:rsidP="00000000" w:rsidRDefault="00000000" w:rsidRPr="00000000" w14:paraId="0000052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(CHEWING)</w:t>
      </w:r>
    </w:p>
    <w:p w:rsidR="00000000" w:rsidDel="00000000" w:rsidP="00000000" w:rsidRDefault="00000000" w:rsidRPr="00000000" w14:paraId="000005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Ugh… yeah, you’re right. Too much squid, I think…</w:t>
      </w:r>
    </w:p>
    <w:p w:rsidR="00000000" w:rsidDel="00000000" w:rsidP="00000000" w:rsidRDefault="00000000" w:rsidRPr="00000000" w14:paraId="0000052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Gimme that back! We’re selling it now. I’LL do the talking. [To himself] EATING seafood laced meth, what even is this kid about, bro…</w:t>
      </w:r>
    </w:p>
    <w:p w:rsidR="00000000" w:rsidDel="00000000" w:rsidP="00000000" w:rsidRDefault="00000000" w:rsidRPr="00000000" w14:paraId="0000052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[DARK NIGHT. STREETS.]</w:t>
      </w:r>
    </w:p>
    <w:p w:rsidR="00000000" w:rsidDel="00000000" w:rsidP="00000000" w:rsidRDefault="00000000" w:rsidRPr="00000000" w14:paraId="0000053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Psst. Hey, buddy. You wanna buy something?</w:t>
      </w:r>
    </w:p>
    <w:p w:rsidR="00000000" w:rsidDel="00000000" w:rsidP="00000000" w:rsidRDefault="00000000" w:rsidRPr="00000000" w14:paraId="000005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FINANCIER</w:t>
      </w:r>
    </w:p>
    <w:p w:rsidR="00000000" w:rsidDel="00000000" w:rsidP="00000000" w:rsidRDefault="00000000" w:rsidRPr="00000000" w14:paraId="000005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 a matter of fact, I am. Allow me to introduce myself. I am a </w:t>
      </w:r>
      <w:r w:rsidDel="00000000" w:rsidR="00000000" w:rsidRPr="00000000">
        <w:rPr>
          <w:rFonts w:ascii="Courier New" w:cs="Courier New" w:eastAsia="Courier New" w:hAnsi="Courier New"/>
          <w:sz w:val="24"/>
          <w:szCs w:val="24"/>
          <w:rtl w:val="0"/>
        </w:rPr>
        <w:t xml:space="preserve">financier, of</w:t>
      </w:r>
      <w:r w:rsidDel="00000000" w:rsidR="00000000" w:rsidRPr="00000000">
        <w:rPr>
          <w:rFonts w:ascii="Courier New" w:cs="Courier New" w:eastAsia="Courier New" w:hAnsi="Courier New"/>
          <w:sz w:val="24"/>
          <w:szCs w:val="24"/>
          <w:rtl w:val="0"/>
        </w:rPr>
        <w:t xml:space="preserve"> islands, </w:t>
      </w:r>
      <w:r w:rsidDel="00000000" w:rsidR="00000000" w:rsidRPr="00000000">
        <w:rPr>
          <w:rFonts w:ascii="Courier New" w:cs="Courier New" w:eastAsia="Courier New" w:hAnsi="Courier New"/>
          <w:sz w:val="24"/>
          <w:szCs w:val="24"/>
          <w:rtl w:val="0"/>
        </w:rPr>
        <w:t xml:space="preserve">and trafficking</w:t>
      </w:r>
      <w:r w:rsidDel="00000000" w:rsidR="00000000" w:rsidRPr="00000000">
        <w:rPr>
          <w:rFonts w:ascii="Courier New" w:cs="Courier New" w:eastAsia="Courier New" w:hAnsi="Courier New"/>
          <w:sz w:val="24"/>
          <w:szCs w:val="24"/>
          <w:rtl w:val="0"/>
        </w:rPr>
        <w:t xml:space="preserve"> and such. I’d like to buy some crystal for my newest extravagant party. I-</w:t>
      </w:r>
    </w:p>
    <w:p w:rsidR="00000000" w:rsidDel="00000000" w:rsidP="00000000" w:rsidRDefault="00000000" w:rsidRPr="00000000" w14:paraId="000005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wait… what the FUCK?? You’re a FINANCIER who lives on an island, throwing parties and dabbles in TRAFFICKING??</w:t>
      </w:r>
    </w:p>
    <w:p w:rsidR="00000000" w:rsidDel="00000000" w:rsidP="00000000" w:rsidRDefault="00000000" w:rsidRPr="00000000" w14:paraId="000005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I think this bucko is Jeffstein!</w:t>
      </w:r>
    </w:p>
    <w:p w:rsidR="00000000" w:rsidDel="00000000" w:rsidP="00000000" w:rsidRDefault="00000000" w:rsidRPr="00000000" w14:paraId="000005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FINANCIER</w:t>
      </w:r>
    </w:p>
    <w:p w:rsidR="00000000" w:rsidDel="00000000" w:rsidP="00000000" w:rsidRDefault="00000000" w:rsidRPr="00000000" w14:paraId="000005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no, no. I’m simply a competitor. Anyway, I’d like to buy </w:t>
      </w:r>
      <w:r w:rsidDel="00000000" w:rsidR="00000000" w:rsidRPr="00000000">
        <w:rPr>
          <w:rFonts w:ascii="Courier New" w:cs="Courier New" w:eastAsia="Courier New" w:hAnsi="Courier New"/>
          <w:sz w:val="24"/>
          <w:szCs w:val="24"/>
          <w:rtl w:val="0"/>
        </w:rPr>
        <w:t xml:space="preserve">one</w:t>
      </w:r>
      <w:r w:rsidDel="00000000" w:rsidR="00000000" w:rsidRPr="00000000">
        <w:rPr>
          <w:rFonts w:ascii="Courier New" w:cs="Courier New" w:eastAsia="Courier New" w:hAnsi="Courier New"/>
          <w:sz w:val="24"/>
          <w:szCs w:val="24"/>
          <w:rtl w:val="0"/>
        </w:rPr>
        <w:t xml:space="preserve"> meth, please.</w:t>
      </w:r>
    </w:p>
    <w:p w:rsidR="00000000" w:rsidDel="00000000" w:rsidP="00000000" w:rsidRDefault="00000000" w:rsidRPr="00000000" w14:paraId="000005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 no, get out here, man! You’re a human trafficker!</w:t>
      </w:r>
    </w:p>
    <w:p w:rsidR="00000000" w:rsidDel="00000000" w:rsidP="00000000" w:rsidRDefault="00000000" w:rsidRPr="00000000" w14:paraId="000005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FINANCIER (Leaving)</w:t>
      </w:r>
    </w:p>
    <w:p w:rsidR="00000000" w:rsidDel="00000000" w:rsidP="00000000" w:rsidRDefault="00000000" w:rsidRPr="00000000" w14:paraId="000005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Aww, man. I really wanted to try a bite of that deliciousness, especially with all that crab and squid in it. Financier OUT.</w:t>
      </w:r>
    </w:p>
    <w:p w:rsidR="00000000" w:rsidDel="00000000" w:rsidP="00000000" w:rsidRDefault="00000000" w:rsidRPr="00000000" w14:paraId="0000054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Aha, see I TOLD you it tasted better with seafood! I told you!</w:t>
      </w:r>
    </w:p>
    <w:p w:rsidR="00000000" w:rsidDel="00000000" w:rsidP="00000000" w:rsidRDefault="00000000" w:rsidRPr="00000000" w14:paraId="0000054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okay, whatever, you- Shh! Another customer. You wanna buy?</w:t>
      </w:r>
    </w:p>
    <w:p w:rsidR="00000000" w:rsidDel="00000000" w:rsidP="00000000" w:rsidRDefault="00000000" w:rsidRPr="00000000" w14:paraId="0000054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TORMAN</w:t>
      </w:r>
    </w:p>
    <w:p w:rsidR="00000000" w:rsidDel="00000000" w:rsidP="00000000" w:rsidRDefault="00000000" w:rsidRPr="00000000" w14:paraId="000005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you a cop?</w:t>
      </w:r>
    </w:p>
    <w:p w:rsidR="00000000" w:rsidDel="00000000" w:rsidP="00000000" w:rsidRDefault="00000000" w:rsidRPr="00000000" w14:paraId="0000054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don’t think we’d make it past basic training.</w:t>
      </w:r>
    </w:p>
    <w:p w:rsidR="00000000" w:rsidDel="00000000" w:rsidP="00000000" w:rsidRDefault="00000000" w:rsidRPr="00000000" w14:paraId="0000055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TORMAN</w:t>
      </w:r>
    </w:p>
    <w:p w:rsidR="00000000" w:rsidDel="00000000" w:rsidP="00000000" w:rsidRDefault="00000000" w:rsidRPr="00000000" w14:paraId="000005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Perfect… I can smell it already… how the- how the FUCK did you manage such a good batch, I can barely even- hey, how about instead of buying the meth, I buy YOU?</w:t>
      </w:r>
    </w:p>
    <w:p w:rsidR="00000000" w:rsidDel="00000000" w:rsidP="00000000" w:rsidRDefault="00000000" w:rsidRPr="00000000" w14:paraId="0000055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5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God, it’s another trafficker-</w:t>
      </w:r>
    </w:p>
    <w:p w:rsidR="00000000" w:rsidDel="00000000" w:rsidP="00000000" w:rsidRDefault="00000000" w:rsidRPr="00000000" w14:paraId="0000055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TORMAN</w:t>
      </w:r>
    </w:p>
    <w:p w:rsidR="00000000" w:rsidDel="00000000" w:rsidP="00000000" w:rsidRDefault="00000000" w:rsidRPr="00000000" w14:paraId="000005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Nono I mean HIRE you. Poor choice of words, I know. But the name’s Torman, boss of the Nenjac City Drug Cartel. So… Do we have a deal? The alternative is skinning you alive, by the way, and I’ll give you three in a half seconds to decide if you wanna be my cooks.</w:t>
      </w:r>
    </w:p>
    <w:p w:rsidR="00000000" w:rsidDel="00000000" w:rsidP="00000000" w:rsidRDefault="00000000" w:rsidRPr="00000000" w14:paraId="0000055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uh, uh-</w:t>
      </w:r>
    </w:p>
    <w:p w:rsidR="00000000" w:rsidDel="00000000" w:rsidP="00000000" w:rsidRDefault="00000000" w:rsidRPr="00000000" w14:paraId="0000055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Sure, man. Sure, yeah.</w:t>
      </w:r>
    </w:p>
    <w:p w:rsidR="00000000" w:rsidDel="00000000" w:rsidP="00000000" w:rsidRDefault="00000000" w:rsidRPr="00000000" w14:paraId="0000056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[Montage of Deegs and Starr being good at making and selling]</w:t>
      </w:r>
    </w:p>
    <w:p w:rsidR="00000000" w:rsidDel="00000000" w:rsidP="00000000" w:rsidRDefault="00000000" w:rsidRPr="00000000" w14:paraId="0000056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[Cartel Meth Lab. Starr enters]</w:t>
      </w:r>
    </w:p>
    <w:p w:rsidR="00000000" w:rsidDel="00000000" w:rsidP="00000000" w:rsidRDefault="00000000" w:rsidRPr="00000000" w14:paraId="0000056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Deegs, sorry I’m late, I was at rehers-AGHHH WHAT THE FUCK IS WRONG WITH YOU!!</w:t>
      </w:r>
    </w:p>
    <w:p w:rsidR="00000000" w:rsidDel="00000000" w:rsidP="00000000" w:rsidRDefault="00000000" w:rsidRPr="00000000" w14:paraId="0000056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has a box cutter next to Torman, who’s face is almost off]</w:t>
      </w:r>
    </w:p>
    <w:p w:rsidR="00000000" w:rsidDel="00000000" w:rsidP="00000000" w:rsidRDefault="00000000" w:rsidRPr="00000000" w14:paraId="0000056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my bad, dude. Just carving our boss’s face off.</w:t>
      </w:r>
    </w:p>
    <w:p w:rsidR="00000000" w:rsidDel="00000000" w:rsidP="00000000" w:rsidRDefault="00000000" w:rsidRPr="00000000" w14:paraId="0000056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 wha-Why?? I didn’t agree to this!!</w:t>
      </w:r>
    </w:p>
    <w:p w:rsidR="00000000" w:rsidDel="00000000" w:rsidP="00000000" w:rsidRDefault="00000000" w:rsidRPr="00000000" w14:paraId="0000056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don’t have to agree to anything. Nothing you do matters, it’s due time you realized that. Now, I’m taking the top seat of this cartel. You can either join me… or be a rat.</w:t>
      </w:r>
    </w:p>
    <w:p w:rsidR="00000000" w:rsidDel="00000000" w:rsidP="00000000" w:rsidRDefault="00000000" w:rsidRPr="00000000" w14:paraId="0000057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this… This isn’t you! It- Well, it actually IS completely normal for you to do shit like this but I’m out! I’m going to go eat some </w:t>
      </w:r>
      <w:r w:rsidDel="00000000" w:rsidR="00000000" w:rsidRPr="00000000">
        <w:rPr>
          <w:rFonts w:ascii="Courier New" w:cs="Courier New" w:eastAsia="Courier New" w:hAnsi="Courier New"/>
          <w:sz w:val="24"/>
          <w:szCs w:val="24"/>
          <w:rtl w:val="0"/>
        </w:rPr>
        <w:t xml:space="preserve">calamethamari</w:t>
      </w:r>
      <w:r w:rsidDel="00000000" w:rsidR="00000000" w:rsidRPr="00000000">
        <w:rPr>
          <w:rFonts w:ascii="Courier New" w:cs="Courier New" w:eastAsia="Courier New" w:hAnsi="Courier New"/>
          <w:sz w:val="24"/>
          <w:szCs w:val="24"/>
          <w:rtl w:val="0"/>
        </w:rPr>
        <w:t xml:space="preserve">! You do whatever!</w:t>
      </w:r>
    </w:p>
    <w:p w:rsidR="00000000" w:rsidDel="00000000" w:rsidP="00000000" w:rsidRDefault="00000000" w:rsidRPr="00000000" w14:paraId="0000057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Fine! I will!</w:t>
      </w:r>
    </w:p>
    <w:p w:rsidR="00000000" w:rsidDel="00000000" w:rsidP="00000000" w:rsidRDefault="00000000" w:rsidRPr="00000000" w14:paraId="0000057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(Leaving)</w:t>
      </w:r>
    </w:p>
    <w:p w:rsidR="00000000" w:rsidDel="00000000" w:rsidP="00000000" w:rsidRDefault="00000000" w:rsidRPr="00000000" w14:paraId="000005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Fine! Whatever, yo! Bitch!</w:t>
      </w:r>
    </w:p>
    <w:p w:rsidR="00000000" w:rsidDel="00000000" w:rsidP="00000000" w:rsidRDefault="00000000" w:rsidRPr="00000000" w14:paraId="0000057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7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HOLLAND (A crony, entering)</w:t>
      </w:r>
    </w:p>
    <w:p w:rsidR="00000000" w:rsidDel="00000000" w:rsidP="00000000" w:rsidRDefault="00000000" w:rsidRPr="00000000" w14:paraId="000005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cook, Torman is waiting on his- SHIT!</w:t>
      </w:r>
    </w:p>
    <w:p w:rsidR="00000000" w:rsidDel="00000000" w:rsidP="00000000" w:rsidRDefault="00000000" w:rsidRPr="00000000" w14:paraId="0000057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Torman isn’t waiting for ANYTHING, Holland. Besides the sweet release of death. I’m taking over.</w:t>
      </w:r>
    </w:p>
    <w:p w:rsidR="00000000" w:rsidDel="00000000" w:rsidP="00000000" w:rsidRDefault="00000000" w:rsidRPr="00000000" w14:paraId="0000058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TORMAN</w:t>
      </w:r>
    </w:p>
    <w:p w:rsidR="00000000" w:rsidDel="00000000" w:rsidP="00000000" w:rsidRDefault="00000000" w:rsidRPr="00000000" w14:paraId="00000583">
      <w:pPr>
        <w:spacing w:line="240" w:lineRule="auto"/>
        <w:jc w:val="cente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Help… me…</w:t>
      </w:r>
    </w:p>
    <w:p w:rsidR="00000000" w:rsidDel="00000000" w:rsidP="00000000" w:rsidRDefault="00000000" w:rsidRPr="00000000" w14:paraId="000005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HOLLAND</w:t>
      </w:r>
    </w:p>
    <w:p w:rsidR="00000000" w:rsidDel="00000000" w:rsidP="00000000" w:rsidRDefault="00000000" w:rsidRPr="00000000" w14:paraId="000005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 yes, Deegs.</w:t>
      </w:r>
    </w:p>
    <w:p w:rsidR="00000000" w:rsidDel="00000000" w:rsidP="00000000" w:rsidRDefault="00000000" w:rsidRPr="00000000" w14:paraId="0000058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No, it’s not Deegs anymore. Deegs is dead.</w:t>
      </w:r>
    </w:p>
    <w:p w:rsidR="00000000" w:rsidDel="00000000" w:rsidP="00000000" w:rsidRDefault="00000000" w:rsidRPr="00000000" w14:paraId="000005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puts on a hat and glasses]</w:t>
      </w:r>
    </w:p>
    <w:p w:rsidR="00000000" w:rsidDel="00000000" w:rsidP="00000000" w:rsidRDefault="00000000" w:rsidRPr="00000000" w14:paraId="0000058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Heisenburger now. Now let’s sell some fucking meth.</w:t>
      </w:r>
    </w:p>
    <w:p w:rsidR="00000000" w:rsidDel="00000000" w:rsidP="00000000" w:rsidRDefault="00000000" w:rsidRPr="00000000" w14:paraId="0000058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THEATER]</w:t>
      </w:r>
    </w:p>
    <w:p w:rsidR="00000000" w:rsidDel="00000000" w:rsidP="00000000" w:rsidRDefault="00000000" w:rsidRPr="00000000" w14:paraId="0000059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59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plague on both your houses.</w:t>
      </w:r>
    </w:p>
    <w:p w:rsidR="00000000" w:rsidDel="00000000" w:rsidP="00000000" w:rsidRDefault="00000000" w:rsidRPr="00000000" w14:paraId="0000059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05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Please don’t curse Dean!!!</w:t>
      </w:r>
    </w:p>
    <w:p w:rsidR="00000000" w:rsidDel="00000000" w:rsidP="00000000" w:rsidRDefault="00000000" w:rsidRPr="00000000" w14:paraId="0000059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5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it’s alright. It’s a character. In a play.</w:t>
      </w:r>
    </w:p>
    <w:p w:rsidR="00000000" w:rsidDel="00000000" w:rsidP="00000000" w:rsidRDefault="00000000" w:rsidRPr="00000000" w14:paraId="0000059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(As Starr enters)</w:t>
      </w:r>
    </w:p>
    <w:p w:rsidR="00000000" w:rsidDel="00000000" w:rsidP="00000000" w:rsidRDefault="00000000" w:rsidRPr="00000000" w14:paraId="000005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Starr, what’s got you so down? Is doordashing really taking that much of a toll on you?</w:t>
      </w:r>
    </w:p>
    <w:p w:rsidR="00000000" w:rsidDel="00000000" w:rsidP="00000000" w:rsidRDefault="00000000" w:rsidRPr="00000000" w14:paraId="0000059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I quit doordashing… I </w:t>
      </w:r>
      <w:r w:rsidDel="00000000" w:rsidR="00000000" w:rsidRPr="00000000">
        <w:rPr>
          <w:rFonts w:ascii="Courier New" w:cs="Courier New" w:eastAsia="Courier New" w:hAnsi="Courier New"/>
          <w:sz w:val="24"/>
          <w:szCs w:val="24"/>
          <w:rtl w:val="0"/>
        </w:rPr>
        <w:t xml:space="preserve">got</w:t>
      </w:r>
      <w:r w:rsidDel="00000000" w:rsidR="00000000" w:rsidRPr="00000000">
        <w:rPr>
          <w:rFonts w:ascii="Courier New" w:cs="Courier New" w:eastAsia="Courier New" w:hAnsi="Courier New"/>
          <w:sz w:val="24"/>
          <w:szCs w:val="24"/>
          <w:rtl w:val="0"/>
        </w:rPr>
        <w:t xml:space="preserve"> something to tell you guys. For the last couple days, me and Deegs’ve been cooking for the local cartel, but… we had a falling out. He’s cooking alone now.</w:t>
      </w:r>
    </w:p>
    <w:p w:rsidR="00000000" w:rsidDel="00000000" w:rsidP="00000000" w:rsidRDefault="00000000" w:rsidRPr="00000000" w14:paraId="000005A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5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WHAT-</w:t>
      </w:r>
    </w:p>
    <w:p w:rsidR="00000000" w:rsidDel="00000000" w:rsidP="00000000" w:rsidRDefault="00000000" w:rsidRPr="00000000" w14:paraId="000005A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5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Sounds fun, kid.</w:t>
      </w:r>
    </w:p>
    <w:p w:rsidR="00000000" w:rsidDel="00000000" w:rsidP="00000000" w:rsidRDefault="00000000" w:rsidRPr="00000000" w14:paraId="000005A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Wait a second. </w:t>
      </w:r>
      <w:r w:rsidDel="00000000" w:rsidR="00000000" w:rsidRPr="00000000">
        <w:rPr>
          <w:rFonts w:ascii="Courier New" w:cs="Courier New" w:eastAsia="Courier New" w:hAnsi="Courier New"/>
          <w:sz w:val="24"/>
          <w:szCs w:val="24"/>
          <w:rtl w:val="0"/>
        </w:rPr>
        <w:t xml:space="preserve">Waaaaaait</w:t>
      </w:r>
      <w:r w:rsidDel="00000000" w:rsidR="00000000" w:rsidRPr="00000000">
        <w:rPr>
          <w:rFonts w:ascii="Courier New" w:cs="Courier New" w:eastAsia="Courier New" w:hAnsi="Courier New"/>
          <w:sz w:val="24"/>
          <w:szCs w:val="24"/>
          <w:rtl w:val="0"/>
        </w:rPr>
        <w:t xml:space="preserve"> a second. Warren… Can you cook meth?</w:t>
      </w:r>
    </w:p>
    <w:p w:rsidR="00000000" w:rsidDel="00000000" w:rsidP="00000000" w:rsidRDefault="00000000" w:rsidRPr="00000000" w14:paraId="000005A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5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yeah. I probably took that class in college. Why?</w:t>
      </w:r>
    </w:p>
    <w:p w:rsidR="00000000" w:rsidDel="00000000" w:rsidP="00000000" w:rsidRDefault="00000000" w:rsidRPr="00000000" w14:paraId="000005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Because… with all of us together, we could… we could cook! We could sell! We could surpass even the MEXICAN CARTEL!</w:t>
      </w:r>
    </w:p>
    <w:p w:rsidR="00000000" w:rsidDel="00000000" w:rsidP="00000000" w:rsidRDefault="00000000" w:rsidRPr="00000000" w14:paraId="000005A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5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i mean im a little confused, like what </w:t>
      </w:r>
      <w:r w:rsidDel="00000000" w:rsidR="00000000" w:rsidRPr="00000000">
        <w:rPr>
          <w:rFonts w:ascii="Courier New" w:cs="Courier New" w:eastAsia="Courier New" w:hAnsi="Courier New"/>
          <w:sz w:val="24"/>
          <w:szCs w:val="24"/>
          <w:rtl w:val="0"/>
        </w:rPr>
        <w:t xml:space="preserve">do’yu</w:t>
      </w:r>
      <w:r w:rsidDel="00000000" w:rsidR="00000000" w:rsidRPr="00000000">
        <w:rPr>
          <w:rFonts w:ascii="Courier New" w:cs="Courier New" w:eastAsia="Courier New" w:hAnsi="Courier New"/>
          <w:sz w:val="24"/>
          <w:szCs w:val="24"/>
          <w:rtl w:val="0"/>
        </w:rPr>
        <w:t xml:space="preserve"> want us to do-</w:t>
      </w:r>
    </w:p>
    <w:p w:rsidR="00000000" w:rsidDel="00000000" w:rsidP="00000000" w:rsidRDefault="00000000" w:rsidRPr="00000000" w14:paraId="000005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saying… Cas… We need to cook.</w:t>
      </w:r>
    </w:p>
    <w:p w:rsidR="00000000" w:rsidDel="00000000" w:rsidP="00000000" w:rsidRDefault="00000000" w:rsidRPr="00000000" w14:paraId="000005B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[Montage of theater cooking meth and selling it]</w:t>
      </w:r>
    </w:p>
    <w:p w:rsidR="00000000" w:rsidDel="00000000" w:rsidP="00000000" w:rsidRDefault="00000000" w:rsidRPr="00000000" w14:paraId="000005B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CITY CARTEL BASE]</w:t>
      </w:r>
    </w:p>
    <w:p w:rsidR="00000000" w:rsidDel="00000000" w:rsidP="00000000" w:rsidRDefault="00000000" w:rsidRPr="00000000" w14:paraId="000005B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HOLLAND</w:t>
      </w:r>
    </w:p>
    <w:p w:rsidR="00000000" w:rsidDel="00000000" w:rsidP="00000000" w:rsidRDefault="00000000" w:rsidRPr="00000000" w14:paraId="000005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Heisenburger, sir, the Mexican Cartel picked off another twenty of our members. We’ve only got ten men left!</w:t>
      </w:r>
    </w:p>
    <w:p w:rsidR="00000000" w:rsidDel="00000000" w:rsidP="00000000" w:rsidRDefault="00000000" w:rsidRPr="00000000" w14:paraId="000005B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B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Don’t you think I know that?? Let me think. We’re not the only cartel in the area. Maybe we can manage some sort of merge with that Thespian Cartel that’s been growing. I’d still be in charge if we merged, of course.</w:t>
      </w:r>
    </w:p>
    <w:p w:rsidR="00000000" w:rsidDel="00000000" w:rsidP="00000000" w:rsidRDefault="00000000" w:rsidRPr="00000000" w14:paraId="000005B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C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HOLLAND</w:t>
      </w:r>
    </w:p>
    <w:p w:rsidR="00000000" w:rsidDel="00000000" w:rsidP="00000000" w:rsidRDefault="00000000" w:rsidRPr="00000000" w14:paraId="000005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course. I’ll send a message to them </w:t>
      </w:r>
      <w:r w:rsidDel="00000000" w:rsidR="00000000" w:rsidRPr="00000000">
        <w:rPr>
          <w:rFonts w:ascii="Courier New" w:cs="Courier New" w:eastAsia="Courier New" w:hAnsi="Courier New"/>
          <w:sz w:val="24"/>
          <w:szCs w:val="24"/>
          <w:rtl w:val="0"/>
        </w:rPr>
        <w:t xml:space="preserve">by </w:t>
      </w:r>
      <w:r w:rsidDel="00000000" w:rsidR="00000000" w:rsidRPr="00000000">
        <w:rPr>
          <w:rFonts w:ascii="Courier New" w:cs="Courier New" w:eastAsia="Courier New" w:hAnsi="Courier New"/>
          <w:sz w:val="24"/>
          <w:szCs w:val="24"/>
          <w:rtl w:val="0"/>
        </w:rPr>
        <w:t xml:space="preserve">messenger pigeon.</w:t>
      </w:r>
    </w:p>
    <w:p w:rsidR="00000000" w:rsidDel="00000000" w:rsidP="00000000" w:rsidRDefault="00000000" w:rsidRPr="00000000" w14:paraId="000005C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(To himself, as Holland leaves)</w:t>
      </w:r>
    </w:p>
    <w:p w:rsidR="00000000" w:rsidDel="00000000" w:rsidP="00000000" w:rsidRDefault="00000000" w:rsidRPr="00000000" w14:paraId="000005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you son of a bitch. I’m coming for you.</w:t>
      </w:r>
    </w:p>
    <w:p w:rsidR="00000000" w:rsidDel="00000000" w:rsidP="00000000" w:rsidRDefault="00000000" w:rsidRPr="00000000" w14:paraId="000005C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[Desert. Deegs and Starr meet with their cartels behind them]</w:t>
      </w:r>
    </w:p>
    <w:p w:rsidR="00000000" w:rsidDel="00000000" w:rsidP="00000000" w:rsidRDefault="00000000" w:rsidRPr="00000000" w14:paraId="000005C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Starr.</w:t>
      </w:r>
    </w:p>
    <w:p w:rsidR="00000000" w:rsidDel="00000000" w:rsidP="00000000" w:rsidRDefault="00000000" w:rsidRPr="00000000" w14:paraId="000005C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So, what’d you wanna talk about? I’m sure you’ve got a lot on your plate, what with your big drug empire and all. Or is the gang all here? Where are the rest of your members, Deegs…?</w:t>
      </w:r>
    </w:p>
    <w:p w:rsidR="00000000" w:rsidDel="00000000" w:rsidP="00000000" w:rsidRDefault="00000000" w:rsidRPr="00000000" w14:paraId="000005C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HEISENBURGER. Deegs is dead. And no, this is not ALL of us. Do you really think we only have ten members left?</w:t>
      </w:r>
    </w:p>
    <w:p w:rsidR="00000000" w:rsidDel="00000000" w:rsidP="00000000" w:rsidRDefault="00000000" w:rsidRPr="00000000" w14:paraId="000005D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think you’re too dumb to not admit </w:t>
      </w:r>
      <w:r w:rsidDel="00000000" w:rsidR="00000000" w:rsidRPr="00000000">
        <w:rPr>
          <w:rFonts w:ascii="Courier New" w:cs="Courier New" w:eastAsia="Courier New" w:hAnsi="Courier New"/>
          <w:sz w:val="24"/>
          <w:szCs w:val="24"/>
          <w:rtl w:val="0"/>
        </w:rPr>
        <w:t xml:space="preserve">you’re not not</w:t>
      </w:r>
      <w:r w:rsidDel="00000000" w:rsidR="00000000" w:rsidRPr="00000000">
        <w:rPr>
          <w:rFonts w:ascii="Courier New" w:cs="Courier New" w:eastAsia="Courier New" w:hAnsi="Courier New"/>
          <w:sz w:val="24"/>
          <w:szCs w:val="24"/>
          <w:rtl w:val="0"/>
        </w:rPr>
        <w:t xml:space="preserve"> bluffing.</w:t>
      </w:r>
    </w:p>
    <w:p w:rsidR="00000000" w:rsidDel="00000000" w:rsidP="00000000" w:rsidRDefault="00000000" w:rsidRPr="00000000" w14:paraId="000005D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think YOU’RE- what?</w:t>
      </w:r>
    </w:p>
    <w:p w:rsidR="00000000" w:rsidDel="00000000" w:rsidP="00000000" w:rsidRDefault="00000000" w:rsidRPr="00000000" w14:paraId="000005D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(To Starr)</w:t>
      </w:r>
    </w:p>
    <w:p w:rsidR="00000000" w:rsidDel="00000000" w:rsidP="00000000" w:rsidRDefault="00000000" w:rsidRPr="00000000" w14:paraId="000005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is going nowhere, kid. Let’s just fight them.</w:t>
      </w:r>
    </w:p>
    <w:p w:rsidR="00000000" w:rsidDel="00000000" w:rsidP="00000000" w:rsidRDefault="00000000" w:rsidRPr="00000000" w14:paraId="000005D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once, the alcoholic director is right. Holland, prepare to charge. Three, two, one-CHARGE!!</w:t>
      </w:r>
    </w:p>
    <w:p w:rsidR="00000000" w:rsidDel="00000000" w:rsidP="00000000" w:rsidRDefault="00000000" w:rsidRPr="00000000" w14:paraId="000005D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[Cartoon dust ball fight, in the end Deegs is the only one left on his team]</w:t>
      </w:r>
    </w:p>
    <w:p w:rsidR="00000000" w:rsidDel="00000000" w:rsidP="00000000" w:rsidRDefault="00000000" w:rsidRPr="00000000" w14:paraId="000005D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GINA</w:t>
      </w:r>
    </w:p>
    <w:p w:rsidR="00000000" w:rsidDel="00000000" w:rsidP="00000000" w:rsidRDefault="00000000" w:rsidRPr="00000000" w14:paraId="000005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did it!! We defeated the Nenjac City Cartel!</w:t>
      </w:r>
    </w:p>
    <w:p w:rsidR="00000000" w:rsidDel="00000000" w:rsidP="00000000" w:rsidRDefault="00000000" w:rsidRPr="00000000" w14:paraId="000005E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Holy FUCKING plot armor, like I’m not even joking it’s just nuts that no one important was harmed.</w:t>
      </w:r>
    </w:p>
    <w:p w:rsidR="00000000" w:rsidDel="00000000" w:rsidP="00000000" w:rsidRDefault="00000000" w:rsidRPr="00000000" w14:paraId="000005E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 wha…</w:t>
      </w:r>
    </w:p>
    <w:p w:rsidR="00000000" w:rsidDel="00000000" w:rsidP="00000000" w:rsidRDefault="00000000" w:rsidRPr="00000000" w14:paraId="000005E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(Teasing)</w:t>
      </w:r>
    </w:p>
    <w:p w:rsidR="00000000" w:rsidDel="00000000" w:rsidP="00000000" w:rsidRDefault="00000000" w:rsidRPr="00000000" w14:paraId="000005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Heey</w:t>
      </w:r>
      <w:r w:rsidDel="00000000" w:rsidR="00000000" w:rsidRPr="00000000">
        <w:rPr>
          <w:rFonts w:ascii="Courier New" w:cs="Courier New" w:eastAsia="Courier New" w:hAnsi="Courier New"/>
          <w:sz w:val="24"/>
          <w:szCs w:val="24"/>
          <w:rtl w:val="0"/>
        </w:rPr>
        <w:t xml:space="preserve"> Deegs, why so glum, I thought you had more cronies on the way. Or was that it?</w:t>
      </w:r>
    </w:p>
    <w:p w:rsidR="00000000" w:rsidDel="00000000" w:rsidP="00000000" w:rsidRDefault="00000000" w:rsidRPr="00000000" w14:paraId="000005E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See guys, I told you he was bluffing.</w:t>
      </w:r>
    </w:p>
    <w:p w:rsidR="00000000" w:rsidDel="00000000" w:rsidP="00000000" w:rsidRDefault="00000000" w:rsidRPr="00000000" w14:paraId="000005E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it’s not over yet! Hey, I mean, it's not like I didn’t put up a good fight! I carved my name into your back!</w:t>
      </w:r>
    </w:p>
    <w:p w:rsidR="00000000" w:rsidDel="00000000" w:rsidP="00000000" w:rsidRDefault="00000000" w:rsidRPr="00000000" w14:paraId="000005F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(Turned around)</w:t>
      </w:r>
    </w:p>
    <w:p w:rsidR="00000000" w:rsidDel="00000000" w:rsidP="00000000" w:rsidRDefault="00000000" w:rsidRPr="00000000" w14:paraId="000005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I did notice that, you wrote Heisenburger on my back, thing is, just that’s kind of a really fucking weird thing to do. </w:t>
      </w:r>
    </w:p>
    <w:p w:rsidR="00000000" w:rsidDel="00000000" w:rsidP="00000000" w:rsidRDefault="00000000" w:rsidRPr="00000000" w14:paraId="000005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5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Yeahhh, maybe, in hindsight. But anyway! Spencer! Come join the Nenjac cartel! We got the Puerto Rican discount! And you’ll be my second in command!</w:t>
      </w:r>
    </w:p>
    <w:p w:rsidR="00000000" w:rsidDel="00000000" w:rsidP="00000000" w:rsidRDefault="00000000" w:rsidRPr="00000000" w14:paraId="000005F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5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no thanks, dude.</w:t>
      </w:r>
    </w:p>
    <w:p w:rsidR="00000000" w:rsidDel="00000000" w:rsidP="00000000" w:rsidRDefault="00000000" w:rsidRPr="00000000" w14:paraId="000005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(On phone)</w:t>
      </w:r>
    </w:p>
    <w:p w:rsidR="00000000" w:rsidDel="00000000" w:rsidP="00000000" w:rsidRDefault="00000000" w:rsidRPr="00000000" w14:paraId="000005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over. Sweep in.</w:t>
      </w:r>
    </w:p>
    <w:p w:rsidR="00000000" w:rsidDel="00000000" w:rsidP="00000000" w:rsidRDefault="00000000" w:rsidRPr="00000000" w14:paraId="000005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5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5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Warren? Huh?</w:t>
      </w:r>
    </w:p>
    <w:p w:rsidR="00000000" w:rsidDel="00000000" w:rsidP="00000000" w:rsidRDefault="00000000" w:rsidRPr="00000000" w14:paraId="000005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Mexican cartel enters, with dozens and dozens of members]</w:t>
      </w:r>
    </w:p>
    <w:p w:rsidR="00000000" w:rsidDel="00000000" w:rsidP="00000000" w:rsidRDefault="00000000" w:rsidRPr="00000000" w14:paraId="0000060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CON-JUAN</w:t>
      </w:r>
    </w:p>
    <w:p w:rsidR="00000000" w:rsidDel="00000000" w:rsidP="00000000" w:rsidRDefault="00000000" w:rsidRPr="00000000" w14:paraId="000006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Buenas tardes, gringos teatreros. I hope you’re not too attached to your faces.</w:t>
      </w:r>
    </w:p>
    <w:p w:rsidR="00000000" w:rsidDel="00000000" w:rsidP="00000000" w:rsidRDefault="00000000" w:rsidRPr="00000000" w14:paraId="0000060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0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6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Holy shit it’s the ACTUAL MEXICAN CARTEL.</w:t>
      </w:r>
    </w:p>
    <w:p w:rsidR="00000000" w:rsidDel="00000000" w:rsidP="00000000" w:rsidRDefault="00000000" w:rsidRPr="00000000" w14:paraId="0000060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CON-JUAN</w:t>
      </w:r>
    </w:p>
    <w:p w:rsidR="00000000" w:rsidDel="00000000" w:rsidP="00000000" w:rsidRDefault="00000000" w:rsidRPr="00000000" w14:paraId="000006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Eso es, chico del periódico. My name is Con-Juan. My cook here has been very helpful in destroying the Nenjac City Cartel. Now, </w:t>
      </w:r>
      <w:r w:rsidDel="00000000" w:rsidR="00000000" w:rsidRPr="00000000">
        <w:rPr>
          <w:rFonts w:ascii="Courier New" w:cs="Courier New" w:eastAsia="Courier New" w:hAnsi="Courier New"/>
          <w:sz w:val="24"/>
          <w:szCs w:val="24"/>
          <w:rtl w:val="0"/>
        </w:rPr>
        <w:t xml:space="preserve">I destroy</w:t>
      </w:r>
      <w:r w:rsidDel="00000000" w:rsidR="00000000" w:rsidRPr="00000000">
        <w:rPr>
          <w:rFonts w:ascii="Courier New" w:cs="Courier New" w:eastAsia="Courier New" w:hAnsi="Courier New"/>
          <w:sz w:val="24"/>
          <w:szCs w:val="24"/>
          <w:rtl w:val="0"/>
        </w:rPr>
        <w:t xml:space="preserve"> yours. And the only source of meth is coming </w:t>
      </w:r>
      <w:r w:rsidDel="00000000" w:rsidR="00000000" w:rsidRPr="00000000">
        <w:rPr>
          <w:rFonts w:ascii="Courier New" w:cs="Courier New" w:eastAsia="Courier New" w:hAnsi="Courier New"/>
          <w:sz w:val="24"/>
          <w:szCs w:val="24"/>
          <w:rtl w:val="0"/>
        </w:rPr>
        <w:t xml:space="preserve">from US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60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GINA</w:t>
      </w:r>
    </w:p>
    <w:p w:rsidR="00000000" w:rsidDel="00000000" w:rsidP="00000000" w:rsidRDefault="00000000" w:rsidRPr="00000000" w14:paraId="000006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Warren! You betrayed us?? Your plan ends in our DEATH?? What the hell, dude??</w:t>
      </w:r>
    </w:p>
    <w:p w:rsidR="00000000" w:rsidDel="00000000" w:rsidP="00000000" w:rsidRDefault="00000000" w:rsidRPr="00000000" w14:paraId="000006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6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bastard!</w:t>
      </w:r>
    </w:p>
    <w:p w:rsidR="00000000" w:rsidDel="00000000" w:rsidP="00000000" w:rsidRDefault="00000000" w:rsidRPr="00000000" w14:paraId="000006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(Walking away)</w:t>
      </w:r>
    </w:p>
    <w:p w:rsidR="00000000" w:rsidDel="00000000" w:rsidP="00000000" w:rsidRDefault="00000000" w:rsidRPr="00000000" w14:paraId="000006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my bad, kids. See you </w:t>
      </w:r>
      <w:r w:rsidDel="00000000" w:rsidR="00000000" w:rsidRPr="00000000">
        <w:rPr>
          <w:rFonts w:ascii="Courier New" w:cs="Courier New" w:eastAsia="Courier New" w:hAnsi="Courier New"/>
          <w:sz w:val="24"/>
          <w:szCs w:val="24"/>
          <w:rtl w:val="0"/>
        </w:rPr>
        <w:t xml:space="preserve">at theater</w:t>
      </w:r>
      <w:r w:rsidDel="00000000" w:rsidR="00000000" w:rsidRPr="00000000">
        <w:rPr>
          <w:rFonts w:ascii="Courier New" w:cs="Courier New" w:eastAsia="Courier New" w:hAnsi="Courier New"/>
          <w:sz w:val="24"/>
          <w:szCs w:val="24"/>
          <w:rtl w:val="0"/>
        </w:rPr>
        <w:t xml:space="preserve"> on Monday.</w:t>
      </w:r>
    </w:p>
    <w:p w:rsidR="00000000" w:rsidDel="00000000" w:rsidP="00000000" w:rsidRDefault="00000000" w:rsidRPr="00000000" w14:paraId="0000061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6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are you talking ab- no you won’t! We’ll be dead!</w:t>
      </w:r>
    </w:p>
    <w:p w:rsidR="00000000" w:rsidDel="00000000" w:rsidP="00000000" w:rsidRDefault="00000000" w:rsidRPr="00000000" w14:paraId="000006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6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Ohh yeah.</w:t>
      </w:r>
    </w:p>
    <w:p w:rsidR="00000000" w:rsidDel="00000000" w:rsidP="00000000" w:rsidRDefault="00000000" w:rsidRPr="00000000" w14:paraId="0000061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CON-JUAN (Stopping Warren)</w:t>
      </w:r>
    </w:p>
    <w:p w:rsidR="00000000" w:rsidDel="00000000" w:rsidP="00000000" w:rsidRDefault="00000000" w:rsidRPr="00000000" w14:paraId="000006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Quieto ahí, tipo de la cerveza. You’re not going anywhere. You know too much. All of you. Henchmanos!!</w:t>
      </w:r>
    </w:p>
    <w:p w:rsidR="00000000" w:rsidDel="00000000" w:rsidP="00000000" w:rsidRDefault="00000000" w:rsidRPr="00000000" w14:paraId="000006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[GENERAL SCARED MURMORING AMONG THE NENJAC KIDS AS CARTEL LOOMS]</w:t>
      </w:r>
    </w:p>
    <w:p w:rsidR="00000000" w:rsidDel="00000000" w:rsidP="00000000" w:rsidRDefault="00000000" w:rsidRPr="00000000" w14:paraId="000006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6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FUCK you, Deegs, this is all your fault, bucko!</w:t>
      </w:r>
    </w:p>
    <w:p w:rsidR="00000000" w:rsidDel="00000000" w:rsidP="00000000" w:rsidRDefault="00000000" w:rsidRPr="00000000" w14:paraId="0000062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6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 FAULT?? You’re the one who- wait, yeah, it actually is totally my fault that’s my bad.</w:t>
      </w:r>
    </w:p>
    <w:p w:rsidR="00000000" w:rsidDel="00000000" w:rsidP="00000000" w:rsidRDefault="00000000" w:rsidRPr="00000000" w14:paraId="0000062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CON-JUAN</w:t>
      </w:r>
    </w:p>
    <w:p w:rsidR="00000000" w:rsidDel="00000000" w:rsidP="00000000" w:rsidRDefault="00000000" w:rsidRPr="00000000" w14:paraId="000006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¡Tú! ¡Ahí </w:t>
      </w:r>
      <w:r w:rsidDel="00000000" w:rsidR="00000000" w:rsidRPr="00000000">
        <w:rPr>
          <w:rFonts w:ascii="Courier New" w:cs="Courier New" w:eastAsia="Courier New" w:hAnsi="Courier New"/>
          <w:sz w:val="24"/>
          <w:szCs w:val="24"/>
          <w:rtl w:val="0"/>
        </w:rPr>
        <w:t xml:space="preserve">mismo</w:t>
      </w:r>
      <w:r w:rsidDel="00000000" w:rsidR="00000000" w:rsidRPr="00000000">
        <w:rPr>
          <w:rFonts w:ascii="Courier New" w:cs="Courier New" w:eastAsia="Courier New" w:hAnsi="Courier New"/>
          <w:sz w:val="24"/>
          <w:szCs w:val="24"/>
          <w:rtl w:val="0"/>
        </w:rPr>
        <w:t xml:space="preserve">! Heisenburger. Give me one good reason why I don’t pull a </w:t>
      </w:r>
      <w:r w:rsidDel="00000000" w:rsidR="00000000" w:rsidRPr="00000000">
        <w:rPr>
          <w:rFonts w:ascii="Courier New" w:cs="Courier New" w:eastAsia="Courier New" w:hAnsi="Courier New"/>
          <w:sz w:val="24"/>
          <w:szCs w:val="24"/>
          <w:rtl w:val="0"/>
        </w:rPr>
        <w:t xml:space="preserve">funkytown</w:t>
      </w:r>
      <w:r w:rsidDel="00000000" w:rsidR="00000000" w:rsidRPr="00000000">
        <w:rPr>
          <w:rFonts w:ascii="Courier New" w:cs="Courier New" w:eastAsia="Courier New" w:hAnsi="Courier New"/>
          <w:sz w:val="24"/>
          <w:szCs w:val="24"/>
          <w:rtl w:val="0"/>
        </w:rPr>
        <w:t xml:space="preserve"> on ALL your pretty faces.</w:t>
      </w:r>
    </w:p>
    <w:p w:rsidR="00000000" w:rsidDel="00000000" w:rsidP="00000000" w:rsidRDefault="00000000" w:rsidRPr="00000000" w14:paraId="0000062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6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don’t fucking know! I’m just a random guy in a hat who happens to be good at cooking meth!! I’m just Deegs, I’m just-</w:t>
      </w:r>
    </w:p>
    <w:p w:rsidR="00000000" w:rsidDel="00000000" w:rsidP="00000000" w:rsidRDefault="00000000" w:rsidRPr="00000000" w14:paraId="0000062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6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You… are not Deegs. The cartel may have Warren and a dozen other cooks in every city, but they don’t have you, Deegs. They don’t have the man that singlehandedly TOOK OVER the Nenjac City Cartel in TWO DAYS. “Deegs” is boring. “Deegs” is not you. So say your name. Say the name echoing in the ears of every newly dead citizen of Nenjac City, the name that seeps out of every mother’s lips when they fear harm on their family, of every mourner at a funeral when they weep for the loss of their father, their brother, their son, all cut short by one, influential, masochistic, psychotic, buttfuck crazy cook-slash-cartel leader, the NAME WRITTEN ON MY BACK. WHO ARE YOU?</w:t>
      </w:r>
    </w:p>
    <w:p w:rsidR="00000000" w:rsidDel="00000000" w:rsidP="00000000" w:rsidRDefault="00000000" w:rsidRPr="00000000" w14:paraId="0000062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6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 Deegs-</w:t>
      </w:r>
    </w:p>
    <w:p w:rsidR="00000000" w:rsidDel="00000000" w:rsidP="00000000" w:rsidRDefault="00000000" w:rsidRPr="00000000" w14:paraId="0000063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6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SAY. YOUR. NAME.</w:t>
      </w:r>
    </w:p>
    <w:p w:rsidR="00000000" w:rsidDel="00000000" w:rsidP="00000000" w:rsidRDefault="00000000" w:rsidRPr="00000000" w14:paraId="000006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6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Fucking Heinsenburger.</w:t>
      </w:r>
    </w:p>
    <w:p w:rsidR="00000000" w:rsidDel="00000000" w:rsidP="00000000" w:rsidRDefault="00000000" w:rsidRPr="00000000" w14:paraId="000006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6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You’re goddamn right. Now TELL THIS SCARY MEXICAN MAN THE COOK HE’S MISSING OUT ON!</w:t>
      </w:r>
    </w:p>
    <w:p w:rsidR="00000000" w:rsidDel="00000000" w:rsidP="00000000" w:rsidRDefault="00000000" w:rsidRPr="00000000" w14:paraId="000006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6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Right! Mr. Con-Juan! I propose a deal! You let these theater kids go, and I become your short order meth cook! I’d take this deal. It’s the only one I’m offering.</w:t>
      </w:r>
    </w:p>
    <w:p w:rsidR="00000000" w:rsidDel="00000000" w:rsidP="00000000" w:rsidRDefault="00000000" w:rsidRPr="00000000" w14:paraId="000006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6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oooh, chills, man.</w:t>
      </w:r>
    </w:p>
    <w:p w:rsidR="00000000" w:rsidDel="00000000" w:rsidP="00000000" w:rsidRDefault="00000000" w:rsidRPr="00000000" w14:paraId="000006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CON-JUAN</w:t>
      </w:r>
    </w:p>
    <w:p w:rsidR="00000000" w:rsidDel="00000000" w:rsidP="00000000" w:rsidRDefault="00000000" w:rsidRPr="00000000" w14:paraId="000006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gringo cree que es un tipo rudo, ¿eh? Okay, fine. Your theater friends can go. Heisenburger, come with us.</w:t>
      </w:r>
    </w:p>
    <w:p w:rsidR="00000000" w:rsidDel="00000000" w:rsidP="00000000" w:rsidRDefault="00000000" w:rsidRPr="00000000" w14:paraId="000006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6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Actually, nah… I quit. Turns out it’s not really fun at ALL to work for a cartel. I don’t </w:t>
      </w:r>
      <w:r w:rsidDel="00000000" w:rsidR="00000000" w:rsidRPr="00000000">
        <w:rPr>
          <w:rFonts w:ascii="Courier New" w:cs="Courier New" w:eastAsia="Courier New" w:hAnsi="Courier New"/>
          <w:i w:val="1"/>
          <w:iCs w:val="1"/>
          <w:sz w:val="24"/>
          <w:szCs w:val="24"/>
          <w:rtl w:val="0"/>
        </w:rPr>
        <w:t xml:space="preserve">feel</w:t>
      </w:r>
      <w:r w:rsidDel="00000000" w:rsidR="00000000" w:rsidRPr="00000000">
        <w:rPr>
          <w:rFonts w:ascii="Courier New" w:cs="Courier New" w:eastAsia="Courier New" w:hAnsi="Courier New"/>
          <w:sz w:val="24"/>
          <w:szCs w:val="24"/>
          <w:rtl w:val="0"/>
        </w:rPr>
        <w:t xml:space="preserve"> like it. Heisenburger is retiring!</w:t>
      </w:r>
    </w:p>
    <w:p w:rsidR="00000000" w:rsidDel="00000000" w:rsidP="00000000" w:rsidRDefault="00000000" w:rsidRPr="00000000" w14:paraId="0000064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CON-JUAN</w:t>
      </w:r>
    </w:p>
    <w:p w:rsidR="00000000" w:rsidDel="00000000" w:rsidP="00000000" w:rsidRDefault="00000000" w:rsidRPr="00000000" w14:paraId="000006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 qué carajo hablas? Quit? But you can’t quit- you’re my cook! Hey get back here, gringo!! No one walks away from Con-Juan!! NOBODY!!!</w:t>
      </w:r>
    </w:p>
    <w:p w:rsidR="00000000" w:rsidDel="00000000" w:rsidP="00000000" w:rsidRDefault="00000000" w:rsidRPr="00000000" w14:paraId="0000064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(Throwing his hat down)</w:t>
      </w:r>
    </w:p>
    <w:p w:rsidR="00000000" w:rsidDel="00000000" w:rsidP="00000000" w:rsidRDefault="00000000" w:rsidRPr="00000000" w14:paraId="000006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well like, we didn’t make any sort of contract, but you DID say we were free to go, soooo…</w:t>
      </w:r>
    </w:p>
    <w:p w:rsidR="00000000" w:rsidDel="00000000" w:rsidP="00000000" w:rsidRDefault="00000000" w:rsidRPr="00000000" w14:paraId="0000064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(Entering with Nenjac cops)</w:t>
      </w:r>
    </w:p>
    <w:p w:rsidR="00000000" w:rsidDel="00000000" w:rsidP="00000000" w:rsidRDefault="00000000" w:rsidRPr="00000000" w14:paraId="000006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SHIT, I was looking for the local neighborhood cartel, not the motherfucking JACKPOT of Mexico! Men, open fire!!! </w:t>
      </w:r>
    </w:p>
    <w:p w:rsidR="00000000" w:rsidDel="00000000" w:rsidP="00000000" w:rsidRDefault="00000000" w:rsidRPr="00000000" w14:paraId="0000064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theater kids leave while the Cartel fights the cops.]</w:t>
      </w:r>
    </w:p>
    <w:p w:rsidR="00000000" w:rsidDel="00000000" w:rsidP="00000000" w:rsidRDefault="00000000" w:rsidRPr="00000000" w14:paraId="0000065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6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 I’m sorry we argued. It was fun for a little bit, I’m not gonna lie.</w:t>
      </w:r>
    </w:p>
    <w:p w:rsidR="00000000" w:rsidDel="00000000" w:rsidP="00000000" w:rsidRDefault="00000000" w:rsidRPr="00000000" w14:paraId="0000065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6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good, man. Sorry I made fun of you for putting sea creatures in meth and also for carving my fake name into your back.</w:t>
      </w:r>
    </w:p>
    <w:p w:rsidR="00000000" w:rsidDel="00000000" w:rsidP="00000000" w:rsidRDefault="00000000" w:rsidRPr="00000000" w14:paraId="000006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6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it’s cool, man, it’s cool. The chicks’ll dig it. Isn’t it cool, Dean?</w:t>
      </w:r>
    </w:p>
    <w:p w:rsidR="00000000" w:rsidDel="00000000" w:rsidP="00000000" w:rsidRDefault="00000000" w:rsidRPr="00000000" w14:paraId="0000065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6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 uh, yeah. It’s cool, I guess, guy.</w:t>
      </w:r>
    </w:p>
    <w:p w:rsidR="00000000" w:rsidDel="00000000" w:rsidP="00000000" w:rsidRDefault="00000000" w:rsidRPr="00000000" w14:paraId="0000065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6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kids, sorry I betrayed you guys for the Mexican Cartel, or something. That’s my bad.</w:t>
      </w:r>
    </w:p>
    <w:p w:rsidR="00000000" w:rsidDel="00000000" w:rsidP="00000000" w:rsidRDefault="00000000" w:rsidRPr="00000000" w14:paraId="0000065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6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all right, brother. It was pretty damn fun to face off with the cartel and all. Even though they were Mexican.</w:t>
      </w:r>
    </w:p>
    <w:p w:rsidR="00000000" w:rsidDel="00000000" w:rsidP="00000000" w:rsidRDefault="00000000" w:rsidRPr="00000000" w14:paraId="0000066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6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your cartel friends suck.</w:t>
      </w:r>
    </w:p>
    <w:p w:rsidR="00000000" w:rsidDel="00000000" w:rsidP="00000000" w:rsidRDefault="00000000" w:rsidRPr="00000000" w14:paraId="0000066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6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They’re not my- [Sigh] My bad, dude.</w:t>
      </w:r>
    </w:p>
    <w:p w:rsidR="00000000" w:rsidDel="00000000" w:rsidP="00000000" w:rsidRDefault="00000000" w:rsidRPr="00000000" w14:paraId="0000066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6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guys, anyone wanna head back down </w:t>
      </w:r>
      <w:r w:rsidDel="00000000" w:rsidR="00000000" w:rsidRPr="00000000">
        <w:rPr>
          <w:rFonts w:ascii="Courier New" w:cs="Courier New" w:eastAsia="Courier New" w:hAnsi="Courier New"/>
          <w:sz w:val="24"/>
          <w:szCs w:val="24"/>
          <w:rtl w:val="0"/>
        </w:rPr>
        <w:t xml:space="preserve">to the theater</w:t>
      </w:r>
      <w:r w:rsidDel="00000000" w:rsidR="00000000" w:rsidRPr="00000000">
        <w:rPr>
          <w:rFonts w:ascii="Courier New" w:cs="Courier New" w:eastAsia="Courier New" w:hAnsi="Courier New"/>
          <w:sz w:val="24"/>
          <w:szCs w:val="24"/>
          <w:rtl w:val="0"/>
        </w:rPr>
        <w:t xml:space="preserve"> and eat some meth??</w:t>
      </w:r>
    </w:p>
    <w:p w:rsidR="00000000" w:rsidDel="00000000" w:rsidP="00000000" w:rsidRDefault="00000000" w:rsidRPr="00000000" w14:paraId="0000066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w:t>
      </w:r>
    </w:p>
    <w:p w:rsidR="00000000" w:rsidDel="00000000" w:rsidP="00000000" w:rsidRDefault="00000000" w:rsidRPr="00000000" w14:paraId="000006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BROTHER!!!</w:t>
      </w:r>
    </w:p>
    <w:p w:rsidR="00000000" w:rsidDel="00000000" w:rsidP="00000000" w:rsidRDefault="00000000" w:rsidRPr="00000000" w14:paraId="0000066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[CREDITS (Funkytown plays in background)]</w:t>
      </w:r>
    </w:p>
    <w:p w:rsidR="00000000" w:rsidDel="00000000" w:rsidP="00000000" w:rsidRDefault="00000000" w:rsidRPr="00000000" w14:paraId="0000067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 Credits: POLICE STATION]</w:t>
      </w:r>
    </w:p>
    <w:p w:rsidR="00000000" w:rsidDel="00000000" w:rsidP="00000000" w:rsidRDefault="00000000" w:rsidRPr="00000000" w14:paraId="0000067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6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boys, pat yourself on the back. Not only is our own cartel dead, so’s the Mexican one. Rest easy tonight, boys.</w:t>
      </w:r>
    </w:p>
    <w:p w:rsidR="00000000" w:rsidDel="00000000" w:rsidP="00000000" w:rsidRDefault="00000000" w:rsidRPr="00000000" w14:paraId="0000067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6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we killed them but did’ya really need to carve all their faces off, Chief?</w:t>
      </w:r>
    </w:p>
    <w:p w:rsidR="00000000" w:rsidDel="00000000" w:rsidP="00000000" w:rsidRDefault="00000000" w:rsidRPr="00000000" w14:paraId="0000067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6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only fair, Mccormack. Only fair.</w:t>
      </w:r>
    </w:p>
    <w:p w:rsidR="00000000" w:rsidDel="00000000" w:rsidP="00000000" w:rsidRDefault="00000000" w:rsidRPr="00000000" w14:paraId="0000067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7C">
      <w:pPr>
        <w:spacing w:line="240" w:lineRule="auto"/>
        <w:jc w:val="center"/>
        <w:rPr/>
        <w:sectPr>
          <w:headerReference r:id="rId25" w:type="default"/>
          <w:footerReference r:id="rId26"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4"/>
          <w:szCs w:val="24"/>
          <w:rtl w:val="0"/>
        </w:rPr>
        <w:t xml:space="preserve">[END]</w:t>
      </w:r>
      <w:r w:rsidDel="00000000" w:rsidR="00000000" w:rsidRPr="00000000">
        <w:rPr>
          <w:rtl w:val="0"/>
        </w:rPr>
      </w:r>
    </w:p>
    <w:p w:rsidR="00000000" w:rsidDel="00000000" w:rsidP="00000000" w:rsidRDefault="00000000" w:rsidRPr="00000000" w14:paraId="000006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footerReference r:id="rId28" w:type="default"/>
          <w:type w:val="nextPage"/>
          <w:pgSz w:h="15840" w:w="12240" w:orient="portrait"/>
          <w:pgMar w:bottom="1440" w:top="1440" w:left="1440" w:right="1440" w:header="720" w:footer="720"/>
          <w:pgNumType w:start="1"/>
        </w:sectPr>
      </w:pPr>
      <w:bookmarkStart w:colFirst="0" w:colLast="0" w:name="_7kr9wtf4b67n"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(unfinished) NWAish</w:t>
      </w:r>
      <w:r w:rsidDel="00000000" w:rsidR="00000000" w:rsidRPr="00000000">
        <w:rPr>
          <w:rtl w:val="0"/>
        </w:rPr>
      </w:r>
    </w:p>
    <w:p w:rsidR="00000000" w:rsidDel="00000000" w:rsidP="00000000" w:rsidRDefault="00000000" w:rsidRPr="00000000" w14:paraId="0000067E">
      <w:pPr>
        <w:jc w:val="center"/>
        <w:rPr/>
      </w:pPr>
      <w:r w:rsidDel="00000000" w:rsidR="00000000" w:rsidRPr="00000000">
        <w:rPr>
          <w:rtl w:val="0"/>
        </w:rPr>
        <w:t xml:space="preserve">[NENJAC STADIUM establishing shot. </w:t>
      </w:r>
      <w:r w:rsidDel="00000000" w:rsidR="00000000" w:rsidRPr="00000000">
        <w:rPr>
          <w:rtl w:val="0"/>
        </w:rPr>
        <w:t xml:space="preserve">School</w:t>
      </w:r>
      <w:r w:rsidDel="00000000" w:rsidR="00000000" w:rsidRPr="00000000">
        <w:rPr>
          <w:rtl w:val="0"/>
        </w:rPr>
        <w:t xml:space="preserve"> bus that says “NENJAC THEETER” pulls up. Nenjac Kids get out.]</w:t>
      </w:r>
    </w:p>
    <w:p w:rsidR="00000000" w:rsidDel="00000000" w:rsidP="00000000" w:rsidRDefault="00000000" w:rsidRPr="00000000" w14:paraId="0000067F">
      <w:pPr>
        <w:jc w:val="center"/>
        <w:rPr/>
      </w:pPr>
      <w:r w:rsidDel="00000000" w:rsidR="00000000" w:rsidRPr="00000000">
        <w:rPr>
          <w:rtl w:val="0"/>
        </w:rPr>
      </w:r>
    </w:p>
    <w:p w:rsidR="00000000" w:rsidDel="00000000" w:rsidP="00000000" w:rsidRDefault="00000000" w:rsidRPr="00000000" w14:paraId="00000680">
      <w:pPr>
        <w:jc w:val="center"/>
        <w:rPr/>
      </w:pPr>
      <w:r w:rsidDel="00000000" w:rsidR="00000000" w:rsidRPr="00000000">
        <w:rPr>
          <w:rtl w:val="0"/>
        </w:rPr>
        <w:t xml:space="preserve">STARR</w:t>
        <w:br w:type="textWrapping"/>
        <w:t xml:space="preserve">Wow Warren, I can’t believe you booked us Bananinem tickets!</w:t>
      </w:r>
    </w:p>
    <w:p w:rsidR="00000000" w:rsidDel="00000000" w:rsidP="00000000" w:rsidRDefault="00000000" w:rsidRPr="00000000" w14:paraId="00000681">
      <w:pPr>
        <w:jc w:val="center"/>
        <w:rPr/>
      </w:pPr>
      <w:r w:rsidDel="00000000" w:rsidR="00000000" w:rsidRPr="00000000">
        <w:rPr>
          <w:rtl w:val="0"/>
        </w:rPr>
      </w:r>
    </w:p>
    <w:p w:rsidR="00000000" w:rsidDel="00000000" w:rsidP="00000000" w:rsidRDefault="00000000" w:rsidRPr="00000000" w14:paraId="00000682">
      <w:pPr>
        <w:jc w:val="center"/>
        <w:rPr/>
      </w:pPr>
      <w:r w:rsidDel="00000000" w:rsidR="00000000" w:rsidRPr="00000000">
        <w:rPr>
          <w:rtl w:val="0"/>
        </w:rPr>
        <w:t xml:space="preserve">WARREN</w:t>
        <w:br w:type="textWrapping"/>
        <w:t xml:space="preserve">Yeah, well, with the generous grant from Bananinem himself, it was pretty hard to turn down. So I didn’t.</w:t>
      </w:r>
    </w:p>
    <w:p w:rsidR="00000000" w:rsidDel="00000000" w:rsidP="00000000" w:rsidRDefault="00000000" w:rsidRPr="00000000" w14:paraId="00000683">
      <w:pPr>
        <w:jc w:val="center"/>
        <w:rPr/>
      </w:pPr>
      <w:r w:rsidDel="00000000" w:rsidR="00000000" w:rsidRPr="00000000">
        <w:rPr>
          <w:rtl w:val="0"/>
        </w:rPr>
      </w:r>
    </w:p>
    <w:p w:rsidR="00000000" w:rsidDel="00000000" w:rsidP="00000000" w:rsidRDefault="00000000" w:rsidRPr="00000000" w14:paraId="00000684">
      <w:pPr>
        <w:jc w:val="center"/>
        <w:rPr>
          <w:i w:val="1"/>
          <w:iCs w:val="1"/>
        </w:rPr>
      </w:pPr>
      <w:r w:rsidDel="00000000" w:rsidR="00000000" w:rsidRPr="00000000">
        <w:rPr>
          <w:rtl w:val="0"/>
        </w:rPr>
        <w:t xml:space="preserve">DEEGS</w:t>
        <w:br w:type="textWrapping"/>
        <w:t xml:space="preserve">Wait. Bananinem wants to see </w:t>
      </w:r>
      <w:r w:rsidDel="00000000" w:rsidR="00000000" w:rsidRPr="00000000">
        <w:rPr>
          <w:i w:val="1"/>
          <w:iCs w:val="1"/>
          <w:rtl w:val="0"/>
        </w:rPr>
        <w:t xml:space="preserve">us?</w:t>
      </w:r>
    </w:p>
    <w:p w:rsidR="00000000" w:rsidDel="00000000" w:rsidP="00000000" w:rsidRDefault="00000000" w:rsidRPr="00000000" w14:paraId="00000685">
      <w:pPr>
        <w:jc w:val="center"/>
        <w:rPr/>
      </w:pPr>
      <w:r w:rsidDel="00000000" w:rsidR="00000000" w:rsidRPr="00000000">
        <w:rPr>
          <w:rtl w:val="0"/>
        </w:rPr>
      </w:r>
    </w:p>
    <w:p w:rsidR="00000000" w:rsidDel="00000000" w:rsidP="00000000" w:rsidRDefault="00000000" w:rsidRPr="00000000" w14:paraId="00000686">
      <w:pPr>
        <w:jc w:val="center"/>
        <w:rPr/>
      </w:pPr>
      <w:r w:rsidDel="00000000" w:rsidR="00000000" w:rsidRPr="00000000">
        <w:rPr>
          <w:rtl w:val="0"/>
        </w:rPr>
        <w:t xml:space="preserve">WARREN</w:t>
        <w:br w:type="textWrapping"/>
      </w:r>
      <w:commentRangeStart w:id="101"/>
      <w:r w:rsidDel="00000000" w:rsidR="00000000" w:rsidRPr="00000000">
        <w:rPr>
          <w:rtl w:val="0"/>
        </w:rPr>
        <w:t xml:space="preserve">Actually, he wanted to see you, Deegs. Something about you being a rap legend or some bullshit.</w:t>
      </w:r>
      <w:commentRangeEnd w:id="101"/>
      <w:r w:rsidDel="00000000" w:rsidR="00000000" w:rsidRPr="00000000">
        <w:commentReference w:id="101"/>
      </w:r>
      <w:r w:rsidDel="00000000" w:rsidR="00000000" w:rsidRPr="00000000">
        <w:rPr>
          <w:rtl w:val="0"/>
        </w:rPr>
      </w:r>
    </w:p>
    <w:p w:rsidR="00000000" w:rsidDel="00000000" w:rsidP="00000000" w:rsidRDefault="00000000" w:rsidRPr="00000000" w14:paraId="00000687">
      <w:pPr>
        <w:jc w:val="center"/>
        <w:rPr/>
      </w:pPr>
      <w:r w:rsidDel="00000000" w:rsidR="00000000" w:rsidRPr="00000000">
        <w:rPr>
          <w:rtl w:val="0"/>
        </w:rPr>
      </w:r>
    </w:p>
    <w:p w:rsidR="00000000" w:rsidDel="00000000" w:rsidP="00000000" w:rsidRDefault="00000000" w:rsidRPr="00000000" w14:paraId="00000688">
      <w:pPr>
        <w:jc w:val="center"/>
        <w:rPr/>
      </w:pPr>
      <w:r w:rsidDel="00000000" w:rsidR="00000000" w:rsidRPr="00000000">
        <w:rPr>
          <w:rtl w:val="0"/>
        </w:rPr>
        <w:t xml:space="preserve">GIRL #1</w:t>
      </w:r>
    </w:p>
    <w:p w:rsidR="00000000" w:rsidDel="00000000" w:rsidP="00000000" w:rsidRDefault="00000000" w:rsidRPr="00000000" w14:paraId="00000689">
      <w:pPr>
        <w:jc w:val="center"/>
        <w:rPr/>
      </w:pPr>
      <w:r w:rsidDel="00000000" w:rsidR="00000000" w:rsidRPr="00000000">
        <w:rPr>
          <w:rtl w:val="0"/>
        </w:rPr>
        <w:t xml:space="preserve">Wait… Deegs is a rap legend?</w:t>
      </w:r>
    </w:p>
    <w:p w:rsidR="00000000" w:rsidDel="00000000" w:rsidP="00000000" w:rsidRDefault="00000000" w:rsidRPr="00000000" w14:paraId="0000068A">
      <w:pPr>
        <w:jc w:val="center"/>
        <w:rPr/>
      </w:pPr>
      <w:r w:rsidDel="00000000" w:rsidR="00000000" w:rsidRPr="00000000">
        <w:rPr>
          <w:rtl w:val="0"/>
        </w:rPr>
      </w:r>
    </w:p>
    <w:p w:rsidR="00000000" w:rsidDel="00000000" w:rsidP="00000000" w:rsidRDefault="00000000" w:rsidRPr="00000000" w14:paraId="0000068B">
      <w:pPr>
        <w:jc w:val="center"/>
        <w:rPr/>
      </w:pPr>
      <w:r w:rsidDel="00000000" w:rsidR="00000000" w:rsidRPr="00000000">
        <w:rPr>
          <w:rtl w:val="0"/>
        </w:rPr>
        <w:t xml:space="preserve">GIRL #2</w:t>
      </w:r>
    </w:p>
    <w:p w:rsidR="00000000" w:rsidDel="00000000" w:rsidP="00000000" w:rsidRDefault="00000000" w:rsidRPr="00000000" w14:paraId="0000068C">
      <w:pPr>
        <w:jc w:val="center"/>
        <w:rPr/>
      </w:pPr>
      <w:r w:rsidDel="00000000" w:rsidR="00000000" w:rsidRPr="00000000">
        <w:rPr>
          <w:rtl w:val="0"/>
        </w:rPr>
        <w:t xml:space="preserve">That’s… kind of hot,</w:t>
      </w:r>
    </w:p>
    <w:p w:rsidR="00000000" w:rsidDel="00000000" w:rsidP="00000000" w:rsidRDefault="00000000" w:rsidRPr="00000000" w14:paraId="0000068D">
      <w:pPr>
        <w:jc w:val="center"/>
        <w:rPr/>
      </w:pPr>
      <w:r w:rsidDel="00000000" w:rsidR="00000000" w:rsidRPr="00000000">
        <w:rPr>
          <w:rtl w:val="0"/>
        </w:rPr>
      </w:r>
    </w:p>
    <w:p w:rsidR="00000000" w:rsidDel="00000000" w:rsidP="00000000" w:rsidRDefault="00000000" w:rsidRPr="00000000" w14:paraId="0000068E">
      <w:pPr>
        <w:jc w:val="center"/>
        <w:rPr/>
      </w:pPr>
      <w:commentRangeStart w:id="102"/>
      <w:r w:rsidDel="00000000" w:rsidR="00000000" w:rsidRPr="00000000">
        <w:rPr>
          <w:rtl w:val="0"/>
        </w:rPr>
        <w:t xml:space="preserve">GIRL #3</w:t>
      </w:r>
    </w:p>
    <w:p w:rsidR="00000000" w:rsidDel="00000000" w:rsidP="00000000" w:rsidRDefault="00000000" w:rsidRPr="00000000" w14:paraId="0000068F">
      <w:pPr>
        <w:jc w:val="center"/>
        <w:rPr/>
      </w:pPr>
      <w:r w:rsidDel="00000000" w:rsidR="00000000" w:rsidRPr="00000000">
        <w:rPr>
          <w:rtl w:val="0"/>
        </w:rPr>
        <w:t xml:space="preserve">He’s endorsed by Bananinem…? We could get </w:t>
      </w:r>
      <w:r w:rsidDel="00000000" w:rsidR="00000000" w:rsidRPr="00000000">
        <w:rPr>
          <w:rtl w:val="0"/>
        </w:rPr>
        <w:t xml:space="preserve">past the obesity</w:t>
      </w:r>
      <w:r w:rsidDel="00000000" w:rsidR="00000000" w:rsidRPr="00000000">
        <w:rPr>
          <w:rtl w:val="0"/>
        </w:rPr>
        <w:t xml:space="preserve"> for that.</w:t>
      </w:r>
      <w:commentRangeEnd w:id="102"/>
      <w:r w:rsidDel="00000000" w:rsidR="00000000" w:rsidRPr="00000000">
        <w:commentReference w:id="102"/>
      </w:r>
      <w:r w:rsidDel="00000000" w:rsidR="00000000" w:rsidRPr="00000000">
        <w:rPr>
          <w:rtl w:val="0"/>
        </w:rPr>
      </w:r>
    </w:p>
    <w:p w:rsidR="00000000" w:rsidDel="00000000" w:rsidP="00000000" w:rsidRDefault="00000000" w:rsidRPr="00000000" w14:paraId="00000690">
      <w:pPr>
        <w:jc w:val="center"/>
        <w:rPr/>
      </w:pPr>
      <w:r w:rsidDel="00000000" w:rsidR="00000000" w:rsidRPr="00000000">
        <w:rPr>
          <w:rtl w:val="0"/>
        </w:rPr>
      </w:r>
    </w:p>
    <w:p w:rsidR="00000000" w:rsidDel="00000000" w:rsidP="00000000" w:rsidRDefault="00000000" w:rsidRPr="00000000" w14:paraId="00000691">
      <w:pPr>
        <w:jc w:val="center"/>
        <w:rPr/>
      </w:pPr>
      <w:r w:rsidDel="00000000" w:rsidR="00000000" w:rsidRPr="00000000">
        <w:rPr>
          <w:rtl w:val="0"/>
        </w:rPr>
        <w:t xml:space="preserve">DEEGS</w:t>
      </w:r>
    </w:p>
    <w:p w:rsidR="00000000" w:rsidDel="00000000" w:rsidP="00000000" w:rsidRDefault="00000000" w:rsidRPr="00000000" w14:paraId="00000692">
      <w:pPr>
        <w:jc w:val="center"/>
        <w:rPr/>
      </w:pPr>
      <w:r w:rsidDel="00000000" w:rsidR="00000000" w:rsidRPr="00000000">
        <w:rPr>
          <w:rtl w:val="0"/>
        </w:rPr>
        <w:t xml:space="preserve">Just so absolutely rude straight to my face.</w:t>
      </w:r>
    </w:p>
    <w:p w:rsidR="00000000" w:rsidDel="00000000" w:rsidP="00000000" w:rsidRDefault="00000000" w:rsidRPr="00000000" w14:paraId="00000693">
      <w:pPr>
        <w:jc w:val="center"/>
        <w:rPr/>
      </w:pPr>
      <w:r w:rsidDel="00000000" w:rsidR="00000000" w:rsidRPr="00000000">
        <w:rPr>
          <w:rtl w:val="0"/>
        </w:rPr>
      </w:r>
    </w:p>
    <w:p w:rsidR="00000000" w:rsidDel="00000000" w:rsidP="00000000" w:rsidRDefault="00000000" w:rsidRPr="00000000" w14:paraId="00000694">
      <w:pPr>
        <w:jc w:val="center"/>
        <w:rPr/>
      </w:pPr>
      <w:r w:rsidDel="00000000" w:rsidR="00000000" w:rsidRPr="00000000">
        <w:rPr>
          <w:rtl w:val="0"/>
        </w:rPr>
        <w:t xml:space="preserve">DEAN</w:t>
        <w:br w:type="textWrapping"/>
        <w:t xml:space="preserve">Woah girls, um… I’m a rap legend too!</w:t>
      </w:r>
    </w:p>
    <w:p w:rsidR="00000000" w:rsidDel="00000000" w:rsidP="00000000" w:rsidRDefault="00000000" w:rsidRPr="00000000" w14:paraId="00000695">
      <w:pPr>
        <w:jc w:val="center"/>
        <w:rPr/>
      </w:pPr>
      <w:r w:rsidDel="00000000" w:rsidR="00000000" w:rsidRPr="00000000">
        <w:rPr>
          <w:rtl w:val="0"/>
        </w:rPr>
      </w:r>
    </w:p>
    <w:p w:rsidR="00000000" w:rsidDel="00000000" w:rsidP="00000000" w:rsidRDefault="00000000" w:rsidRPr="00000000" w14:paraId="00000696">
      <w:pPr>
        <w:jc w:val="center"/>
        <w:rPr/>
      </w:pPr>
      <w:r w:rsidDel="00000000" w:rsidR="00000000" w:rsidRPr="00000000">
        <w:rPr>
          <w:rtl w:val="0"/>
        </w:rPr>
        <w:t xml:space="preserve">GIRLS</w:t>
        <w:br w:type="textWrapping"/>
        <w:t xml:space="preserve">REALLY!?!?!?!</w:t>
        <w:br w:type="textWrapping"/>
        <w:br w:type="textWrapping"/>
        <w:t xml:space="preserve">GIRL #1</w:t>
      </w:r>
    </w:p>
    <w:p w:rsidR="00000000" w:rsidDel="00000000" w:rsidP="00000000" w:rsidRDefault="00000000" w:rsidRPr="00000000" w14:paraId="00000697">
      <w:pPr>
        <w:jc w:val="center"/>
        <w:rPr/>
      </w:pPr>
      <w:r w:rsidDel="00000000" w:rsidR="00000000" w:rsidRPr="00000000">
        <w:rPr>
          <w:rtl w:val="0"/>
        </w:rPr>
        <w:t xml:space="preserve">Just when you thought you couldn’t love a dollar more!</w:t>
      </w:r>
    </w:p>
    <w:p w:rsidR="00000000" w:rsidDel="00000000" w:rsidP="00000000" w:rsidRDefault="00000000" w:rsidRPr="00000000" w14:paraId="00000698">
      <w:pPr>
        <w:jc w:val="center"/>
        <w:rPr/>
      </w:pPr>
      <w:r w:rsidDel="00000000" w:rsidR="00000000" w:rsidRPr="00000000">
        <w:rPr>
          <w:rtl w:val="0"/>
        </w:rPr>
      </w:r>
    </w:p>
    <w:p w:rsidR="00000000" w:rsidDel="00000000" w:rsidP="00000000" w:rsidRDefault="00000000" w:rsidRPr="00000000" w14:paraId="00000699">
      <w:pPr>
        <w:jc w:val="center"/>
        <w:rPr/>
      </w:pPr>
      <w:r w:rsidDel="00000000" w:rsidR="00000000" w:rsidRPr="00000000">
        <w:rPr>
          <w:rtl w:val="0"/>
        </w:rPr>
        <w:t xml:space="preserve">GIRL #2</w:t>
      </w:r>
    </w:p>
    <w:p w:rsidR="00000000" w:rsidDel="00000000" w:rsidP="00000000" w:rsidRDefault="00000000" w:rsidRPr="00000000" w14:paraId="0000069A">
      <w:pPr>
        <w:jc w:val="center"/>
        <w:rPr/>
      </w:pPr>
      <w:r w:rsidDel="00000000" w:rsidR="00000000" w:rsidRPr="00000000">
        <w:rPr>
          <w:rtl w:val="0"/>
        </w:rPr>
        <w:t xml:space="preserve">SO SEXY!!!</w:t>
      </w:r>
    </w:p>
    <w:p w:rsidR="00000000" w:rsidDel="00000000" w:rsidP="00000000" w:rsidRDefault="00000000" w:rsidRPr="00000000" w14:paraId="0000069B">
      <w:pPr>
        <w:jc w:val="center"/>
        <w:rPr/>
      </w:pPr>
      <w:r w:rsidDel="00000000" w:rsidR="00000000" w:rsidRPr="00000000">
        <w:rPr>
          <w:rtl w:val="0"/>
        </w:rPr>
      </w:r>
    </w:p>
    <w:p w:rsidR="00000000" w:rsidDel="00000000" w:rsidP="00000000" w:rsidRDefault="00000000" w:rsidRPr="00000000" w14:paraId="0000069C">
      <w:pPr>
        <w:jc w:val="center"/>
        <w:rPr/>
      </w:pPr>
      <w:r w:rsidDel="00000000" w:rsidR="00000000" w:rsidRPr="00000000">
        <w:rPr>
          <w:rtl w:val="0"/>
        </w:rPr>
        <w:t xml:space="preserve">GIRL #3</w:t>
        <w:br w:type="textWrapping"/>
        <w:t xml:space="preserve">MARRY MEEEEEE!!!</w:t>
      </w:r>
    </w:p>
    <w:p w:rsidR="00000000" w:rsidDel="00000000" w:rsidP="00000000" w:rsidRDefault="00000000" w:rsidRPr="00000000" w14:paraId="0000069D">
      <w:pPr>
        <w:jc w:val="center"/>
        <w:rPr/>
      </w:pPr>
      <w:r w:rsidDel="00000000" w:rsidR="00000000" w:rsidRPr="00000000">
        <w:rPr>
          <w:rtl w:val="0"/>
        </w:rPr>
      </w:r>
    </w:p>
    <w:p w:rsidR="00000000" w:rsidDel="00000000" w:rsidP="00000000" w:rsidRDefault="00000000" w:rsidRPr="00000000" w14:paraId="0000069E">
      <w:pPr>
        <w:jc w:val="center"/>
        <w:rPr/>
      </w:pPr>
      <w:r w:rsidDel="00000000" w:rsidR="00000000" w:rsidRPr="00000000">
        <w:rPr>
          <w:rtl w:val="0"/>
        </w:rPr>
        <w:t xml:space="preserve">BANANINEM</w:t>
        <w:br w:type="textWrapping"/>
        <w:t xml:space="preserve">Hey, are you Deegs?</w:t>
      </w:r>
    </w:p>
    <w:p w:rsidR="00000000" w:rsidDel="00000000" w:rsidP="00000000" w:rsidRDefault="00000000" w:rsidRPr="00000000" w14:paraId="0000069F">
      <w:pPr>
        <w:jc w:val="center"/>
        <w:rPr/>
      </w:pPr>
      <w:r w:rsidDel="00000000" w:rsidR="00000000" w:rsidRPr="00000000">
        <w:rPr>
          <w:rtl w:val="0"/>
        </w:rPr>
      </w:r>
    </w:p>
    <w:p w:rsidR="00000000" w:rsidDel="00000000" w:rsidP="00000000" w:rsidRDefault="00000000" w:rsidRPr="00000000" w14:paraId="000006A0">
      <w:pPr>
        <w:jc w:val="center"/>
        <w:rPr/>
      </w:pPr>
      <w:r w:rsidDel="00000000" w:rsidR="00000000" w:rsidRPr="00000000">
        <w:rPr>
          <w:rtl w:val="0"/>
        </w:rPr>
        <w:t xml:space="preserve">DEEGS</w:t>
        <w:br w:type="textWrapping"/>
        <w:t xml:space="preserve">Uh… yeah?</w:t>
      </w:r>
    </w:p>
    <w:p w:rsidR="00000000" w:rsidDel="00000000" w:rsidP="00000000" w:rsidRDefault="00000000" w:rsidRPr="00000000" w14:paraId="000006A1">
      <w:pPr>
        <w:jc w:val="center"/>
        <w:rPr/>
      </w:pPr>
      <w:r w:rsidDel="00000000" w:rsidR="00000000" w:rsidRPr="00000000">
        <w:rPr>
          <w:rtl w:val="0"/>
        </w:rPr>
      </w:r>
    </w:p>
    <w:p w:rsidR="00000000" w:rsidDel="00000000" w:rsidP="00000000" w:rsidRDefault="00000000" w:rsidRPr="00000000" w14:paraId="000006A2">
      <w:pPr>
        <w:jc w:val="center"/>
        <w:rPr/>
      </w:pPr>
      <w:r w:rsidDel="00000000" w:rsidR="00000000" w:rsidRPr="00000000">
        <w:rPr>
          <w:rtl w:val="0"/>
        </w:rPr>
        <w:t xml:space="preserve">BANANINEM</w:t>
        <w:br w:type="textWrapping"/>
        <w:t xml:space="preserve">Come with me dude.</w:t>
      </w:r>
    </w:p>
    <w:p w:rsidR="00000000" w:rsidDel="00000000" w:rsidP="00000000" w:rsidRDefault="00000000" w:rsidRPr="00000000" w14:paraId="000006A3">
      <w:pPr>
        <w:jc w:val="center"/>
        <w:rPr/>
      </w:pPr>
      <w:r w:rsidDel="00000000" w:rsidR="00000000" w:rsidRPr="00000000">
        <w:rPr>
          <w:rtl w:val="0"/>
        </w:rPr>
      </w:r>
    </w:p>
    <w:p w:rsidR="00000000" w:rsidDel="00000000" w:rsidP="00000000" w:rsidRDefault="00000000" w:rsidRPr="00000000" w14:paraId="000006A4">
      <w:pPr>
        <w:jc w:val="center"/>
        <w:rPr/>
      </w:pPr>
      <w:r w:rsidDel="00000000" w:rsidR="00000000" w:rsidRPr="00000000">
        <w:rPr>
          <w:rtl w:val="0"/>
        </w:rPr>
        <w:t xml:space="preserve">DEEGS</w:t>
        <w:br w:type="textWrapping"/>
        <w:t xml:space="preserve">Alright…</w:t>
      </w:r>
    </w:p>
    <w:p w:rsidR="00000000" w:rsidDel="00000000" w:rsidP="00000000" w:rsidRDefault="00000000" w:rsidRPr="00000000" w14:paraId="000006A5">
      <w:pPr>
        <w:jc w:val="center"/>
        <w:rPr/>
      </w:pPr>
      <w:r w:rsidDel="00000000" w:rsidR="00000000" w:rsidRPr="00000000">
        <w:rPr>
          <w:rtl w:val="0"/>
        </w:rPr>
      </w:r>
    </w:p>
    <w:p w:rsidR="00000000" w:rsidDel="00000000" w:rsidP="00000000" w:rsidRDefault="00000000" w:rsidRPr="00000000" w14:paraId="000006A6">
      <w:pPr>
        <w:jc w:val="center"/>
        <w:rPr/>
      </w:pPr>
      <w:r w:rsidDel="00000000" w:rsidR="00000000" w:rsidRPr="00000000">
        <w:rPr>
          <w:rtl w:val="0"/>
        </w:rPr>
        <w:t xml:space="preserve">STARR</w:t>
        <w:br w:type="textWrapping"/>
        <w:t xml:space="preserve">Have fun on your solo episode!</w:t>
      </w:r>
    </w:p>
    <w:p w:rsidR="00000000" w:rsidDel="00000000" w:rsidP="00000000" w:rsidRDefault="00000000" w:rsidRPr="00000000" w14:paraId="000006A7">
      <w:pPr>
        <w:jc w:val="center"/>
        <w:rPr/>
      </w:pPr>
      <w:r w:rsidDel="00000000" w:rsidR="00000000" w:rsidRPr="00000000">
        <w:rPr>
          <w:rtl w:val="0"/>
        </w:rPr>
      </w:r>
    </w:p>
    <w:p w:rsidR="00000000" w:rsidDel="00000000" w:rsidP="00000000" w:rsidRDefault="00000000" w:rsidRPr="00000000" w14:paraId="000006A8">
      <w:pPr>
        <w:jc w:val="center"/>
        <w:rPr/>
      </w:pPr>
      <w:r w:rsidDel="00000000" w:rsidR="00000000" w:rsidRPr="00000000">
        <w:rPr>
          <w:rtl w:val="0"/>
        </w:rPr>
        <w:t xml:space="preserve">DEEGS</w:t>
        <w:br w:type="textWrapping"/>
        <w:t xml:space="preserve">Starr, stop breaking the fourth wall.</w:t>
      </w:r>
    </w:p>
    <w:p w:rsidR="00000000" w:rsidDel="00000000" w:rsidP="00000000" w:rsidRDefault="00000000" w:rsidRPr="00000000" w14:paraId="000006A9">
      <w:pPr>
        <w:jc w:val="center"/>
        <w:rPr/>
      </w:pPr>
      <w:r w:rsidDel="00000000" w:rsidR="00000000" w:rsidRPr="00000000">
        <w:rPr>
          <w:rtl w:val="0"/>
        </w:rPr>
      </w:r>
    </w:p>
    <w:p w:rsidR="00000000" w:rsidDel="00000000" w:rsidP="00000000" w:rsidRDefault="00000000" w:rsidRPr="00000000" w14:paraId="000006AA">
      <w:pPr>
        <w:jc w:val="center"/>
        <w:rPr/>
      </w:pPr>
      <w:r w:rsidDel="00000000" w:rsidR="00000000" w:rsidRPr="00000000">
        <w:rPr>
          <w:rtl w:val="0"/>
        </w:rPr>
        <w:t xml:space="preserve">[DEEGS follows BANANINEM.]</w:t>
      </w:r>
    </w:p>
    <w:p w:rsidR="00000000" w:rsidDel="00000000" w:rsidP="00000000" w:rsidRDefault="00000000" w:rsidRPr="00000000" w14:paraId="000006AB">
      <w:pPr>
        <w:jc w:val="center"/>
        <w:rPr/>
      </w:pPr>
      <w:r w:rsidDel="00000000" w:rsidR="00000000" w:rsidRPr="00000000">
        <w:rPr>
          <w:rtl w:val="0"/>
        </w:rPr>
      </w:r>
    </w:p>
    <w:p w:rsidR="00000000" w:rsidDel="00000000" w:rsidP="00000000" w:rsidRDefault="00000000" w:rsidRPr="00000000" w14:paraId="000006AC">
      <w:pPr>
        <w:jc w:val="center"/>
        <w:rPr/>
      </w:pPr>
      <w:r w:rsidDel="00000000" w:rsidR="00000000" w:rsidRPr="00000000">
        <w:rPr>
          <w:rtl w:val="0"/>
        </w:rPr>
        <w:t xml:space="preserve">BANANINEM</w:t>
        <w:br w:type="textWrapping"/>
        <w:t xml:space="preserve">So, I saw that rap video you posted on NenjacTube. Some pretty legit shit. If you were interested, I think I could prolly get you on stage tonight. Your first gig.</w:t>
      </w:r>
    </w:p>
    <w:p w:rsidR="00000000" w:rsidDel="00000000" w:rsidP="00000000" w:rsidRDefault="00000000" w:rsidRPr="00000000" w14:paraId="000006AD">
      <w:pPr>
        <w:jc w:val="center"/>
        <w:rPr/>
      </w:pPr>
      <w:r w:rsidDel="00000000" w:rsidR="00000000" w:rsidRPr="00000000">
        <w:rPr>
          <w:rtl w:val="0"/>
        </w:rPr>
      </w:r>
    </w:p>
    <w:p w:rsidR="00000000" w:rsidDel="00000000" w:rsidP="00000000" w:rsidRDefault="00000000" w:rsidRPr="00000000" w14:paraId="000006AE">
      <w:pPr>
        <w:jc w:val="center"/>
        <w:rPr/>
      </w:pPr>
      <w:commentRangeStart w:id="103"/>
      <w:r w:rsidDel="00000000" w:rsidR="00000000" w:rsidRPr="00000000">
        <w:rPr>
          <w:rtl w:val="0"/>
        </w:rPr>
        <w:t xml:space="preserve">DEEGS</w:t>
        <w:br w:type="textWrapping"/>
        <w:t xml:space="preserve">Rap video?</w:t>
      </w:r>
    </w:p>
    <w:p w:rsidR="00000000" w:rsidDel="00000000" w:rsidP="00000000" w:rsidRDefault="00000000" w:rsidRPr="00000000" w14:paraId="000006AF">
      <w:pPr>
        <w:jc w:val="center"/>
        <w:rPr/>
      </w:pPr>
      <w:r w:rsidDel="00000000" w:rsidR="00000000" w:rsidRPr="00000000">
        <w:rPr>
          <w:rtl w:val="0"/>
        </w:rPr>
      </w:r>
    </w:p>
    <w:p w:rsidR="00000000" w:rsidDel="00000000" w:rsidP="00000000" w:rsidRDefault="00000000" w:rsidRPr="00000000" w14:paraId="000006B0">
      <w:pPr>
        <w:jc w:val="center"/>
        <w:rPr/>
      </w:pPr>
      <w:r w:rsidDel="00000000" w:rsidR="00000000" w:rsidRPr="00000000">
        <w:rPr>
          <w:rtl w:val="0"/>
        </w:rPr>
        <w:t xml:space="preserve">BANANINEM</w:t>
        <w:br w:type="textWrapping"/>
        <w:t xml:space="preserve">Yeah, the one of you rapping.</w:t>
      </w:r>
    </w:p>
    <w:p w:rsidR="00000000" w:rsidDel="00000000" w:rsidP="00000000" w:rsidRDefault="00000000" w:rsidRPr="00000000" w14:paraId="000006B1">
      <w:pPr>
        <w:jc w:val="center"/>
        <w:rPr/>
      </w:pPr>
      <w:r w:rsidDel="00000000" w:rsidR="00000000" w:rsidRPr="00000000">
        <w:rPr>
          <w:rtl w:val="0"/>
        </w:rPr>
      </w:r>
    </w:p>
    <w:p w:rsidR="00000000" w:rsidDel="00000000" w:rsidP="00000000" w:rsidRDefault="00000000" w:rsidRPr="00000000" w14:paraId="000006B2">
      <w:pPr>
        <w:jc w:val="center"/>
        <w:rPr>
          <w:i w:val="1"/>
          <w:iCs w:val="1"/>
        </w:rPr>
      </w:pPr>
      <w:r w:rsidDel="00000000" w:rsidR="00000000" w:rsidRPr="00000000">
        <w:rPr>
          <w:rtl w:val="0"/>
        </w:rPr>
        <w:t xml:space="preserve">DEEGS</w:t>
        <w:br w:type="textWrapping"/>
        <w:t xml:space="preserve">I don’t remember… Wait.</w:t>
      </w:r>
      <w:commentRangeEnd w:id="103"/>
      <w:r w:rsidDel="00000000" w:rsidR="00000000" w:rsidRPr="00000000">
        <w:commentReference w:id="103"/>
      </w:r>
      <w:r w:rsidDel="00000000" w:rsidR="00000000" w:rsidRPr="00000000">
        <w:rPr>
          <w:rtl w:val="0"/>
        </w:rPr>
        <w:t xml:space="preserve"> You’re saying I could perform on stage with you? </w:t>
      </w:r>
      <w:r w:rsidDel="00000000" w:rsidR="00000000" w:rsidRPr="00000000">
        <w:rPr>
          <w:i w:val="1"/>
          <w:iCs w:val="1"/>
          <w:rtl w:val="0"/>
        </w:rPr>
        <w:t xml:space="preserve">SLIM SHADY!?!?!?</w:t>
      </w:r>
    </w:p>
    <w:p w:rsidR="00000000" w:rsidDel="00000000" w:rsidP="00000000" w:rsidRDefault="00000000" w:rsidRPr="00000000" w14:paraId="000006B3">
      <w:pPr>
        <w:jc w:val="center"/>
        <w:rPr/>
      </w:pPr>
      <w:r w:rsidDel="00000000" w:rsidR="00000000" w:rsidRPr="00000000">
        <w:rPr>
          <w:rtl w:val="0"/>
        </w:rPr>
      </w:r>
    </w:p>
    <w:p w:rsidR="00000000" w:rsidDel="00000000" w:rsidP="00000000" w:rsidRDefault="00000000" w:rsidRPr="00000000" w14:paraId="000006B4">
      <w:pPr>
        <w:jc w:val="center"/>
        <w:rPr/>
      </w:pPr>
      <w:r w:rsidDel="00000000" w:rsidR="00000000" w:rsidRPr="00000000">
        <w:rPr>
          <w:rtl w:val="0"/>
        </w:rPr>
        <w:t xml:space="preserve">EMIINEM</w:t>
        <w:br w:type="textWrapping"/>
        <w:t xml:space="preserve">If you’re down, man. I want you to be my opener</w:t>
      </w:r>
    </w:p>
    <w:p w:rsidR="00000000" w:rsidDel="00000000" w:rsidP="00000000" w:rsidRDefault="00000000" w:rsidRPr="00000000" w14:paraId="000006B5">
      <w:pPr>
        <w:jc w:val="center"/>
        <w:rPr/>
      </w:pPr>
      <w:r w:rsidDel="00000000" w:rsidR="00000000" w:rsidRPr="00000000">
        <w:rPr>
          <w:rtl w:val="0"/>
        </w:rPr>
      </w:r>
    </w:p>
    <w:p w:rsidR="00000000" w:rsidDel="00000000" w:rsidP="00000000" w:rsidRDefault="00000000" w:rsidRPr="00000000" w14:paraId="000006B6">
      <w:pPr>
        <w:jc w:val="center"/>
        <w:rPr/>
      </w:pPr>
      <w:r w:rsidDel="00000000" w:rsidR="00000000" w:rsidRPr="00000000">
        <w:rPr>
          <w:rtl w:val="0"/>
        </w:rPr>
        <w:t xml:space="preserve">DEEGS</w:t>
        <w:br w:type="textWrapping"/>
        <w:t xml:space="preserve">Uh, YEAH?</w:t>
      </w:r>
    </w:p>
    <w:p w:rsidR="00000000" w:rsidDel="00000000" w:rsidP="00000000" w:rsidRDefault="00000000" w:rsidRPr="00000000" w14:paraId="000006B7">
      <w:pPr>
        <w:jc w:val="center"/>
        <w:rPr/>
      </w:pPr>
      <w:r w:rsidDel="00000000" w:rsidR="00000000" w:rsidRPr="00000000">
        <w:rPr>
          <w:rtl w:val="0"/>
        </w:rPr>
      </w:r>
    </w:p>
    <w:p w:rsidR="00000000" w:rsidDel="00000000" w:rsidP="00000000" w:rsidRDefault="00000000" w:rsidRPr="00000000" w14:paraId="000006B8">
      <w:pPr>
        <w:jc w:val="center"/>
        <w:rPr/>
      </w:pPr>
      <w:r w:rsidDel="00000000" w:rsidR="00000000" w:rsidRPr="00000000">
        <w:rPr>
          <w:rtl w:val="0"/>
        </w:rPr>
        <w:t xml:space="preserve">BANANINEM</w:t>
      </w:r>
    </w:p>
    <w:p w:rsidR="00000000" w:rsidDel="00000000" w:rsidP="00000000" w:rsidRDefault="00000000" w:rsidRPr="00000000" w14:paraId="000006B9">
      <w:pPr>
        <w:jc w:val="center"/>
        <w:rPr/>
      </w:pPr>
      <w:r w:rsidDel="00000000" w:rsidR="00000000" w:rsidRPr="00000000">
        <w:rPr>
          <w:rtl w:val="0"/>
        </w:rPr>
        <w:t xml:space="preserve">Alright, pick one of my songs. I’mma get ready. Good luck.</w:t>
      </w:r>
    </w:p>
    <w:p w:rsidR="00000000" w:rsidDel="00000000" w:rsidP="00000000" w:rsidRDefault="00000000" w:rsidRPr="00000000" w14:paraId="000006BA">
      <w:pPr>
        <w:jc w:val="center"/>
        <w:rPr/>
      </w:pPr>
      <w:r w:rsidDel="00000000" w:rsidR="00000000" w:rsidRPr="00000000">
        <w:rPr>
          <w:rtl w:val="0"/>
        </w:rPr>
        <w:br w:type="textWrapping"/>
      </w:r>
      <w:commentRangeStart w:id="104"/>
      <w:r w:rsidDel="00000000" w:rsidR="00000000" w:rsidRPr="00000000">
        <w:rPr>
          <w:rtl w:val="0"/>
        </w:rPr>
        <w:t xml:space="preserve">DEEGS</w:t>
        <w:br w:type="textWrapping"/>
        <w:t xml:space="preserve">Uh, thanks. </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06BB">
      <w:pPr>
        <w:jc w:val="center"/>
        <w:rPr/>
      </w:pPr>
      <w:r w:rsidDel="00000000" w:rsidR="00000000" w:rsidRPr="00000000">
        <w:rPr>
          <w:rtl w:val="0"/>
        </w:rPr>
      </w:r>
    </w:p>
    <w:p w:rsidR="00000000" w:rsidDel="00000000" w:rsidP="00000000" w:rsidRDefault="00000000" w:rsidRPr="00000000" w14:paraId="000006BC">
      <w:pPr>
        <w:jc w:val="center"/>
        <w:rPr/>
      </w:pPr>
      <w:r w:rsidDel="00000000" w:rsidR="00000000" w:rsidRPr="00000000">
        <w:rPr>
          <w:rtl w:val="0"/>
        </w:rPr>
        <w:t xml:space="preserve">[BANANINEM walks off. DEEGS calls WARREN]</w:t>
      </w:r>
    </w:p>
    <w:p w:rsidR="00000000" w:rsidDel="00000000" w:rsidP="00000000" w:rsidRDefault="00000000" w:rsidRPr="00000000" w14:paraId="000006BD">
      <w:pPr>
        <w:jc w:val="center"/>
        <w:rPr/>
      </w:pPr>
      <w:r w:rsidDel="00000000" w:rsidR="00000000" w:rsidRPr="00000000">
        <w:rPr>
          <w:rtl w:val="0"/>
        </w:rPr>
      </w:r>
    </w:p>
    <w:p w:rsidR="00000000" w:rsidDel="00000000" w:rsidP="00000000" w:rsidRDefault="00000000" w:rsidRPr="00000000" w14:paraId="000006BE">
      <w:pPr>
        <w:jc w:val="center"/>
        <w:rPr/>
      </w:pPr>
      <w:r w:rsidDel="00000000" w:rsidR="00000000" w:rsidRPr="00000000">
        <w:rPr>
          <w:rtl w:val="0"/>
        </w:rPr>
        <w:t xml:space="preserve">DEEGS</w:t>
        <w:br w:type="textWrapping"/>
        <w:t xml:space="preserve">Warren. Why didn’t you tell me any details about this????</w:t>
      </w:r>
    </w:p>
    <w:p w:rsidR="00000000" w:rsidDel="00000000" w:rsidP="00000000" w:rsidRDefault="00000000" w:rsidRPr="00000000" w14:paraId="000006BF">
      <w:pPr>
        <w:jc w:val="center"/>
        <w:rPr/>
      </w:pPr>
      <w:r w:rsidDel="00000000" w:rsidR="00000000" w:rsidRPr="00000000">
        <w:rPr>
          <w:rtl w:val="0"/>
        </w:rPr>
        <w:br w:type="textWrapping"/>
        <w:t xml:space="preserve">WARREN</w:t>
        <w:br w:type="textWrapping"/>
        <w:t xml:space="preserve">Didn’t really care enough.</w:t>
      </w:r>
    </w:p>
    <w:p w:rsidR="00000000" w:rsidDel="00000000" w:rsidP="00000000" w:rsidRDefault="00000000" w:rsidRPr="00000000" w14:paraId="000006C0">
      <w:pPr>
        <w:jc w:val="center"/>
        <w:rPr/>
      </w:pPr>
      <w:r w:rsidDel="00000000" w:rsidR="00000000" w:rsidRPr="00000000">
        <w:rPr>
          <w:rtl w:val="0"/>
        </w:rPr>
      </w:r>
    </w:p>
    <w:p w:rsidR="00000000" w:rsidDel="00000000" w:rsidP="00000000" w:rsidRDefault="00000000" w:rsidRPr="00000000" w14:paraId="000006C1">
      <w:pPr>
        <w:jc w:val="center"/>
        <w:rPr/>
      </w:pPr>
      <w:r w:rsidDel="00000000" w:rsidR="00000000" w:rsidRPr="00000000">
        <w:rPr>
          <w:rtl w:val="0"/>
        </w:rPr>
        <w:t xml:space="preserve">DEEGS</w:t>
        <w:br w:type="textWrapping"/>
      </w:r>
      <w:commentRangeStart w:id="105"/>
      <w:r w:rsidDel="00000000" w:rsidR="00000000" w:rsidRPr="00000000">
        <w:rPr>
          <w:rtl w:val="0"/>
        </w:rPr>
        <w:t xml:space="preserve">Ugh, dude! I don’t even know what he’s talking about! I never posted a video of me rapping, I don’t know how to rap!</w:t>
      </w:r>
    </w:p>
    <w:p w:rsidR="00000000" w:rsidDel="00000000" w:rsidP="00000000" w:rsidRDefault="00000000" w:rsidRPr="00000000" w14:paraId="000006C2">
      <w:pPr>
        <w:jc w:val="center"/>
        <w:rPr/>
      </w:pPr>
      <w:r w:rsidDel="00000000" w:rsidR="00000000" w:rsidRPr="00000000">
        <w:rPr>
          <w:rtl w:val="0"/>
        </w:rPr>
      </w:r>
    </w:p>
    <w:p w:rsidR="00000000" w:rsidDel="00000000" w:rsidP="00000000" w:rsidRDefault="00000000" w:rsidRPr="00000000" w14:paraId="000006C3">
      <w:pPr>
        <w:jc w:val="center"/>
        <w:rPr/>
      </w:pPr>
      <w:r w:rsidDel="00000000" w:rsidR="00000000" w:rsidRPr="00000000">
        <w:rPr>
          <w:rtl w:val="0"/>
        </w:rPr>
        <w:t xml:space="preserve">WARREN</w:t>
        <w:br w:type="textWrapping"/>
        <w:t xml:space="preserve">Ohhhh, are you talking about the AI video Travis made and posted of you rapping on NenBook without your consent? Yeah, that was hilarious.</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06C4">
      <w:pPr>
        <w:jc w:val="center"/>
        <w:rPr/>
      </w:pPr>
      <w:r w:rsidDel="00000000" w:rsidR="00000000" w:rsidRPr="00000000">
        <w:rPr>
          <w:rtl w:val="0"/>
        </w:rPr>
      </w:r>
    </w:p>
    <w:p w:rsidR="00000000" w:rsidDel="00000000" w:rsidP="00000000" w:rsidRDefault="00000000" w:rsidRPr="00000000" w14:paraId="000006C5">
      <w:pPr>
        <w:jc w:val="center"/>
        <w:rPr>
          <w:i w:val="1"/>
          <w:iCs w:val="1"/>
        </w:rPr>
      </w:pPr>
      <w:r w:rsidDel="00000000" w:rsidR="00000000" w:rsidRPr="00000000">
        <w:rPr>
          <w:rtl w:val="0"/>
        </w:rPr>
        <w:t xml:space="preserve">DEEGS</w:t>
        <w:br w:type="textWrapping"/>
      </w:r>
      <w:r w:rsidDel="00000000" w:rsidR="00000000" w:rsidRPr="00000000">
        <w:rPr>
          <w:i w:val="1"/>
          <w:iCs w:val="1"/>
          <w:rtl w:val="0"/>
        </w:rPr>
        <w:t xml:space="preserve">WHAT?!?!?!</w:t>
      </w:r>
    </w:p>
    <w:p w:rsidR="00000000" w:rsidDel="00000000" w:rsidP="00000000" w:rsidRDefault="00000000" w:rsidRPr="00000000" w14:paraId="000006C6">
      <w:pPr>
        <w:jc w:val="center"/>
        <w:rPr>
          <w:i w:val="1"/>
          <w:iCs w:val="1"/>
        </w:rPr>
      </w:pPr>
      <w:r w:rsidDel="00000000" w:rsidR="00000000" w:rsidRPr="00000000">
        <w:rPr>
          <w:rtl w:val="0"/>
        </w:rPr>
      </w:r>
    </w:p>
    <w:p w:rsidR="00000000" w:rsidDel="00000000" w:rsidP="00000000" w:rsidRDefault="00000000" w:rsidRPr="00000000" w14:paraId="000006C7">
      <w:pPr>
        <w:jc w:val="center"/>
        <w:rPr/>
      </w:pPr>
      <w:r w:rsidDel="00000000" w:rsidR="00000000" w:rsidRPr="00000000">
        <w:rPr>
          <w:rtl w:val="0"/>
        </w:rPr>
        <w:t xml:space="preserve">TRAVIS</w:t>
        <w:br w:type="textWrapping"/>
        <w:t xml:space="preserve">Oh, is that Deegs? Tell him that AI video I made and posted of him </w:t>
      </w:r>
      <w:commentRangeStart w:id="106"/>
      <w:r w:rsidDel="00000000" w:rsidR="00000000" w:rsidRPr="00000000">
        <w:rPr>
          <w:rtl w:val="0"/>
        </w:rPr>
        <w:t xml:space="preserve">rapping</w:t>
      </w:r>
      <w:commentRangeEnd w:id="106"/>
      <w:r w:rsidDel="00000000" w:rsidR="00000000" w:rsidRPr="00000000">
        <w:commentReference w:id="106"/>
      </w:r>
      <w:r w:rsidDel="00000000" w:rsidR="00000000" w:rsidRPr="00000000">
        <w:rPr>
          <w:rtl w:val="0"/>
        </w:rPr>
        <w:t xml:space="preserve"> without his consent has like millions of views! He’s gone viral! Best part, everybody thinks it’s real!</w:t>
      </w:r>
    </w:p>
    <w:p w:rsidR="00000000" w:rsidDel="00000000" w:rsidP="00000000" w:rsidRDefault="00000000" w:rsidRPr="00000000" w14:paraId="000006C8">
      <w:pPr>
        <w:jc w:val="center"/>
        <w:rPr/>
      </w:pPr>
      <w:r w:rsidDel="00000000" w:rsidR="00000000" w:rsidRPr="00000000">
        <w:rPr>
          <w:rtl w:val="0"/>
        </w:rPr>
      </w:r>
    </w:p>
    <w:p w:rsidR="00000000" w:rsidDel="00000000" w:rsidP="00000000" w:rsidRDefault="00000000" w:rsidRPr="00000000" w14:paraId="000006C9">
      <w:pPr>
        <w:jc w:val="center"/>
        <w:rPr/>
      </w:pPr>
      <w:r w:rsidDel="00000000" w:rsidR="00000000" w:rsidRPr="00000000">
        <w:rPr>
          <w:rtl w:val="0"/>
        </w:rPr>
        <w:t xml:space="preserve">DEEGS</w:t>
        <w:br w:type="textWrapping"/>
        <w:t xml:space="preserve">TRAVIS, WHAT THE FUCK!?!?</w:t>
      </w:r>
    </w:p>
    <w:p w:rsidR="00000000" w:rsidDel="00000000" w:rsidP="00000000" w:rsidRDefault="00000000" w:rsidRPr="00000000" w14:paraId="000006CA">
      <w:pPr>
        <w:jc w:val="center"/>
        <w:rPr>
          <w:i w:val="1"/>
          <w:iCs w:val="1"/>
        </w:rPr>
      </w:pPr>
      <w:r w:rsidDel="00000000" w:rsidR="00000000" w:rsidRPr="00000000">
        <w:rPr>
          <w:rtl w:val="0"/>
        </w:rPr>
      </w:r>
    </w:p>
    <w:p w:rsidR="00000000" w:rsidDel="00000000" w:rsidP="00000000" w:rsidRDefault="00000000" w:rsidRPr="00000000" w14:paraId="000006CB">
      <w:pPr>
        <w:jc w:val="center"/>
        <w:rPr/>
      </w:pPr>
      <w:r w:rsidDel="00000000" w:rsidR="00000000" w:rsidRPr="00000000">
        <w:rPr>
          <w:rtl w:val="0"/>
        </w:rPr>
        <w:t xml:space="preserve">WARREN</w:t>
        <w:br w:type="textWrapping"/>
        <w:t xml:space="preserve">Listen kid, I gotta go, the concerts boutta start. They said some fat cheeseburger is starting in 5 minutes. Cya.</w:t>
      </w:r>
    </w:p>
    <w:p w:rsidR="00000000" w:rsidDel="00000000" w:rsidP="00000000" w:rsidRDefault="00000000" w:rsidRPr="00000000" w14:paraId="000006CC">
      <w:pPr>
        <w:jc w:val="center"/>
        <w:rPr/>
      </w:pPr>
      <w:r w:rsidDel="00000000" w:rsidR="00000000" w:rsidRPr="00000000">
        <w:rPr>
          <w:rtl w:val="0"/>
        </w:rPr>
      </w:r>
    </w:p>
    <w:p w:rsidR="00000000" w:rsidDel="00000000" w:rsidP="00000000" w:rsidRDefault="00000000" w:rsidRPr="00000000" w14:paraId="000006CD">
      <w:pPr>
        <w:jc w:val="center"/>
        <w:rPr/>
      </w:pPr>
      <w:r w:rsidDel="00000000" w:rsidR="00000000" w:rsidRPr="00000000">
        <w:rPr>
          <w:rtl w:val="0"/>
        </w:rPr>
        <w:t xml:space="preserve">DEEGS</w:t>
      </w:r>
    </w:p>
    <w:p w:rsidR="00000000" w:rsidDel="00000000" w:rsidP="00000000" w:rsidRDefault="00000000" w:rsidRPr="00000000" w14:paraId="000006CE">
      <w:pPr>
        <w:jc w:val="center"/>
        <w:rPr/>
      </w:pPr>
      <w:r w:rsidDel="00000000" w:rsidR="00000000" w:rsidRPr="00000000">
        <w:rPr>
          <w:rtl w:val="0"/>
        </w:rPr>
        <w:t xml:space="preserve">UGHHHHHH!! Okay, okay, what do I rap, what do I rap… Aw fuck, I’m going basic…</w:t>
      </w:r>
    </w:p>
    <w:p w:rsidR="00000000" w:rsidDel="00000000" w:rsidP="00000000" w:rsidRDefault="00000000" w:rsidRPr="00000000" w14:paraId="000006CF">
      <w:pPr>
        <w:jc w:val="center"/>
        <w:rPr/>
      </w:pPr>
      <w:r w:rsidDel="00000000" w:rsidR="00000000" w:rsidRPr="00000000">
        <w:rPr>
          <w:rtl w:val="0"/>
        </w:rPr>
      </w:r>
    </w:p>
    <w:p w:rsidR="00000000" w:rsidDel="00000000" w:rsidP="00000000" w:rsidRDefault="00000000" w:rsidRPr="00000000" w14:paraId="000006D0">
      <w:pPr>
        <w:jc w:val="center"/>
        <w:rPr/>
      </w:pPr>
      <w:r w:rsidDel="00000000" w:rsidR="00000000" w:rsidRPr="00000000">
        <w:rPr>
          <w:rtl w:val="0"/>
        </w:rPr>
        <w:t xml:space="preserve">[DEEGS </w:t>
      </w:r>
      <w:r w:rsidDel="00000000" w:rsidR="00000000" w:rsidRPr="00000000">
        <w:rPr>
          <w:rtl w:val="0"/>
        </w:rPr>
        <w:t xml:space="preserve">walks</w:t>
      </w:r>
      <w:r w:rsidDel="00000000" w:rsidR="00000000" w:rsidRPr="00000000">
        <w:rPr>
          <w:rtl w:val="0"/>
        </w:rPr>
        <w:t xml:space="preserve"> on stage. He is very nervous]</w:t>
        <w:br w:type="textWrapping"/>
        <w:br w:type="textWrapping"/>
        <w:t xml:space="preserve">ANNOUNCER</w:t>
      </w:r>
    </w:p>
    <w:p w:rsidR="00000000" w:rsidDel="00000000" w:rsidP="00000000" w:rsidRDefault="00000000" w:rsidRPr="00000000" w14:paraId="000006D1">
      <w:pPr>
        <w:jc w:val="center"/>
        <w:rPr/>
      </w:pPr>
      <w:r w:rsidDel="00000000" w:rsidR="00000000" w:rsidRPr="00000000">
        <w:rPr>
          <w:rtl w:val="0"/>
        </w:rPr>
        <w:t xml:space="preserve">AAAAAND NOW… INTRODUCING OUR OPENER FOR THE NIGHT…. DEEGS THE CHEESEBURGER!!!!</w:t>
      </w:r>
    </w:p>
    <w:p w:rsidR="00000000" w:rsidDel="00000000" w:rsidP="00000000" w:rsidRDefault="00000000" w:rsidRPr="00000000" w14:paraId="000006D2">
      <w:pPr>
        <w:jc w:val="center"/>
        <w:rPr/>
      </w:pPr>
      <w:r w:rsidDel="00000000" w:rsidR="00000000" w:rsidRPr="00000000">
        <w:rPr>
          <w:rtl w:val="0"/>
        </w:rPr>
      </w:r>
    </w:p>
    <w:p w:rsidR="00000000" w:rsidDel="00000000" w:rsidP="00000000" w:rsidRDefault="00000000" w:rsidRPr="00000000" w14:paraId="000006D3">
      <w:pPr>
        <w:jc w:val="center"/>
        <w:rPr/>
      </w:pPr>
      <w:r w:rsidDel="00000000" w:rsidR="00000000" w:rsidRPr="00000000">
        <w:rPr>
          <w:rtl w:val="0"/>
        </w:rPr>
        <w:t xml:space="preserve">[applause]</w:t>
      </w:r>
    </w:p>
    <w:p w:rsidR="00000000" w:rsidDel="00000000" w:rsidP="00000000" w:rsidRDefault="00000000" w:rsidRPr="00000000" w14:paraId="000006D4">
      <w:pPr>
        <w:jc w:val="center"/>
        <w:rPr/>
      </w:pPr>
      <w:r w:rsidDel="00000000" w:rsidR="00000000" w:rsidRPr="00000000">
        <w:rPr>
          <w:rtl w:val="0"/>
        </w:rPr>
        <w:br w:type="textWrapping"/>
        <w:t xml:space="preserve">DEEGS (acapella)</w:t>
        <w:br w:type="textWrapping"/>
        <w:t xml:space="preserve">Hi. My name is. What. My name is. Who. My name is. Chka chka Deegs baby. Hi. My name is. Huh. My name is. What. My name is. Chka chka Deegs baby.</w:t>
      </w:r>
    </w:p>
    <w:p w:rsidR="00000000" w:rsidDel="00000000" w:rsidP="00000000" w:rsidRDefault="00000000" w:rsidRPr="00000000" w14:paraId="000006D5">
      <w:pPr>
        <w:jc w:val="center"/>
        <w:rPr/>
      </w:pPr>
      <w:r w:rsidDel="00000000" w:rsidR="00000000" w:rsidRPr="00000000">
        <w:rPr>
          <w:rtl w:val="0"/>
        </w:rPr>
      </w:r>
    </w:p>
    <w:p w:rsidR="00000000" w:rsidDel="00000000" w:rsidP="00000000" w:rsidRDefault="00000000" w:rsidRPr="00000000" w14:paraId="000006D6">
      <w:pPr>
        <w:jc w:val="center"/>
        <w:rPr/>
      </w:pPr>
      <w:r w:rsidDel="00000000" w:rsidR="00000000" w:rsidRPr="00000000">
        <w:rPr>
          <w:rtl w:val="0"/>
        </w:rPr>
        <w:t xml:space="preserve">WARREN</w:t>
        <w:br w:type="textWrapping"/>
      </w:r>
      <w:commentRangeStart w:id="107"/>
      <w:r w:rsidDel="00000000" w:rsidR="00000000" w:rsidRPr="00000000">
        <w:rPr>
          <w:rtl w:val="0"/>
        </w:rPr>
        <w:t xml:space="preserve">Oh my god, this fat cheeseburger fucking stinks! EVERYBODY BOO THIS LOSER!!</w:t>
        <w:br w:type="textWrapping"/>
      </w:r>
      <w:commentRangeEnd w:id="107"/>
      <w:r w:rsidDel="00000000" w:rsidR="00000000" w:rsidRPr="00000000">
        <w:commentReference w:id="107"/>
      </w:r>
      <w:r w:rsidDel="00000000" w:rsidR="00000000" w:rsidRPr="00000000">
        <w:rPr>
          <w:rtl w:val="0"/>
        </w:rPr>
      </w:r>
    </w:p>
    <w:p w:rsidR="00000000" w:rsidDel="00000000" w:rsidP="00000000" w:rsidRDefault="00000000" w:rsidRPr="00000000" w14:paraId="000006D7">
      <w:pPr>
        <w:jc w:val="center"/>
        <w:rPr/>
      </w:pPr>
      <w:r w:rsidDel="00000000" w:rsidR="00000000" w:rsidRPr="00000000">
        <w:rPr>
          <w:rtl w:val="0"/>
        </w:rPr>
        <w:t xml:space="preserve">EVERYBODY</w:t>
        <w:br w:type="textWrapping"/>
        <w:t xml:space="preserve">BOOOOOOOOOOOOOOOOOOO!!!!</w:t>
      </w:r>
    </w:p>
    <w:p w:rsidR="00000000" w:rsidDel="00000000" w:rsidP="00000000" w:rsidRDefault="00000000" w:rsidRPr="00000000" w14:paraId="000006D8">
      <w:pPr>
        <w:jc w:val="center"/>
        <w:rPr/>
      </w:pPr>
      <w:r w:rsidDel="00000000" w:rsidR="00000000" w:rsidRPr="00000000">
        <w:rPr>
          <w:rtl w:val="0"/>
        </w:rPr>
      </w:r>
    </w:p>
    <w:p w:rsidR="00000000" w:rsidDel="00000000" w:rsidP="00000000" w:rsidRDefault="00000000" w:rsidRPr="00000000" w14:paraId="000006D9">
      <w:pPr>
        <w:jc w:val="center"/>
        <w:rPr/>
      </w:pPr>
      <w:r w:rsidDel="00000000" w:rsidR="00000000" w:rsidRPr="00000000">
        <w:rPr>
          <w:rtl w:val="0"/>
        </w:rPr>
        <w:t xml:space="preserve">DEEGS</w:t>
        <w:br w:type="textWrapping"/>
        <w:t xml:space="preserve">My name. Is… my name is…</w:t>
      </w:r>
    </w:p>
    <w:p w:rsidR="00000000" w:rsidDel="00000000" w:rsidP="00000000" w:rsidRDefault="00000000" w:rsidRPr="00000000" w14:paraId="000006DA">
      <w:pPr>
        <w:jc w:val="center"/>
        <w:rPr/>
      </w:pPr>
      <w:r w:rsidDel="00000000" w:rsidR="00000000" w:rsidRPr="00000000">
        <w:rPr>
          <w:rtl w:val="0"/>
        </w:rPr>
      </w:r>
    </w:p>
    <w:p w:rsidR="00000000" w:rsidDel="00000000" w:rsidP="00000000" w:rsidRDefault="00000000" w:rsidRPr="00000000" w14:paraId="000006DB">
      <w:pPr>
        <w:jc w:val="center"/>
        <w:rPr/>
      </w:pPr>
      <w:r w:rsidDel="00000000" w:rsidR="00000000" w:rsidRPr="00000000">
        <w:rPr>
          <w:rtl w:val="0"/>
        </w:rPr>
        <w:t xml:space="preserve">BANANINEM</w:t>
      </w:r>
    </w:p>
    <w:p w:rsidR="00000000" w:rsidDel="00000000" w:rsidP="00000000" w:rsidRDefault="00000000" w:rsidRPr="00000000" w14:paraId="000006DC">
      <w:pPr>
        <w:jc w:val="center"/>
        <w:rPr/>
      </w:pPr>
      <w:r w:rsidDel="00000000" w:rsidR="00000000" w:rsidRPr="00000000">
        <w:rPr>
          <w:rtl w:val="0"/>
        </w:rPr>
        <w:t xml:space="preserve">Attention everybody! Stop! Who here’s seen the video of this young man rapping?</w:t>
      </w:r>
    </w:p>
    <w:p w:rsidR="00000000" w:rsidDel="00000000" w:rsidP="00000000" w:rsidRDefault="00000000" w:rsidRPr="00000000" w14:paraId="000006DD">
      <w:pPr>
        <w:jc w:val="center"/>
        <w:rPr/>
      </w:pPr>
      <w:r w:rsidDel="00000000" w:rsidR="00000000" w:rsidRPr="00000000">
        <w:rPr>
          <w:rtl w:val="0"/>
        </w:rPr>
      </w:r>
    </w:p>
    <w:p w:rsidR="00000000" w:rsidDel="00000000" w:rsidP="00000000" w:rsidRDefault="00000000" w:rsidRPr="00000000" w14:paraId="000006DE">
      <w:pPr>
        <w:jc w:val="center"/>
        <w:rPr/>
      </w:pPr>
      <w:r w:rsidDel="00000000" w:rsidR="00000000" w:rsidRPr="00000000">
        <w:rPr>
          <w:rtl w:val="0"/>
        </w:rPr>
        <w:t xml:space="preserve">EVERYBODY</w:t>
        <w:br w:type="textWrapping"/>
        <w:t xml:space="preserve">We have!</w:t>
        <w:br w:type="textWrapping"/>
      </w:r>
    </w:p>
    <w:p w:rsidR="00000000" w:rsidDel="00000000" w:rsidP="00000000" w:rsidRDefault="00000000" w:rsidRPr="00000000" w14:paraId="000006DF">
      <w:pPr>
        <w:jc w:val="center"/>
        <w:rPr/>
      </w:pPr>
      <w:r w:rsidDel="00000000" w:rsidR="00000000" w:rsidRPr="00000000">
        <w:rPr>
          <w:rtl w:val="0"/>
        </w:rPr>
        <w:t xml:space="preserve">BANANINEM</w:t>
        <w:br w:type="textWrapping"/>
        <w:t xml:space="preserve">So we know this cheeseburger is the best damn rapper there is. He’d outrap me, Dre, Snoop, Kendrick, and fuckin’ Will Smith combined.</w:t>
      </w:r>
    </w:p>
    <w:p w:rsidR="00000000" w:rsidDel="00000000" w:rsidP="00000000" w:rsidRDefault="00000000" w:rsidRPr="00000000" w14:paraId="000006E0">
      <w:pPr>
        <w:jc w:val="center"/>
        <w:rPr/>
      </w:pPr>
      <w:r w:rsidDel="00000000" w:rsidR="00000000" w:rsidRPr="00000000">
        <w:rPr>
          <w:rtl w:val="0"/>
        </w:rPr>
      </w:r>
    </w:p>
    <w:p w:rsidR="00000000" w:rsidDel="00000000" w:rsidP="00000000" w:rsidRDefault="00000000" w:rsidRPr="00000000" w14:paraId="000006E1">
      <w:pPr>
        <w:jc w:val="center"/>
        <w:rPr/>
      </w:pPr>
      <w:r w:rsidDel="00000000" w:rsidR="00000000" w:rsidRPr="00000000">
        <w:rPr>
          <w:rtl w:val="0"/>
        </w:rPr>
        <w:t xml:space="preserve">DEEGS</w:t>
        <w:br w:type="textWrapping"/>
        <w:t xml:space="preserve">Will Smith isn’t </w:t>
      </w:r>
      <w:r w:rsidDel="00000000" w:rsidR="00000000" w:rsidRPr="00000000">
        <w:rPr>
          <w:i w:val="1"/>
          <w:iCs w:val="1"/>
          <w:rtl w:val="0"/>
        </w:rPr>
        <w:t xml:space="preserve">really</w:t>
      </w:r>
      <w:r w:rsidDel="00000000" w:rsidR="00000000" w:rsidRPr="00000000">
        <w:rPr>
          <w:rtl w:val="0"/>
        </w:rPr>
        <w:t xml:space="preserve"> much of an addition-</w:t>
      </w:r>
    </w:p>
    <w:p w:rsidR="00000000" w:rsidDel="00000000" w:rsidP="00000000" w:rsidRDefault="00000000" w:rsidRPr="00000000" w14:paraId="000006E2">
      <w:pPr>
        <w:jc w:val="center"/>
        <w:rPr/>
      </w:pPr>
      <w:r w:rsidDel="00000000" w:rsidR="00000000" w:rsidRPr="00000000">
        <w:rPr>
          <w:rtl w:val="0"/>
        </w:rPr>
      </w:r>
    </w:p>
    <w:p w:rsidR="00000000" w:rsidDel="00000000" w:rsidP="00000000" w:rsidRDefault="00000000" w:rsidRPr="00000000" w14:paraId="000006E3">
      <w:pPr>
        <w:jc w:val="center"/>
        <w:rPr/>
      </w:pPr>
      <w:r w:rsidDel="00000000" w:rsidR="00000000" w:rsidRPr="00000000">
        <w:rPr>
          <w:rtl w:val="0"/>
        </w:rPr>
        <w:t xml:space="preserve">BANANINEM</w:t>
      </w:r>
    </w:p>
    <w:p w:rsidR="00000000" w:rsidDel="00000000" w:rsidP="00000000" w:rsidRDefault="00000000" w:rsidRPr="00000000" w14:paraId="000006E4">
      <w:pPr>
        <w:jc w:val="center"/>
        <w:rPr/>
      </w:pPr>
      <w:r w:rsidDel="00000000" w:rsidR="00000000" w:rsidRPr="00000000">
        <w:rPr>
          <w:rtl w:val="0"/>
        </w:rPr>
        <w:t xml:space="preserve"> He’s just a little bit nervous. Who wouldn’t be in his position? So, if you could all stop booing, Deegs… go ahead.</w:t>
      </w:r>
    </w:p>
    <w:p w:rsidR="00000000" w:rsidDel="00000000" w:rsidP="00000000" w:rsidRDefault="00000000" w:rsidRPr="00000000" w14:paraId="000006E5">
      <w:pPr>
        <w:jc w:val="center"/>
        <w:rPr/>
      </w:pPr>
      <w:r w:rsidDel="00000000" w:rsidR="00000000" w:rsidRPr="00000000">
        <w:rPr>
          <w:rtl w:val="0"/>
        </w:rPr>
      </w:r>
    </w:p>
    <w:p w:rsidR="00000000" w:rsidDel="00000000" w:rsidP="00000000" w:rsidRDefault="00000000" w:rsidRPr="00000000" w14:paraId="000006E6">
      <w:pPr>
        <w:jc w:val="center"/>
        <w:rPr/>
      </w:pPr>
      <w:r w:rsidDel="00000000" w:rsidR="00000000" w:rsidRPr="00000000">
        <w:rPr>
          <w:rtl w:val="0"/>
        </w:rPr>
        <w:t xml:space="preserve">DEEGS</w:t>
        <w:br w:type="textWrapping"/>
        <w:t xml:space="preserve">Um… Uh… Um…</w:t>
      </w:r>
    </w:p>
    <w:p w:rsidR="00000000" w:rsidDel="00000000" w:rsidP="00000000" w:rsidRDefault="00000000" w:rsidRPr="00000000" w14:paraId="000006E7">
      <w:pPr>
        <w:jc w:val="center"/>
        <w:rPr/>
      </w:pPr>
      <w:r w:rsidDel="00000000" w:rsidR="00000000" w:rsidRPr="00000000">
        <w:rPr>
          <w:rtl w:val="0"/>
        </w:rPr>
        <w:t xml:space="preserve">[perfectly]</w:t>
      </w:r>
    </w:p>
    <w:p w:rsidR="00000000" w:rsidDel="00000000" w:rsidP="00000000" w:rsidRDefault="00000000" w:rsidRPr="00000000" w14:paraId="000006E8">
      <w:pPr>
        <w:jc w:val="center"/>
        <w:rPr/>
      </w:pPr>
      <w:r w:rsidDel="00000000" w:rsidR="00000000" w:rsidRPr="00000000">
        <w:rPr>
          <w:rtl w:val="0"/>
        </w:rPr>
        <w:t xml:space="preserve">Hi! My name is- What? My name is- Who? My name is- Chka chka Deegs baby!</w:t>
      </w:r>
    </w:p>
    <w:p w:rsidR="00000000" w:rsidDel="00000000" w:rsidP="00000000" w:rsidRDefault="00000000" w:rsidRPr="00000000" w14:paraId="000006E9">
      <w:pPr>
        <w:jc w:val="center"/>
        <w:rPr/>
      </w:pPr>
      <w:r w:rsidDel="00000000" w:rsidR="00000000" w:rsidRPr="00000000">
        <w:rPr>
          <w:rtl w:val="0"/>
        </w:rPr>
        <w:t xml:space="preserve">Hi huzz! Do you like bombs bruh?</w:t>
      </w:r>
    </w:p>
    <w:p w:rsidR="00000000" w:rsidDel="00000000" w:rsidP="00000000" w:rsidRDefault="00000000" w:rsidRPr="00000000" w14:paraId="000006EA">
      <w:pPr>
        <w:jc w:val="center"/>
        <w:rPr/>
      </w:pPr>
      <w:r w:rsidDel="00000000" w:rsidR="00000000" w:rsidRPr="00000000">
        <w:rPr>
          <w:rtl w:val="0"/>
        </w:rPr>
        <w:t xml:space="preserve">Wanna see me explode C4 all around and on ya?</w:t>
      </w:r>
    </w:p>
    <w:p w:rsidR="00000000" w:rsidDel="00000000" w:rsidP="00000000" w:rsidRDefault="00000000" w:rsidRPr="00000000" w14:paraId="000006EB">
      <w:pPr>
        <w:jc w:val="center"/>
        <w:rPr/>
      </w:pPr>
      <w:r w:rsidDel="00000000" w:rsidR="00000000" w:rsidRPr="00000000">
        <w:rPr>
          <w:rtl w:val="0"/>
        </w:rPr>
      </w:r>
    </w:p>
    <w:p w:rsidR="00000000" w:rsidDel="00000000" w:rsidP="00000000" w:rsidRDefault="00000000" w:rsidRPr="00000000" w14:paraId="000006EC">
      <w:pPr>
        <w:jc w:val="center"/>
        <w:rPr/>
      </w:pPr>
      <w:r w:rsidDel="00000000" w:rsidR="00000000" w:rsidRPr="00000000">
        <w:rPr>
          <w:rtl w:val="0"/>
        </w:rPr>
        <w:t xml:space="preserve">BANANINEM</w:t>
        <w:br w:type="textWrapping"/>
        <w:t xml:space="preserve">Wanna copy me and do exactly like I did? Try ‘cid?</w:t>
      </w:r>
    </w:p>
    <w:p w:rsidR="00000000" w:rsidDel="00000000" w:rsidP="00000000" w:rsidRDefault="00000000" w:rsidRPr="00000000" w14:paraId="000006ED">
      <w:pPr>
        <w:jc w:val="center"/>
        <w:rPr/>
      </w:pPr>
      <w:r w:rsidDel="00000000" w:rsidR="00000000" w:rsidRPr="00000000">
        <w:rPr>
          <w:rtl w:val="0"/>
        </w:rPr>
      </w:r>
    </w:p>
    <w:p w:rsidR="00000000" w:rsidDel="00000000" w:rsidP="00000000" w:rsidRDefault="00000000" w:rsidRPr="00000000" w14:paraId="000006EE">
      <w:pPr>
        <w:jc w:val="center"/>
        <w:rPr/>
      </w:pPr>
      <w:r w:rsidDel="00000000" w:rsidR="00000000" w:rsidRPr="00000000">
        <w:rPr>
          <w:rtl w:val="0"/>
        </w:rPr>
        <w:t xml:space="preserve">BANANINEM/DEEGS</w:t>
        <w:br w:type="textWrapping"/>
        <w:t xml:space="preserve">And get fucked up worse than my life is?</w:t>
      </w:r>
    </w:p>
    <w:p w:rsidR="00000000" w:rsidDel="00000000" w:rsidP="00000000" w:rsidRDefault="00000000" w:rsidRPr="00000000" w14:paraId="000006EF">
      <w:pPr>
        <w:jc w:val="center"/>
        <w:rPr/>
      </w:pPr>
      <w:r w:rsidDel="00000000" w:rsidR="00000000" w:rsidRPr="00000000">
        <w:rPr>
          <w:rtl w:val="0"/>
        </w:rPr>
      </w:r>
    </w:p>
    <w:p w:rsidR="00000000" w:rsidDel="00000000" w:rsidP="00000000" w:rsidRDefault="00000000" w:rsidRPr="00000000" w14:paraId="000006F0">
      <w:pPr>
        <w:jc w:val="center"/>
        <w:rPr/>
      </w:pPr>
      <w:r w:rsidDel="00000000" w:rsidR="00000000" w:rsidRPr="00000000">
        <w:rPr>
          <w:rtl w:val="0"/>
        </w:rPr>
        <w:t xml:space="preserve">BANANINEM</w:t>
        <w:br w:type="textWrapping"/>
        <w:t xml:space="preserve">GIVE IT UP FOR…. DEEGSWITHCHEESE!!!!</w:t>
        <w:br w:type="textWrapping"/>
      </w:r>
    </w:p>
    <w:p w:rsidR="00000000" w:rsidDel="00000000" w:rsidP="00000000" w:rsidRDefault="00000000" w:rsidRPr="00000000" w14:paraId="000006F1">
      <w:pPr>
        <w:jc w:val="center"/>
        <w:rPr/>
      </w:pPr>
      <w:r w:rsidDel="00000000" w:rsidR="00000000" w:rsidRPr="00000000">
        <w:rPr>
          <w:rtl w:val="0"/>
        </w:rPr>
        <w:t xml:space="preserve">[applause]</w:t>
      </w:r>
    </w:p>
    <w:p w:rsidR="00000000" w:rsidDel="00000000" w:rsidP="00000000" w:rsidRDefault="00000000" w:rsidRPr="00000000" w14:paraId="000006F2">
      <w:pPr>
        <w:jc w:val="center"/>
        <w:rPr/>
      </w:pPr>
      <w:r w:rsidDel="00000000" w:rsidR="00000000" w:rsidRPr="00000000">
        <w:rPr>
          <w:rtl w:val="0"/>
        </w:rPr>
      </w:r>
    </w:p>
    <w:p w:rsidR="00000000" w:rsidDel="00000000" w:rsidP="00000000" w:rsidRDefault="00000000" w:rsidRPr="00000000" w14:paraId="000006F3">
      <w:pPr>
        <w:jc w:val="center"/>
        <w:rPr/>
      </w:pPr>
      <w:r w:rsidDel="00000000" w:rsidR="00000000" w:rsidRPr="00000000">
        <w:rPr>
          <w:rtl w:val="0"/>
        </w:rPr>
        <w:t xml:space="preserve">DEEGS</w:t>
        <w:br w:type="textWrapping"/>
        <w:t xml:space="preserve">Holy shit, peak rap name alert.</w:t>
      </w:r>
    </w:p>
    <w:p w:rsidR="00000000" w:rsidDel="00000000" w:rsidP="00000000" w:rsidRDefault="00000000" w:rsidRPr="00000000" w14:paraId="000006F4">
      <w:pPr>
        <w:jc w:val="center"/>
        <w:rPr/>
      </w:pPr>
      <w:r w:rsidDel="00000000" w:rsidR="00000000" w:rsidRPr="00000000">
        <w:rPr>
          <w:rtl w:val="0"/>
        </w:rPr>
      </w:r>
    </w:p>
    <w:p w:rsidR="00000000" w:rsidDel="00000000" w:rsidP="00000000" w:rsidRDefault="00000000" w:rsidRPr="00000000" w14:paraId="000006F5">
      <w:pPr>
        <w:jc w:val="center"/>
        <w:rPr/>
      </w:pPr>
      <w:r w:rsidDel="00000000" w:rsidR="00000000" w:rsidRPr="00000000">
        <w:rPr>
          <w:rtl w:val="0"/>
        </w:rPr>
        <w:t xml:space="preserve">[DEAN hops on stage]</w:t>
      </w:r>
    </w:p>
    <w:p w:rsidR="00000000" w:rsidDel="00000000" w:rsidP="00000000" w:rsidRDefault="00000000" w:rsidRPr="00000000" w14:paraId="000006F6">
      <w:pPr>
        <w:jc w:val="center"/>
        <w:rPr/>
      </w:pPr>
      <w:r w:rsidDel="00000000" w:rsidR="00000000" w:rsidRPr="00000000">
        <w:rPr>
          <w:rtl w:val="0"/>
        </w:rPr>
      </w:r>
    </w:p>
    <w:p w:rsidR="00000000" w:rsidDel="00000000" w:rsidP="00000000" w:rsidRDefault="00000000" w:rsidRPr="00000000" w14:paraId="000006F7">
      <w:pPr>
        <w:jc w:val="center"/>
        <w:rPr/>
      </w:pPr>
      <w:r w:rsidDel="00000000" w:rsidR="00000000" w:rsidRPr="00000000">
        <w:rPr>
          <w:rtl w:val="0"/>
        </w:rPr>
        <w:t xml:space="preserve">DEAN</w:t>
        <w:br w:type="textWrapping"/>
        <w:t xml:space="preserve">If you’ll excuse me, Mr. Bananinem , I happen to be an excellent rapper too.</w:t>
      </w:r>
    </w:p>
    <w:p w:rsidR="00000000" w:rsidDel="00000000" w:rsidP="00000000" w:rsidRDefault="00000000" w:rsidRPr="00000000" w14:paraId="000006F8">
      <w:pPr>
        <w:jc w:val="center"/>
        <w:rPr/>
      </w:pPr>
      <w:r w:rsidDel="00000000" w:rsidR="00000000" w:rsidRPr="00000000">
        <w:rPr>
          <w:rtl w:val="0"/>
        </w:rPr>
      </w:r>
    </w:p>
    <w:p w:rsidR="00000000" w:rsidDel="00000000" w:rsidP="00000000" w:rsidRDefault="00000000" w:rsidRPr="00000000" w14:paraId="000006F9">
      <w:pPr>
        <w:jc w:val="center"/>
        <w:rPr/>
      </w:pPr>
      <w:r w:rsidDel="00000000" w:rsidR="00000000" w:rsidRPr="00000000">
        <w:rPr>
          <w:rtl w:val="0"/>
        </w:rPr>
        <w:t xml:space="preserve">BANANINEM</w:t>
      </w:r>
    </w:p>
    <w:p w:rsidR="00000000" w:rsidDel="00000000" w:rsidP="00000000" w:rsidRDefault="00000000" w:rsidRPr="00000000" w14:paraId="000006FA">
      <w:pPr>
        <w:jc w:val="center"/>
        <w:rPr/>
      </w:pPr>
      <w:r w:rsidDel="00000000" w:rsidR="00000000" w:rsidRPr="00000000">
        <w:rPr>
          <w:rtl w:val="0"/>
        </w:rPr>
        <w:t xml:space="preserve">Prove it.</w:t>
      </w:r>
    </w:p>
    <w:p w:rsidR="00000000" w:rsidDel="00000000" w:rsidP="00000000" w:rsidRDefault="00000000" w:rsidRPr="00000000" w14:paraId="000006FB">
      <w:pPr>
        <w:jc w:val="center"/>
        <w:rPr/>
      </w:pPr>
      <w:r w:rsidDel="00000000" w:rsidR="00000000" w:rsidRPr="00000000">
        <w:rPr>
          <w:rtl w:val="0"/>
        </w:rPr>
      </w:r>
    </w:p>
    <w:p w:rsidR="00000000" w:rsidDel="00000000" w:rsidP="00000000" w:rsidRDefault="00000000" w:rsidRPr="00000000" w14:paraId="000006FC">
      <w:pPr>
        <w:jc w:val="center"/>
        <w:rPr/>
      </w:pPr>
      <w:r w:rsidDel="00000000" w:rsidR="00000000" w:rsidRPr="00000000">
        <w:rPr>
          <w:rtl w:val="0"/>
        </w:rPr>
        <w:t xml:space="preserve">DEAN (good)</w:t>
        <w:br w:type="textWrapping"/>
        <w:t xml:space="preserve">I’m Dean McQueen! Yes I’m the real McQueen! All you other Dean McQueens are just a bunch of peens! So won’t the real Dean McQueen please stand up? Please stand up? Please stand up?</w:t>
      </w:r>
    </w:p>
    <w:p w:rsidR="00000000" w:rsidDel="00000000" w:rsidP="00000000" w:rsidRDefault="00000000" w:rsidRPr="00000000" w14:paraId="000006FD">
      <w:pPr>
        <w:jc w:val="center"/>
        <w:rPr/>
      </w:pPr>
      <w:r w:rsidDel="00000000" w:rsidR="00000000" w:rsidRPr="00000000">
        <w:rPr>
          <w:rtl w:val="0"/>
        </w:rPr>
      </w:r>
    </w:p>
    <w:p w:rsidR="00000000" w:rsidDel="00000000" w:rsidP="00000000" w:rsidRDefault="00000000" w:rsidRPr="00000000" w14:paraId="000006FE">
      <w:pPr>
        <w:jc w:val="center"/>
        <w:rPr/>
      </w:pPr>
      <w:r w:rsidDel="00000000" w:rsidR="00000000" w:rsidRPr="00000000">
        <w:rPr>
          <w:rtl w:val="0"/>
        </w:rPr>
        <w:t xml:space="preserve">BANANINEM</w:t>
        <w:br w:type="textWrapping"/>
        <w:t xml:space="preserve">WOO! We got the two best rappers in the game right now, DeegsWithCheese, and The GreenMcQueen!</w:t>
      </w:r>
    </w:p>
    <w:p w:rsidR="00000000" w:rsidDel="00000000" w:rsidP="00000000" w:rsidRDefault="00000000" w:rsidRPr="00000000" w14:paraId="000006FF">
      <w:pPr>
        <w:jc w:val="center"/>
        <w:rPr/>
      </w:pPr>
      <w:r w:rsidDel="00000000" w:rsidR="00000000" w:rsidRPr="00000000">
        <w:rPr>
          <w:rtl w:val="0"/>
        </w:rPr>
      </w:r>
    </w:p>
    <w:p w:rsidR="00000000" w:rsidDel="00000000" w:rsidP="00000000" w:rsidRDefault="00000000" w:rsidRPr="00000000" w14:paraId="00000700">
      <w:pPr>
        <w:jc w:val="center"/>
        <w:rPr/>
      </w:pPr>
      <w:commentRangeStart w:id="108"/>
      <w:r w:rsidDel="00000000" w:rsidR="00000000" w:rsidRPr="00000000">
        <w:rPr>
          <w:rtl w:val="0"/>
        </w:rPr>
        <w:t xml:space="preserve">DEEGS</w:t>
        <w:br w:type="textWrapping"/>
        <w:t xml:space="preserve">WHAT THE FUCK. This guy has to ruin EVERYTHING for me bruh.</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0701">
      <w:pPr>
        <w:jc w:val="center"/>
        <w:rPr/>
      </w:pPr>
      <w:r w:rsidDel="00000000" w:rsidR="00000000" w:rsidRPr="00000000">
        <w:rPr>
          <w:rtl w:val="0"/>
        </w:rPr>
      </w:r>
    </w:p>
    <w:p w:rsidR="00000000" w:rsidDel="00000000" w:rsidP="00000000" w:rsidRDefault="00000000" w:rsidRPr="00000000" w14:paraId="00000702">
      <w:pPr>
        <w:jc w:val="center"/>
        <w:rPr/>
      </w:pPr>
      <w:r w:rsidDel="00000000" w:rsidR="00000000" w:rsidRPr="00000000">
        <w:rPr>
          <w:rtl w:val="0"/>
        </w:rPr>
      </w:r>
    </w:p>
    <w:p w:rsidR="00000000" w:rsidDel="00000000" w:rsidP="00000000" w:rsidRDefault="00000000" w:rsidRPr="00000000" w14:paraId="00000703">
      <w:pPr>
        <w:jc w:val="center"/>
        <w:rPr/>
      </w:pPr>
      <w:r w:rsidDel="00000000" w:rsidR="00000000" w:rsidRPr="00000000">
        <w:rPr>
          <w:rtl w:val="0"/>
        </w:rPr>
      </w:r>
    </w:p>
    <w:p w:rsidR="00000000" w:rsidDel="00000000" w:rsidP="00000000" w:rsidRDefault="00000000" w:rsidRPr="00000000" w14:paraId="00000704">
      <w:pPr>
        <w:jc w:val="center"/>
        <w:rPr/>
      </w:pPr>
      <w:r w:rsidDel="00000000" w:rsidR="00000000" w:rsidRPr="00000000">
        <w:rPr>
          <w:rtl w:val="0"/>
        </w:rPr>
      </w:r>
    </w:p>
    <w:p w:rsidR="00000000" w:rsidDel="00000000" w:rsidP="00000000" w:rsidRDefault="00000000" w:rsidRPr="00000000" w14:paraId="00000705">
      <w:pPr>
        <w:jc w:val="center"/>
        <w:rPr/>
      </w:pPr>
      <w:r w:rsidDel="00000000" w:rsidR="00000000" w:rsidRPr="00000000">
        <w:rPr>
          <w:rtl w:val="0"/>
        </w:rPr>
        <w:t xml:space="preserve">COLD OPEN: BANANINEM CONCERT</w:t>
      </w:r>
    </w:p>
    <w:p w:rsidR="00000000" w:rsidDel="00000000" w:rsidP="00000000" w:rsidRDefault="00000000" w:rsidRPr="00000000" w14:paraId="00000706">
      <w:pPr>
        <w:jc w:val="center"/>
        <w:rPr/>
      </w:pPr>
      <w:r w:rsidDel="00000000" w:rsidR="00000000" w:rsidRPr="00000000">
        <w:rPr>
          <w:rtl w:val="0"/>
        </w:rPr>
        <w:t xml:space="preserve">Nenjac theater is at Bananinem concert</w:t>
      </w:r>
    </w:p>
    <w:p w:rsidR="00000000" w:rsidDel="00000000" w:rsidP="00000000" w:rsidRDefault="00000000" w:rsidRPr="00000000" w14:paraId="00000707">
      <w:pPr>
        <w:jc w:val="center"/>
        <w:rPr/>
      </w:pPr>
      <w:r w:rsidDel="00000000" w:rsidR="00000000" w:rsidRPr="00000000">
        <w:rPr>
          <w:rtl w:val="0"/>
        </w:rPr>
        <w:t xml:space="preserve">Deegs decides to become a rapper and dean copies him cuz the girls find Bananinem hot\</w:t>
      </w:r>
    </w:p>
    <w:p w:rsidR="00000000" w:rsidDel="00000000" w:rsidP="00000000" w:rsidRDefault="00000000" w:rsidRPr="00000000" w14:paraId="00000708">
      <w:pPr>
        <w:jc w:val="center"/>
        <w:rPr/>
      </w:pPr>
      <w:r w:rsidDel="00000000" w:rsidR="00000000" w:rsidRPr="00000000">
        <w:rPr>
          <w:rtl w:val="0"/>
        </w:rPr>
        <w:t xml:space="preserve">Bananinem picks two kids (dean and deegs)</w:t>
      </w:r>
    </w:p>
    <w:p w:rsidR="00000000" w:rsidDel="00000000" w:rsidP="00000000" w:rsidRDefault="00000000" w:rsidRPr="00000000" w14:paraId="00000709">
      <w:pPr>
        <w:jc w:val="center"/>
        <w:rPr/>
      </w:pPr>
      <w:r w:rsidDel="00000000" w:rsidR="00000000" w:rsidRPr="00000000">
        <w:rPr>
          <w:rtl w:val="0"/>
        </w:rPr>
      </w:r>
    </w:p>
    <w:p w:rsidR="00000000" w:rsidDel="00000000" w:rsidP="00000000" w:rsidRDefault="00000000" w:rsidRPr="00000000" w14:paraId="0000070A">
      <w:pPr>
        <w:jc w:val="center"/>
        <w:rPr/>
      </w:pPr>
      <w:r w:rsidDel="00000000" w:rsidR="00000000" w:rsidRPr="00000000">
        <w:rPr>
          <w:rtl w:val="0"/>
        </w:rPr>
        <w:t xml:space="preserve">SCENE THREE: idk where</w:t>
      </w:r>
    </w:p>
    <w:p w:rsidR="00000000" w:rsidDel="00000000" w:rsidP="00000000" w:rsidRDefault="00000000" w:rsidRPr="00000000" w14:paraId="0000070B">
      <w:pPr>
        <w:jc w:val="center"/>
        <w:rPr/>
      </w:pPr>
      <w:r w:rsidDel="00000000" w:rsidR="00000000" w:rsidRPr="00000000">
        <w:rPr>
          <w:rtl w:val="0"/>
        </w:rPr>
        <w:t xml:space="preserve">Dean’s parents pull strings and Elea and Cas and Neen join his rap group</w:t>
      </w:r>
    </w:p>
    <w:p w:rsidR="00000000" w:rsidDel="00000000" w:rsidP="00000000" w:rsidRDefault="00000000" w:rsidRPr="00000000" w14:paraId="0000070C">
      <w:pPr>
        <w:jc w:val="center"/>
        <w:rPr/>
      </w:pPr>
      <w:r w:rsidDel="00000000" w:rsidR="00000000" w:rsidRPr="00000000">
        <w:rPr>
          <w:rtl w:val="0"/>
        </w:rPr>
      </w:r>
    </w:p>
    <w:p w:rsidR="00000000" w:rsidDel="00000000" w:rsidP="00000000" w:rsidRDefault="00000000" w:rsidRPr="00000000" w14:paraId="0000070D">
      <w:pPr>
        <w:jc w:val="center"/>
        <w:rPr/>
      </w:pPr>
      <w:r w:rsidDel="00000000" w:rsidR="00000000" w:rsidRPr="00000000">
        <w:rPr>
          <w:rtl w:val="0"/>
        </w:rPr>
        <w:t xml:space="preserve">SCENE TWO: CHILLIS</w:t>
      </w:r>
    </w:p>
    <w:p w:rsidR="00000000" w:rsidDel="00000000" w:rsidP="00000000" w:rsidRDefault="00000000" w:rsidRPr="00000000" w14:paraId="0000070E">
      <w:pPr>
        <w:jc w:val="center"/>
        <w:rPr/>
      </w:pPr>
      <w:r w:rsidDel="00000000" w:rsidR="00000000" w:rsidRPr="00000000">
        <w:rPr>
          <w:rtl w:val="0"/>
        </w:rPr>
        <w:t xml:space="preserve">Deegs plays a concert at chillis and gets heckled</w:t>
      </w:r>
    </w:p>
    <w:p w:rsidR="00000000" w:rsidDel="00000000" w:rsidP="00000000" w:rsidRDefault="00000000" w:rsidRPr="00000000" w14:paraId="0000070F">
      <w:pPr>
        <w:jc w:val="center"/>
        <w:rPr/>
      </w:pPr>
      <w:r w:rsidDel="00000000" w:rsidR="00000000" w:rsidRPr="00000000">
        <w:rPr>
          <w:rtl w:val="0"/>
        </w:rPr>
        <w:t xml:space="preserve">Chief says he felt joy for the first time watching how terrible Deegs was at rapping</w:t>
      </w:r>
    </w:p>
    <w:p w:rsidR="00000000" w:rsidDel="00000000" w:rsidP="00000000" w:rsidRDefault="00000000" w:rsidRPr="00000000" w14:paraId="00000710">
      <w:pPr>
        <w:jc w:val="center"/>
        <w:rPr/>
      </w:pPr>
      <w:r w:rsidDel="00000000" w:rsidR="00000000" w:rsidRPr="00000000">
        <w:rPr>
          <w:rtl w:val="0"/>
        </w:rPr>
      </w:r>
    </w:p>
    <w:p w:rsidR="00000000" w:rsidDel="00000000" w:rsidP="00000000" w:rsidRDefault="00000000" w:rsidRPr="00000000" w14:paraId="00000711">
      <w:pPr>
        <w:jc w:val="center"/>
        <w:rPr/>
      </w:pPr>
      <w:r w:rsidDel="00000000" w:rsidR="00000000" w:rsidRPr="00000000">
        <w:rPr>
          <w:rtl w:val="0"/>
        </w:rPr>
        <w:t xml:space="preserve">SCENE FOUR: NENJAC THEATER LOBBY</w:t>
      </w:r>
    </w:p>
    <w:p w:rsidR="00000000" w:rsidDel="00000000" w:rsidP="00000000" w:rsidRDefault="00000000" w:rsidRPr="00000000" w14:paraId="00000712">
      <w:pPr>
        <w:jc w:val="center"/>
        <w:rPr/>
      </w:pPr>
      <w:r w:rsidDel="00000000" w:rsidR="00000000" w:rsidRPr="00000000">
        <w:rPr>
          <w:rtl w:val="0"/>
        </w:rPr>
        <w:t xml:space="preserve">He tells starr he wants to bomb the chillis but starr convinces him to lock in on his career</w:t>
      </w:r>
    </w:p>
    <w:p w:rsidR="00000000" w:rsidDel="00000000" w:rsidP="00000000" w:rsidRDefault="00000000" w:rsidRPr="00000000" w14:paraId="00000713">
      <w:pPr>
        <w:jc w:val="center"/>
        <w:rPr/>
      </w:pPr>
      <w:r w:rsidDel="00000000" w:rsidR="00000000" w:rsidRPr="00000000">
        <w:rPr>
          <w:rtl w:val="0"/>
        </w:rPr>
        <w:t xml:space="preserve">EPIC rap montage</w:t>
      </w:r>
    </w:p>
    <w:p w:rsidR="00000000" w:rsidDel="00000000" w:rsidP="00000000" w:rsidRDefault="00000000" w:rsidRPr="00000000" w14:paraId="00000714">
      <w:pPr>
        <w:jc w:val="center"/>
        <w:rPr/>
      </w:pPr>
      <w:r w:rsidDel="00000000" w:rsidR="00000000" w:rsidRPr="00000000">
        <w:rPr>
          <w:rtl w:val="0"/>
        </w:rPr>
      </w:r>
    </w:p>
    <w:p w:rsidR="00000000" w:rsidDel="00000000" w:rsidP="00000000" w:rsidRDefault="00000000" w:rsidRPr="00000000" w14:paraId="00000715">
      <w:pPr>
        <w:jc w:val="center"/>
        <w:rPr/>
      </w:pPr>
      <w:r w:rsidDel="00000000" w:rsidR="00000000" w:rsidRPr="00000000">
        <w:rPr>
          <w:rtl w:val="0"/>
        </w:rPr>
        <w:t xml:space="preserve">SCENE FIVE: CONCERT</w:t>
      </w:r>
    </w:p>
    <w:p w:rsidR="00000000" w:rsidDel="00000000" w:rsidP="00000000" w:rsidRDefault="00000000" w:rsidRPr="00000000" w14:paraId="00000716">
      <w:pPr>
        <w:jc w:val="center"/>
        <w:rPr/>
      </w:pPr>
      <w:r w:rsidDel="00000000" w:rsidR="00000000" w:rsidRPr="00000000">
        <w:rPr>
          <w:rtl w:val="0"/>
        </w:rPr>
        <w:t xml:space="preserve">Dean performs a hit song against nenjac theater and talks about how he always explodes buildings</w:t>
      </w:r>
    </w:p>
    <w:p w:rsidR="00000000" w:rsidDel="00000000" w:rsidP="00000000" w:rsidRDefault="00000000" w:rsidRPr="00000000" w14:paraId="00000717">
      <w:pPr>
        <w:jc w:val="center"/>
        <w:rPr/>
      </w:pPr>
      <w:r w:rsidDel="00000000" w:rsidR="00000000" w:rsidRPr="00000000">
        <w:rPr>
          <w:rtl w:val="0"/>
        </w:rPr>
        <w:t xml:space="preserve">Audience loves it</w:t>
      </w:r>
    </w:p>
    <w:p w:rsidR="00000000" w:rsidDel="00000000" w:rsidP="00000000" w:rsidRDefault="00000000" w:rsidRPr="00000000" w14:paraId="00000718">
      <w:pPr>
        <w:jc w:val="center"/>
        <w:rPr/>
      </w:pPr>
      <w:r w:rsidDel="00000000" w:rsidR="00000000" w:rsidRPr="00000000">
        <w:rPr>
          <w:rtl w:val="0"/>
        </w:rPr>
        <w:t xml:space="preserve">Nenjac theater starts getting hecklers and hate mail and threats</w:t>
      </w:r>
    </w:p>
    <w:p w:rsidR="00000000" w:rsidDel="00000000" w:rsidP="00000000" w:rsidRDefault="00000000" w:rsidRPr="00000000" w14:paraId="00000719">
      <w:pPr>
        <w:jc w:val="center"/>
        <w:rPr/>
      </w:pPr>
      <w:r w:rsidDel="00000000" w:rsidR="00000000" w:rsidRPr="00000000">
        <w:rPr>
          <w:rtl w:val="0"/>
        </w:rPr>
      </w:r>
    </w:p>
    <w:p w:rsidR="00000000" w:rsidDel="00000000" w:rsidP="00000000" w:rsidRDefault="00000000" w:rsidRPr="00000000" w14:paraId="0000071A">
      <w:pPr>
        <w:jc w:val="center"/>
        <w:rPr/>
      </w:pPr>
      <w:r w:rsidDel="00000000" w:rsidR="00000000" w:rsidRPr="00000000">
        <w:rPr>
          <w:rtl w:val="0"/>
        </w:rPr>
        <w:t xml:space="preserve">SCENE SIX: DETROIT</w:t>
      </w:r>
    </w:p>
    <w:p w:rsidR="00000000" w:rsidDel="00000000" w:rsidP="00000000" w:rsidRDefault="00000000" w:rsidRPr="00000000" w14:paraId="0000071B">
      <w:pPr>
        <w:jc w:val="center"/>
        <w:rPr/>
      </w:pPr>
      <w:r w:rsidDel="00000000" w:rsidR="00000000" w:rsidRPr="00000000">
        <w:rPr>
          <w:rtl w:val="0"/>
        </w:rPr>
        <w:t xml:space="preserve">Dean gets into some hard ahh drugs</w:t>
      </w:r>
    </w:p>
    <w:p w:rsidR="00000000" w:rsidDel="00000000" w:rsidP="00000000" w:rsidRDefault="00000000" w:rsidRPr="00000000" w14:paraId="0000071C">
      <w:pPr>
        <w:jc w:val="center"/>
        <w:rPr/>
      </w:pPr>
      <w:r w:rsidDel="00000000" w:rsidR="00000000" w:rsidRPr="00000000">
        <w:rPr>
          <w:rtl w:val="0"/>
        </w:rPr>
      </w:r>
    </w:p>
    <w:p w:rsidR="00000000" w:rsidDel="00000000" w:rsidP="00000000" w:rsidRDefault="00000000" w:rsidRPr="00000000" w14:paraId="0000071D">
      <w:pPr>
        <w:jc w:val="center"/>
        <w:rPr/>
      </w:pPr>
      <w:r w:rsidDel="00000000" w:rsidR="00000000" w:rsidRPr="00000000">
        <w:rPr>
          <w:rtl w:val="0"/>
        </w:rPr>
        <w:t xml:space="preserve">SCENE SEVEN: </w:t>
      </w:r>
    </w:p>
    <w:p w:rsidR="00000000" w:rsidDel="00000000" w:rsidP="00000000" w:rsidRDefault="00000000" w:rsidRPr="00000000" w14:paraId="0000071E">
      <w:pPr>
        <w:jc w:val="center"/>
        <w:rPr/>
      </w:pPr>
      <w:r w:rsidDel="00000000" w:rsidR="00000000" w:rsidRPr="00000000">
        <w:rPr>
          <w:rtl w:val="0"/>
        </w:rPr>
        <w:t xml:space="preserve">Hear the news of deans dui so hes going back to theater</w:t>
      </w:r>
    </w:p>
    <w:p w:rsidR="00000000" w:rsidDel="00000000" w:rsidP="00000000" w:rsidRDefault="00000000" w:rsidRPr="00000000" w14:paraId="0000071F">
      <w:pPr>
        <w:jc w:val="center"/>
        <w:rPr/>
      </w:pPr>
      <w:r w:rsidDel="00000000" w:rsidR="00000000" w:rsidRPr="00000000">
        <w:rPr>
          <w:rtl w:val="0"/>
        </w:rPr>
        <w:t xml:space="preserve">theater has finally had enough, so he releases the diss</w:t>
      </w:r>
    </w:p>
    <w:p w:rsidR="00000000" w:rsidDel="00000000" w:rsidP="00000000" w:rsidRDefault="00000000" w:rsidRPr="00000000" w14:paraId="00000720">
      <w:pPr>
        <w:jc w:val="center"/>
        <w:rPr/>
      </w:pPr>
      <w:r w:rsidDel="00000000" w:rsidR="00000000" w:rsidRPr="00000000">
        <w:rPr>
          <w:rtl w:val="0"/>
        </w:rPr>
      </w:r>
    </w:p>
    <w:p w:rsidR="00000000" w:rsidDel="00000000" w:rsidP="00000000" w:rsidRDefault="00000000" w:rsidRPr="00000000" w14:paraId="00000721">
      <w:pPr>
        <w:jc w:val="center"/>
        <w:rPr/>
      </w:pPr>
      <w:r w:rsidDel="00000000" w:rsidR="00000000" w:rsidRPr="00000000">
        <w:rPr>
          <w:rtl w:val="0"/>
        </w:rPr>
        <w:t xml:space="preserve">SCENE EIGHT:</w:t>
      </w:r>
    </w:p>
    <w:p w:rsidR="00000000" w:rsidDel="00000000" w:rsidP="00000000" w:rsidRDefault="00000000" w:rsidRPr="00000000" w14:paraId="00000722">
      <w:pPr>
        <w:jc w:val="center"/>
        <w:rPr/>
      </w:pPr>
      <w:r w:rsidDel="00000000" w:rsidR="00000000" w:rsidRPr="00000000">
        <w:rPr>
          <w:rtl w:val="0"/>
        </w:rPr>
        <w:t xml:space="preserve">Dean returns and deegs’ music career gets hit by a plane crash after nerd comes out with the craziest shit ever so deegs lowk gives up cuz he cant compete with that shit. Also starr </w:t>
      </w:r>
    </w:p>
    <w:p w:rsidR="00000000" w:rsidDel="00000000" w:rsidP="00000000" w:rsidRDefault="00000000" w:rsidRPr="00000000" w14:paraId="00000723">
      <w:pPr>
        <w:jc w:val="center"/>
        <w:rPr/>
      </w:pPr>
      <w:r w:rsidDel="00000000" w:rsidR="00000000" w:rsidRPr="00000000">
        <w:rPr>
          <w:rtl w:val="0"/>
        </w:rPr>
      </w:r>
    </w:p>
    <w:p w:rsidR="00000000" w:rsidDel="00000000" w:rsidP="00000000" w:rsidRDefault="00000000" w:rsidRPr="00000000" w14:paraId="00000724">
      <w:pPr>
        <w:jc w:val="center"/>
        <w:rPr/>
      </w:pPr>
      <w:r w:rsidDel="00000000" w:rsidR="00000000" w:rsidRPr="00000000">
        <w:rPr>
          <w:rtl w:val="0"/>
        </w:rPr>
      </w:r>
    </w:p>
    <w:p w:rsidR="00000000" w:rsidDel="00000000" w:rsidP="00000000" w:rsidRDefault="00000000" w:rsidRPr="00000000" w14:paraId="00000725">
      <w:pPr>
        <w:jc w:val="center"/>
        <w:rPr/>
      </w:pPr>
      <w:r w:rsidDel="00000000" w:rsidR="00000000" w:rsidRPr="00000000">
        <w:rPr>
          <w:rtl w:val="0"/>
        </w:rPr>
      </w:r>
    </w:p>
    <w:p w:rsidR="00000000" w:rsidDel="00000000" w:rsidP="00000000" w:rsidRDefault="00000000" w:rsidRPr="00000000" w14:paraId="00000726">
      <w:pPr>
        <w:jc w:val="center"/>
        <w:rPr/>
      </w:pPr>
      <w:r w:rsidDel="00000000" w:rsidR="00000000" w:rsidRPr="00000000">
        <w:rPr>
          <w:rtl w:val="0"/>
        </w:rPr>
      </w:r>
    </w:p>
    <w:p w:rsidR="00000000" w:rsidDel="00000000" w:rsidP="00000000" w:rsidRDefault="00000000" w:rsidRPr="00000000" w14:paraId="00000727">
      <w:pPr>
        <w:jc w:val="center"/>
        <w:rPr>
          <w:b w:val="1"/>
          <w:bCs w:val="1"/>
        </w:rPr>
      </w:pPr>
      <w:r w:rsidDel="00000000" w:rsidR="00000000" w:rsidRPr="00000000">
        <w:rPr>
          <w:b w:val="1"/>
          <w:bCs w:val="1"/>
          <w:rtl w:val="0"/>
        </w:rPr>
        <w:t xml:space="preserve">DEEGS</w:t>
      </w:r>
    </w:p>
    <w:p w:rsidR="00000000" w:rsidDel="00000000" w:rsidP="00000000" w:rsidRDefault="00000000" w:rsidRPr="00000000" w14:paraId="00000728">
      <w:pPr>
        <w:jc w:val="center"/>
        <w:rPr>
          <w:b w:val="1"/>
          <w:bCs w:val="1"/>
        </w:rPr>
      </w:pPr>
      <w:r w:rsidDel="00000000" w:rsidR="00000000" w:rsidRPr="00000000">
        <w:rPr>
          <w:b w:val="1"/>
          <w:bCs w:val="1"/>
          <w:rtl w:val="0"/>
        </w:rPr>
        <w:t xml:space="preserve">Kill Money (Hahaha!)</w:t>
      </w:r>
    </w:p>
    <w:p w:rsidR="00000000" w:rsidDel="00000000" w:rsidP="00000000" w:rsidRDefault="00000000" w:rsidRPr="00000000" w14:paraId="00000729">
      <w:pPr>
        <w:jc w:val="center"/>
        <w:rPr>
          <w:b w:val="1"/>
          <w:bCs w:val="1"/>
        </w:rPr>
      </w:pPr>
      <w:r w:rsidDel="00000000" w:rsidR="00000000" w:rsidRPr="00000000">
        <w:rPr>
          <w:b w:val="1"/>
          <w:bCs w:val="1"/>
          <w:rtl w:val="0"/>
        </w:rPr>
        <w:t xml:space="preserve">Kill Money, Nenjaaaac</w:t>
      </w:r>
    </w:p>
    <w:p w:rsidR="00000000" w:rsidDel="00000000" w:rsidP="00000000" w:rsidRDefault="00000000" w:rsidRPr="00000000" w14:paraId="0000072A">
      <w:pPr>
        <w:jc w:val="center"/>
        <w:rPr>
          <w:b w:val="1"/>
          <w:bCs w:val="1"/>
        </w:rPr>
      </w:pPr>
      <w:r w:rsidDel="00000000" w:rsidR="00000000" w:rsidRPr="00000000">
        <w:rPr>
          <w:b w:val="1"/>
          <w:bCs w:val="1"/>
          <w:rtl w:val="0"/>
        </w:rPr>
        <w:t xml:space="preserve">Kill Money, yo, yo</w:t>
      </w:r>
    </w:p>
    <w:p w:rsidR="00000000" w:rsidDel="00000000" w:rsidP="00000000" w:rsidRDefault="00000000" w:rsidRPr="00000000" w14:paraId="0000072B">
      <w:pPr>
        <w:jc w:val="center"/>
        <w:rPr>
          <w:b w:val="1"/>
          <w:bCs w:val="1"/>
        </w:rPr>
      </w:pPr>
      <w:r w:rsidDel="00000000" w:rsidR="00000000" w:rsidRPr="00000000">
        <w:rPr>
          <w:b w:val="1"/>
          <w:bCs w:val="1"/>
          <w:rtl w:val="0"/>
        </w:rPr>
        <w:t xml:space="preserve">Kill Money, haha, look</w:t>
      </w:r>
    </w:p>
    <w:p w:rsidR="00000000" w:rsidDel="00000000" w:rsidP="00000000" w:rsidRDefault="00000000" w:rsidRPr="00000000" w14:paraId="0000072C">
      <w:pPr>
        <w:jc w:val="center"/>
        <w:rPr>
          <w:b w:val="1"/>
          <w:bCs w:val="1"/>
        </w:rPr>
      </w:pPr>
      <w:r w:rsidDel="00000000" w:rsidR="00000000" w:rsidRPr="00000000">
        <w:rPr>
          <w:rtl w:val="0"/>
        </w:rPr>
      </w:r>
    </w:p>
    <w:p w:rsidR="00000000" w:rsidDel="00000000" w:rsidP="00000000" w:rsidRDefault="00000000" w:rsidRPr="00000000" w14:paraId="0000072D">
      <w:pPr>
        <w:jc w:val="center"/>
        <w:rPr>
          <w:b w:val="1"/>
          <w:bCs w:val="1"/>
        </w:rPr>
      </w:pPr>
      <w:r w:rsidDel="00000000" w:rsidR="00000000" w:rsidRPr="00000000">
        <w:rPr>
          <w:b w:val="1"/>
          <w:bCs w:val="1"/>
          <w:rtl w:val="0"/>
        </w:rPr>
        <w:t xml:space="preserve">First off, fuck your songs and the shit you say</w:t>
      </w:r>
    </w:p>
    <w:p w:rsidR="00000000" w:rsidDel="00000000" w:rsidP="00000000" w:rsidRDefault="00000000" w:rsidRPr="00000000" w14:paraId="0000072E">
      <w:pPr>
        <w:jc w:val="center"/>
        <w:rPr>
          <w:b w:val="1"/>
          <w:bCs w:val="1"/>
        </w:rPr>
      </w:pPr>
      <w:r w:rsidDel="00000000" w:rsidR="00000000" w:rsidRPr="00000000">
        <w:rPr>
          <w:b w:val="1"/>
          <w:bCs w:val="1"/>
          <w:rtl w:val="0"/>
        </w:rPr>
        <w:t xml:space="preserve">Diss my deadbeat mom, but your mother is gay</w:t>
      </w:r>
    </w:p>
    <w:p w:rsidR="00000000" w:rsidDel="00000000" w:rsidP="00000000" w:rsidRDefault="00000000" w:rsidRPr="00000000" w14:paraId="0000072F">
      <w:pPr>
        <w:jc w:val="center"/>
        <w:rPr>
          <w:b w:val="1"/>
          <w:bCs w:val="1"/>
        </w:rPr>
      </w:pPr>
      <w:r w:rsidDel="00000000" w:rsidR="00000000" w:rsidRPr="00000000">
        <w:rPr>
          <w:b w:val="1"/>
          <w:bCs w:val="1"/>
          <w:rtl w:val="0"/>
        </w:rPr>
        <w:t xml:space="preserve">You claim to be a hundred but you only one</w:t>
      </w:r>
    </w:p>
    <w:p w:rsidR="00000000" w:rsidDel="00000000" w:rsidP="00000000" w:rsidRDefault="00000000" w:rsidRPr="00000000" w14:paraId="00000730">
      <w:pPr>
        <w:jc w:val="center"/>
        <w:rPr>
          <w:b w:val="1"/>
          <w:bCs w:val="1"/>
        </w:rPr>
      </w:pPr>
      <w:r w:rsidDel="00000000" w:rsidR="00000000" w:rsidRPr="00000000">
        <w:rPr>
          <w:b w:val="1"/>
          <w:bCs w:val="1"/>
          <w:rtl w:val="0"/>
        </w:rPr>
        <w:t xml:space="preserve">Fuck you pretty boy, we just won, you’re done</w:t>
      </w:r>
    </w:p>
    <w:p w:rsidR="00000000" w:rsidDel="00000000" w:rsidP="00000000" w:rsidRDefault="00000000" w:rsidRPr="00000000" w14:paraId="00000731">
      <w:pPr>
        <w:jc w:val="center"/>
        <w:rPr>
          <w:b w:val="1"/>
          <w:bCs w:val="1"/>
        </w:rPr>
      </w:pPr>
      <w:r w:rsidDel="00000000" w:rsidR="00000000" w:rsidRPr="00000000">
        <w:rPr>
          <w:b w:val="1"/>
          <w:bCs w:val="1"/>
          <w:rtl w:val="0"/>
        </w:rPr>
        <w:t xml:space="preserve">Plus I punch you in the face, weak brains I’ll rip</w:t>
      </w:r>
    </w:p>
    <w:p w:rsidR="00000000" w:rsidDel="00000000" w:rsidP="00000000" w:rsidRDefault="00000000" w:rsidRPr="00000000" w14:paraId="00000732">
      <w:pPr>
        <w:jc w:val="center"/>
        <w:rPr>
          <w:b w:val="1"/>
          <w:bCs w:val="1"/>
        </w:rPr>
      </w:pPr>
      <w:r w:rsidDel="00000000" w:rsidR="00000000" w:rsidRPr="00000000">
        <w:rPr>
          <w:b w:val="1"/>
          <w:bCs w:val="1"/>
          <w:rtl w:val="0"/>
        </w:rPr>
        <w:t xml:space="preserve">Dean McQueen, green machine, narcissistic ass dickhead</w:t>
      </w:r>
    </w:p>
    <w:p w:rsidR="00000000" w:rsidDel="00000000" w:rsidP="00000000" w:rsidRDefault="00000000" w:rsidRPr="00000000" w14:paraId="00000733">
      <w:pPr>
        <w:jc w:val="center"/>
        <w:rPr>
          <w:b w:val="1"/>
          <w:bCs w:val="1"/>
        </w:rPr>
      </w:pPr>
      <w:r w:rsidDel="00000000" w:rsidR="00000000" w:rsidRPr="00000000">
        <w:rPr>
          <w:b w:val="1"/>
          <w:bCs w:val="1"/>
          <w:rtl w:val="0"/>
        </w:rPr>
        <w:t xml:space="preserve">I keep bars comin’ while you runnin’ out of breath</w:t>
      </w:r>
    </w:p>
    <w:p w:rsidR="00000000" w:rsidDel="00000000" w:rsidP="00000000" w:rsidRDefault="00000000" w:rsidRPr="00000000" w14:paraId="00000734">
      <w:pPr>
        <w:jc w:val="center"/>
        <w:rPr>
          <w:b w:val="1"/>
          <w:bCs w:val="1"/>
        </w:rPr>
      </w:pPr>
      <w:r w:rsidDel="00000000" w:rsidR="00000000" w:rsidRPr="00000000">
        <w:rPr>
          <w:b w:val="1"/>
          <w:bCs w:val="1"/>
          <w:rtl w:val="0"/>
        </w:rPr>
        <w:t xml:space="preserve">Keep on duckin’ while you begging me for less, you need to rest</w:t>
      </w:r>
    </w:p>
    <w:p w:rsidR="00000000" w:rsidDel="00000000" w:rsidP="00000000" w:rsidRDefault="00000000" w:rsidRPr="00000000" w14:paraId="00000735">
      <w:pPr>
        <w:jc w:val="center"/>
        <w:rPr>
          <w:b w:val="1"/>
          <w:bCs w:val="1"/>
        </w:rPr>
      </w:pPr>
      <w:r w:rsidDel="00000000" w:rsidR="00000000" w:rsidRPr="00000000">
        <w:rPr>
          <w:b w:val="1"/>
          <w:bCs w:val="1"/>
          <w:rtl w:val="0"/>
        </w:rPr>
        <w:t xml:space="preserve">Listen Cas, go ask my dada how I’ll have ya</w:t>
      </w:r>
    </w:p>
    <w:p w:rsidR="00000000" w:rsidDel="00000000" w:rsidP="00000000" w:rsidRDefault="00000000" w:rsidRPr="00000000" w14:paraId="00000736">
      <w:pPr>
        <w:jc w:val="center"/>
        <w:rPr>
          <w:b w:val="1"/>
          <w:bCs w:val="1"/>
        </w:rPr>
      </w:pPr>
      <w:r w:rsidDel="00000000" w:rsidR="00000000" w:rsidRPr="00000000">
        <w:rPr>
          <w:b w:val="1"/>
          <w:bCs w:val="1"/>
          <w:rtl w:val="0"/>
        </w:rPr>
        <w:t xml:space="preserve">With metal CDs nobody sees, when they released</w:t>
      </w:r>
    </w:p>
    <w:p w:rsidR="00000000" w:rsidDel="00000000" w:rsidP="00000000" w:rsidRDefault="00000000" w:rsidRPr="00000000" w14:paraId="00000737">
      <w:pPr>
        <w:jc w:val="center"/>
        <w:rPr>
          <w:b w:val="1"/>
          <w:bCs w:val="1"/>
        </w:rPr>
      </w:pPr>
      <w:r w:rsidDel="00000000" w:rsidR="00000000" w:rsidRPr="00000000">
        <w:rPr>
          <w:b w:val="1"/>
          <w:bCs w:val="1"/>
          <w:rtl w:val="0"/>
        </w:rPr>
        <w:t xml:space="preserve">Elea, don’t fuck around with the man Deegs</w:t>
      </w:r>
    </w:p>
    <w:p w:rsidR="00000000" w:rsidDel="00000000" w:rsidP="00000000" w:rsidRDefault="00000000" w:rsidRPr="00000000" w14:paraId="00000738">
      <w:pPr>
        <w:jc w:val="center"/>
        <w:rPr>
          <w:b w:val="1"/>
          <w:bCs w:val="1"/>
        </w:rPr>
      </w:pPr>
      <w:r w:rsidDel="00000000" w:rsidR="00000000" w:rsidRPr="00000000">
        <w:rPr>
          <w:b w:val="1"/>
          <w:bCs w:val="1"/>
          <w:rtl w:val="0"/>
        </w:rPr>
        <w:t xml:space="preserve">You ain’t ready for no theater kid beef, so fuck Dean</w:t>
      </w:r>
    </w:p>
    <w:p w:rsidR="00000000" w:rsidDel="00000000" w:rsidP="00000000" w:rsidRDefault="00000000" w:rsidRPr="00000000" w14:paraId="00000739">
      <w:pPr>
        <w:jc w:val="center"/>
        <w:rPr>
          <w:b w:val="1"/>
          <w:bCs w:val="1"/>
        </w:rPr>
      </w:pPr>
      <w:r w:rsidDel="00000000" w:rsidR="00000000" w:rsidRPr="00000000">
        <w:rPr>
          <w:b w:val="1"/>
          <w:bCs w:val="1"/>
          <w:rtl w:val="0"/>
        </w:rPr>
        <w:t xml:space="preserve">I let you losers know it’s on for life</w:t>
      </w:r>
    </w:p>
    <w:p w:rsidR="00000000" w:rsidDel="00000000" w:rsidP="00000000" w:rsidRDefault="00000000" w:rsidRPr="00000000" w14:paraId="0000073A">
      <w:pPr>
        <w:jc w:val="center"/>
        <w:rPr>
          <w:b w:val="1"/>
          <w:bCs w:val="1"/>
        </w:rPr>
      </w:pPr>
      <w:r w:rsidDel="00000000" w:rsidR="00000000" w:rsidRPr="00000000">
        <w:rPr>
          <w:b w:val="1"/>
          <w:bCs w:val="1"/>
          <w:rtl w:val="0"/>
        </w:rPr>
        <w:t xml:space="preserve">Cause Dean McQueen might die tonight, haha!</w:t>
      </w:r>
    </w:p>
    <w:p w:rsidR="00000000" w:rsidDel="00000000" w:rsidP="00000000" w:rsidRDefault="00000000" w:rsidRPr="00000000" w14:paraId="0000073B">
      <w:pPr>
        <w:jc w:val="center"/>
        <w:rPr>
          <w:b w:val="1"/>
          <w:bCs w:val="1"/>
        </w:rPr>
      </w:pPr>
      <w:r w:rsidDel="00000000" w:rsidR="00000000" w:rsidRPr="00000000">
        <w:rPr>
          <w:b w:val="1"/>
          <w:bCs w:val="1"/>
          <w:rtl w:val="0"/>
        </w:rPr>
        <w:t xml:space="preserve">Gay boy murdered in mansion and killed</w:t>
      </w:r>
    </w:p>
    <w:p w:rsidR="00000000" w:rsidDel="00000000" w:rsidP="00000000" w:rsidRDefault="00000000" w:rsidRPr="00000000" w14:paraId="0000073C">
      <w:pPr>
        <w:jc w:val="center"/>
        <w:rPr>
          <w:b w:val="1"/>
          <w:bCs w:val="1"/>
        </w:rPr>
      </w:pPr>
      <w:r w:rsidDel="00000000" w:rsidR="00000000" w:rsidRPr="00000000">
        <w:rPr>
          <w:b w:val="1"/>
          <w:bCs w:val="1"/>
          <w:rtl w:val="0"/>
        </w:rPr>
        <w:t xml:space="preserve">Now you on anxiety pills, you know</w:t>
      </w:r>
    </w:p>
    <w:p w:rsidR="00000000" w:rsidDel="00000000" w:rsidP="00000000" w:rsidRDefault="00000000" w:rsidRPr="00000000" w14:paraId="0000073D">
      <w:pPr>
        <w:jc w:val="center"/>
        <w:rPr>
          <w:b w:val="1"/>
          <w:bCs w:val="1"/>
        </w:rPr>
      </w:pPr>
      <w:r w:rsidDel="00000000" w:rsidR="00000000" w:rsidRPr="00000000">
        <w:rPr>
          <w:rtl w:val="0"/>
        </w:rPr>
      </w:r>
    </w:p>
    <w:p w:rsidR="00000000" w:rsidDel="00000000" w:rsidP="00000000" w:rsidRDefault="00000000" w:rsidRPr="00000000" w14:paraId="0000073E">
      <w:pPr>
        <w:jc w:val="center"/>
        <w:rPr>
          <w:b w:val="1"/>
          <w:bCs w:val="1"/>
        </w:rPr>
      </w:pPr>
      <w:r w:rsidDel="00000000" w:rsidR="00000000" w:rsidRPr="00000000">
        <w:rPr>
          <w:b w:val="1"/>
          <w:bCs w:val="1"/>
          <w:rtl w:val="0"/>
        </w:rPr>
        <w:t xml:space="preserve">Grab Desert Eags when you see the Deegs</w:t>
      </w:r>
    </w:p>
    <w:p w:rsidR="00000000" w:rsidDel="00000000" w:rsidP="00000000" w:rsidRDefault="00000000" w:rsidRPr="00000000" w14:paraId="0000073F">
      <w:pPr>
        <w:jc w:val="center"/>
        <w:rPr>
          <w:b w:val="1"/>
          <w:bCs w:val="1"/>
        </w:rPr>
      </w:pPr>
      <w:r w:rsidDel="00000000" w:rsidR="00000000" w:rsidRPr="00000000">
        <w:rPr>
          <w:b w:val="1"/>
          <w:bCs w:val="1"/>
          <w:rtl w:val="0"/>
        </w:rPr>
        <w:t xml:space="preserve">Call the damn chief to tattle tale</w:t>
      </w:r>
    </w:p>
    <w:p w:rsidR="00000000" w:rsidDel="00000000" w:rsidP="00000000" w:rsidRDefault="00000000" w:rsidRPr="00000000" w14:paraId="00000740">
      <w:pPr>
        <w:jc w:val="center"/>
        <w:rPr>
          <w:b w:val="1"/>
          <w:bCs w:val="1"/>
        </w:rPr>
      </w:pPr>
      <w:r w:rsidDel="00000000" w:rsidR="00000000" w:rsidRPr="00000000">
        <w:rPr>
          <w:b w:val="1"/>
          <w:bCs w:val="1"/>
          <w:rtl w:val="0"/>
        </w:rPr>
        <w:t xml:space="preserve">But we all know he don’t care even a bit</w:t>
      </w:r>
    </w:p>
    <w:p w:rsidR="00000000" w:rsidDel="00000000" w:rsidP="00000000" w:rsidRDefault="00000000" w:rsidRPr="00000000" w14:paraId="00000741">
      <w:pPr>
        <w:jc w:val="center"/>
        <w:rPr>
          <w:b w:val="1"/>
          <w:bCs w:val="1"/>
        </w:rPr>
      </w:pPr>
      <w:r w:rsidDel="00000000" w:rsidR="00000000" w:rsidRPr="00000000">
        <w:rPr>
          <w:b w:val="1"/>
          <w:bCs w:val="1"/>
          <w:rtl w:val="0"/>
        </w:rPr>
        <w:t xml:space="preserve">So he left to beat up homeless veterans, McQueen you just a bitch</w:t>
      </w:r>
    </w:p>
    <w:p w:rsidR="00000000" w:rsidDel="00000000" w:rsidP="00000000" w:rsidRDefault="00000000" w:rsidRPr="00000000" w14:paraId="00000742">
      <w:pPr>
        <w:jc w:val="center"/>
        <w:rPr>
          <w:b w:val="1"/>
          <w:bCs w:val="1"/>
        </w:rPr>
      </w:pPr>
      <w:r w:rsidDel="00000000" w:rsidR="00000000" w:rsidRPr="00000000">
        <w:rPr>
          <w:rtl w:val="0"/>
        </w:rPr>
      </w:r>
    </w:p>
    <w:p w:rsidR="00000000" w:rsidDel="00000000" w:rsidP="00000000" w:rsidRDefault="00000000" w:rsidRPr="00000000" w14:paraId="00000743">
      <w:pPr>
        <w:jc w:val="center"/>
        <w:rPr>
          <w:b w:val="1"/>
          <w:bCs w:val="1"/>
        </w:rPr>
      </w:pPr>
      <w:r w:rsidDel="00000000" w:rsidR="00000000" w:rsidRPr="00000000">
        <w:rPr>
          <w:b w:val="1"/>
          <w:bCs w:val="1"/>
          <w:rtl w:val="0"/>
        </w:rPr>
        <w:t xml:space="preserve">Hahaha</w:t>
      </w:r>
    </w:p>
    <w:p w:rsidR="00000000" w:rsidDel="00000000" w:rsidP="00000000" w:rsidRDefault="00000000" w:rsidRPr="00000000" w14:paraId="00000744">
      <w:pPr>
        <w:jc w:val="center"/>
        <w:rPr>
          <w:b w:val="1"/>
          <w:bCs w:val="1"/>
        </w:rPr>
      </w:pPr>
      <w:r w:rsidDel="00000000" w:rsidR="00000000" w:rsidRPr="00000000">
        <w:rPr>
          <w:b w:val="1"/>
          <w:bCs w:val="1"/>
          <w:rtl w:val="0"/>
        </w:rPr>
        <w:t xml:space="preserve">Yo', check this out</w:t>
      </w:r>
    </w:p>
    <w:p w:rsidR="00000000" w:rsidDel="00000000" w:rsidP="00000000" w:rsidRDefault="00000000" w:rsidRPr="00000000" w14:paraId="00000745">
      <w:pPr>
        <w:jc w:val="center"/>
        <w:rPr>
          <w:b w:val="1"/>
          <w:bCs w:val="1"/>
        </w:rPr>
      </w:pPr>
      <w:r w:rsidDel="00000000" w:rsidR="00000000" w:rsidRPr="00000000">
        <w:rPr>
          <w:b w:val="1"/>
          <w:bCs w:val="1"/>
          <w:rtl w:val="0"/>
        </w:rPr>
        <w:t xml:space="preserve">You assholes ain't even on my level</w:t>
      </w:r>
    </w:p>
    <w:p w:rsidR="00000000" w:rsidDel="00000000" w:rsidP="00000000" w:rsidRDefault="00000000" w:rsidRPr="00000000" w14:paraId="00000746">
      <w:pPr>
        <w:jc w:val="center"/>
        <w:rPr>
          <w:b w:val="1"/>
          <w:bCs w:val="1"/>
        </w:rPr>
      </w:pPr>
      <w:r w:rsidDel="00000000" w:rsidR="00000000" w:rsidRPr="00000000">
        <w:rPr>
          <w:b w:val="1"/>
          <w:bCs w:val="1"/>
          <w:rtl w:val="0"/>
        </w:rPr>
        <w:t xml:space="preserve">I'mma let some real Nenjacians ride on you bitch-made ass losers</w:t>
      </w:r>
    </w:p>
    <w:p w:rsidR="00000000" w:rsidDel="00000000" w:rsidP="00000000" w:rsidRDefault="00000000" w:rsidRPr="00000000" w14:paraId="00000747">
      <w:pPr>
        <w:jc w:val="center"/>
        <w:rPr>
          <w:b w:val="1"/>
          <w:bCs w:val="1"/>
        </w:rPr>
      </w:pPr>
      <w:r w:rsidDel="00000000" w:rsidR="00000000" w:rsidRPr="00000000">
        <w:rPr>
          <w:rtl w:val="0"/>
        </w:rPr>
      </w:r>
    </w:p>
    <w:p w:rsidR="00000000" w:rsidDel="00000000" w:rsidP="00000000" w:rsidRDefault="00000000" w:rsidRPr="00000000" w14:paraId="00000748">
      <w:pPr>
        <w:jc w:val="center"/>
        <w:rPr>
          <w:b w:val="1"/>
          <w:bCs w:val="1"/>
        </w:rPr>
      </w:pPr>
      <w:r w:rsidDel="00000000" w:rsidR="00000000" w:rsidRPr="00000000">
        <w:rPr>
          <w:b w:val="1"/>
          <w:bCs w:val="1"/>
          <w:rtl w:val="0"/>
        </w:rPr>
        <w:t xml:space="preserve">WARREN</w:t>
      </w:r>
    </w:p>
    <w:p w:rsidR="00000000" w:rsidDel="00000000" w:rsidP="00000000" w:rsidRDefault="00000000" w:rsidRPr="00000000" w14:paraId="00000749">
      <w:pPr>
        <w:jc w:val="center"/>
        <w:rPr>
          <w:b w:val="1"/>
          <w:bCs w:val="1"/>
        </w:rPr>
      </w:pPr>
      <w:r w:rsidDel="00000000" w:rsidR="00000000" w:rsidRPr="00000000">
        <w:rPr>
          <w:b w:val="1"/>
          <w:bCs w:val="1"/>
          <w:rtl w:val="0"/>
        </w:rPr>
        <w:t xml:space="preserve">Get out the way man, get out the way man</w:t>
      </w:r>
    </w:p>
    <w:p w:rsidR="00000000" w:rsidDel="00000000" w:rsidP="00000000" w:rsidRDefault="00000000" w:rsidRPr="00000000" w14:paraId="0000074A">
      <w:pPr>
        <w:jc w:val="center"/>
        <w:rPr>
          <w:b w:val="1"/>
          <w:bCs w:val="1"/>
        </w:rPr>
      </w:pPr>
      <w:r w:rsidDel="00000000" w:rsidR="00000000" w:rsidRPr="00000000">
        <w:rPr>
          <w:b w:val="1"/>
          <w:bCs w:val="1"/>
          <w:rtl w:val="0"/>
        </w:rPr>
        <w:t xml:space="preserve">Dean McQueen's heart just stopped</w:t>
      </w:r>
    </w:p>
    <w:p w:rsidR="00000000" w:rsidDel="00000000" w:rsidP="00000000" w:rsidRDefault="00000000" w:rsidRPr="00000000" w14:paraId="0000074B">
      <w:pPr>
        <w:jc w:val="center"/>
        <w:rPr>
          <w:b w:val="1"/>
          <w:bCs w:val="1"/>
        </w:rPr>
      </w:pPr>
      <w:r w:rsidDel="00000000" w:rsidR="00000000" w:rsidRPr="00000000">
        <w:rPr>
          <w:b w:val="1"/>
          <w:bCs w:val="1"/>
          <w:rtl w:val="0"/>
        </w:rPr>
        <w:t xml:space="preserve">Warren Outt shocked him back, he had a fuckin’ heart attack</w:t>
      </w:r>
    </w:p>
    <w:p w:rsidR="00000000" w:rsidDel="00000000" w:rsidP="00000000" w:rsidRDefault="00000000" w:rsidRPr="00000000" w14:paraId="0000074C">
      <w:pPr>
        <w:jc w:val="center"/>
        <w:rPr>
          <w:b w:val="1"/>
          <w:bCs w:val="1"/>
        </w:rPr>
      </w:pPr>
      <w:r w:rsidDel="00000000" w:rsidR="00000000" w:rsidRPr="00000000">
        <w:rPr>
          <w:b w:val="1"/>
          <w:bCs w:val="1"/>
          <w:rtl w:val="0"/>
        </w:rPr>
        <w:t xml:space="preserve">Dean McQueen's getting his ass gleaned for talkin' back</w:t>
      </w:r>
    </w:p>
    <w:p w:rsidR="00000000" w:rsidDel="00000000" w:rsidP="00000000" w:rsidRDefault="00000000" w:rsidRPr="00000000" w14:paraId="0000074D">
      <w:pPr>
        <w:jc w:val="center"/>
        <w:rPr>
          <w:b w:val="1"/>
          <w:bCs w:val="1"/>
        </w:rPr>
      </w:pPr>
      <w:r w:rsidDel="00000000" w:rsidR="00000000" w:rsidRPr="00000000">
        <w:rPr>
          <w:b w:val="1"/>
          <w:bCs w:val="1"/>
          <w:rtl w:val="0"/>
        </w:rPr>
        <w:t xml:space="preserve">Worthless always-main-role-getter, I knew I should’ve cast better</w:t>
      </w:r>
    </w:p>
    <w:p w:rsidR="00000000" w:rsidDel="00000000" w:rsidP="00000000" w:rsidRDefault="00000000" w:rsidRPr="00000000" w14:paraId="0000074E">
      <w:pPr>
        <w:jc w:val="center"/>
        <w:rPr>
          <w:b w:val="1"/>
          <w:bCs w:val="1"/>
        </w:rPr>
      </w:pPr>
      <w:r w:rsidDel="00000000" w:rsidR="00000000" w:rsidRPr="00000000">
        <w:rPr>
          <w:b w:val="1"/>
          <w:bCs w:val="1"/>
          <w:rtl w:val="0"/>
        </w:rPr>
        <w:t xml:space="preserve">You don’t deserve the lead, makin’ these girls wetter</w:t>
      </w:r>
    </w:p>
    <w:p w:rsidR="00000000" w:rsidDel="00000000" w:rsidP="00000000" w:rsidRDefault="00000000" w:rsidRPr="00000000" w14:paraId="0000074F">
      <w:pPr>
        <w:jc w:val="center"/>
        <w:rPr>
          <w:b w:val="1"/>
          <w:bCs w:val="1"/>
        </w:rPr>
      </w:pPr>
      <w:r w:rsidDel="00000000" w:rsidR="00000000" w:rsidRPr="00000000">
        <w:rPr>
          <w:b w:val="1"/>
          <w:bCs w:val="1"/>
          <w:rtl w:val="0"/>
        </w:rPr>
        <w:t xml:space="preserve">Fill and kill your whole bill 'til it stops</w:t>
      </w:r>
    </w:p>
    <w:p w:rsidR="00000000" w:rsidDel="00000000" w:rsidP="00000000" w:rsidRDefault="00000000" w:rsidRPr="00000000" w14:paraId="00000750">
      <w:pPr>
        <w:jc w:val="center"/>
        <w:rPr>
          <w:b w:val="1"/>
          <w:bCs w:val="1"/>
        </w:rPr>
      </w:pPr>
      <w:r w:rsidDel="00000000" w:rsidR="00000000" w:rsidRPr="00000000">
        <w:rPr>
          <w:b w:val="1"/>
          <w:bCs w:val="1"/>
          <w:rtl w:val="0"/>
        </w:rPr>
        <w:t xml:space="preserve">Call the cops, I'mma beat your ass while they watch</w:t>
      </w:r>
    </w:p>
    <w:p w:rsidR="00000000" w:rsidDel="00000000" w:rsidP="00000000" w:rsidRDefault="00000000" w:rsidRPr="00000000" w14:paraId="00000751">
      <w:pPr>
        <w:jc w:val="center"/>
        <w:rPr>
          <w:b w:val="1"/>
          <w:bCs w:val="1"/>
        </w:rPr>
      </w:pPr>
      <w:r w:rsidDel="00000000" w:rsidR="00000000" w:rsidRPr="00000000">
        <w:rPr>
          <w:rtl w:val="0"/>
        </w:rPr>
      </w:r>
    </w:p>
    <w:p w:rsidR="00000000" w:rsidDel="00000000" w:rsidP="00000000" w:rsidRDefault="00000000" w:rsidRPr="00000000" w14:paraId="00000752">
      <w:pPr>
        <w:jc w:val="center"/>
        <w:rPr>
          <w:b w:val="1"/>
          <w:bCs w:val="1"/>
        </w:rPr>
      </w:pPr>
      <w:r w:rsidDel="00000000" w:rsidR="00000000" w:rsidRPr="00000000">
        <w:rPr>
          <w:b w:val="1"/>
          <w:bCs w:val="1"/>
          <w:rtl w:val="0"/>
        </w:rPr>
        <w:t xml:space="preserve">TRAVIS</w:t>
      </w:r>
    </w:p>
    <w:p w:rsidR="00000000" w:rsidDel="00000000" w:rsidP="00000000" w:rsidRDefault="00000000" w:rsidRPr="00000000" w14:paraId="00000753">
      <w:pPr>
        <w:jc w:val="center"/>
        <w:rPr>
          <w:b w:val="1"/>
          <w:bCs w:val="1"/>
        </w:rPr>
      </w:pPr>
      <w:r w:rsidDel="00000000" w:rsidR="00000000" w:rsidRPr="00000000">
        <w:rPr>
          <w:b w:val="1"/>
          <w:bCs w:val="1"/>
          <w:rtl w:val="0"/>
        </w:rPr>
        <w:t xml:space="preserve">Ha ha, now we got the whole damn city makin' fun of you McQueen</w:t>
      </w:r>
    </w:p>
    <w:p w:rsidR="00000000" w:rsidDel="00000000" w:rsidP="00000000" w:rsidRDefault="00000000" w:rsidRPr="00000000" w14:paraId="00000754">
      <w:pPr>
        <w:jc w:val="center"/>
        <w:rPr>
          <w:b w:val="1"/>
          <w:bCs w:val="1"/>
        </w:rPr>
      </w:pPr>
      <w:r w:rsidDel="00000000" w:rsidR="00000000" w:rsidRPr="00000000">
        <w:rPr>
          <w:b w:val="1"/>
          <w:bCs w:val="1"/>
          <w:rtl w:val="0"/>
        </w:rPr>
        <w:t xml:space="preserve">Where's your horde of girls now? It's only one of you McQueen</w:t>
      </w:r>
    </w:p>
    <w:p w:rsidR="00000000" w:rsidDel="00000000" w:rsidP="00000000" w:rsidRDefault="00000000" w:rsidRPr="00000000" w14:paraId="00000755">
      <w:pPr>
        <w:jc w:val="center"/>
        <w:rPr>
          <w:b w:val="1"/>
          <w:bCs w:val="1"/>
        </w:rPr>
      </w:pPr>
      <w:r w:rsidDel="00000000" w:rsidR="00000000" w:rsidRPr="00000000">
        <w:rPr>
          <w:b w:val="1"/>
          <w:bCs w:val="1"/>
          <w:rtl w:val="0"/>
        </w:rPr>
        <w:t xml:space="preserve">You a petty coward, you ain't ready to steady go a round</w:t>
      </w:r>
    </w:p>
    <w:p w:rsidR="00000000" w:rsidDel="00000000" w:rsidP="00000000" w:rsidRDefault="00000000" w:rsidRPr="00000000" w14:paraId="00000756">
      <w:pPr>
        <w:jc w:val="center"/>
        <w:rPr>
          <w:b w:val="1"/>
          <w:bCs w:val="1"/>
        </w:rPr>
      </w:pPr>
      <w:r w:rsidDel="00000000" w:rsidR="00000000" w:rsidRPr="00000000">
        <w:rPr>
          <w:b w:val="1"/>
          <w:bCs w:val="1"/>
          <w:rtl w:val="0"/>
        </w:rPr>
        <w:t xml:space="preserve">With some killers from Nenjac Isles to the motherfuckin' Houston Town</w:t>
      </w:r>
    </w:p>
    <w:p w:rsidR="00000000" w:rsidDel="00000000" w:rsidP="00000000" w:rsidRDefault="00000000" w:rsidRPr="00000000" w14:paraId="00000757">
      <w:pPr>
        <w:jc w:val="center"/>
        <w:rPr>
          <w:b w:val="1"/>
          <w:bCs w:val="1"/>
        </w:rPr>
      </w:pPr>
      <w:r w:rsidDel="00000000" w:rsidR="00000000" w:rsidRPr="00000000">
        <w:rPr>
          <w:rtl w:val="0"/>
        </w:rPr>
      </w:r>
    </w:p>
    <w:p w:rsidR="00000000" w:rsidDel="00000000" w:rsidP="00000000" w:rsidRDefault="00000000" w:rsidRPr="00000000" w14:paraId="00000758">
      <w:pPr>
        <w:jc w:val="center"/>
        <w:rPr>
          <w:b w:val="1"/>
          <w:bCs w:val="1"/>
        </w:rPr>
      </w:pPr>
      <w:r w:rsidDel="00000000" w:rsidR="00000000" w:rsidRPr="00000000">
        <w:rPr>
          <w:b w:val="1"/>
          <w:bCs w:val="1"/>
          <w:rtl w:val="0"/>
        </w:rPr>
        <w:t xml:space="preserve">DEEGS</w:t>
      </w:r>
    </w:p>
    <w:p w:rsidR="00000000" w:rsidDel="00000000" w:rsidP="00000000" w:rsidRDefault="00000000" w:rsidRPr="00000000" w14:paraId="00000759">
      <w:pPr>
        <w:jc w:val="center"/>
        <w:rPr>
          <w:b w:val="1"/>
          <w:bCs w:val="1"/>
        </w:rPr>
      </w:pPr>
      <w:r w:rsidDel="00000000" w:rsidR="00000000" w:rsidRPr="00000000">
        <w:rPr>
          <w:b w:val="1"/>
          <w:bCs w:val="1"/>
          <w:rtl w:val="0"/>
        </w:rPr>
        <w:t xml:space="preserve">Grab Desert Eags when you see the Deegs</w:t>
      </w:r>
    </w:p>
    <w:p w:rsidR="00000000" w:rsidDel="00000000" w:rsidP="00000000" w:rsidRDefault="00000000" w:rsidRPr="00000000" w14:paraId="0000075A">
      <w:pPr>
        <w:jc w:val="center"/>
        <w:rPr>
          <w:b w:val="1"/>
          <w:bCs w:val="1"/>
        </w:rPr>
      </w:pPr>
      <w:r w:rsidDel="00000000" w:rsidR="00000000" w:rsidRPr="00000000">
        <w:rPr>
          <w:b w:val="1"/>
          <w:bCs w:val="1"/>
          <w:rtl w:val="0"/>
        </w:rPr>
        <w:t xml:space="preserve">Call the damn chief to tattle tale</w:t>
      </w:r>
    </w:p>
    <w:p w:rsidR="00000000" w:rsidDel="00000000" w:rsidP="00000000" w:rsidRDefault="00000000" w:rsidRPr="00000000" w14:paraId="0000075B">
      <w:pPr>
        <w:jc w:val="center"/>
        <w:rPr>
          <w:b w:val="1"/>
          <w:bCs w:val="1"/>
        </w:rPr>
      </w:pPr>
      <w:r w:rsidDel="00000000" w:rsidR="00000000" w:rsidRPr="00000000">
        <w:rPr>
          <w:b w:val="1"/>
          <w:bCs w:val="1"/>
          <w:rtl w:val="0"/>
        </w:rPr>
        <w:t xml:space="preserve">But we all know he don’t care even a bit</w:t>
      </w:r>
    </w:p>
    <w:p w:rsidR="00000000" w:rsidDel="00000000" w:rsidP="00000000" w:rsidRDefault="00000000" w:rsidRPr="00000000" w14:paraId="0000075C">
      <w:pPr>
        <w:jc w:val="center"/>
        <w:rPr>
          <w:b w:val="1"/>
          <w:bCs w:val="1"/>
        </w:rPr>
      </w:pPr>
      <w:r w:rsidDel="00000000" w:rsidR="00000000" w:rsidRPr="00000000">
        <w:rPr>
          <w:b w:val="1"/>
          <w:bCs w:val="1"/>
          <w:rtl w:val="0"/>
        </w:rPr>
        <w:t xml:space="preserve">So he left to beat up homeless veterans, McQueen you just a bitch</w:t>
      </w:r>
    </w:p>
    <w:p w:rsidR="00000000" w:rsidDel="00000000" w:rsidP="00000000" w:rsidRDefault="00000000" w:rsidRPr="00000000" w14:paraId="0000075D">
      <w:pPr>
        <w:jc w:val="center"/>
        <w:rPr>
          <w:b w:val="1"/>
          <w:bCs w:val="1"/>
        </w:rPr>
      </w:pPr>
      <w:r w:rsidDel="00000000" w:rsidR="00000000" w:rsidRPr="00000000">
        <w:rPr>
          <w:rtl w:val="0"/>
        </w:rPr>
      </w:r>
    </w:p>
    <w:p w:rsidR="00000000" w:rsidDel="00000000" w:rsidP="00000000" w:rsidRDefault="00000000" w:rsidRPr="00000000" w14:paraId="0000075E">
      <w:pPr>
        <w:jc w:val="center"/>
        <w:rPr>
          <w:b w:val="1"/>
          <w:bCs w:val="1"/>
        </w:rPr>
      </w:pPr>
      <w:r w:rsidDel="00000000" w:rsidR="00000000" w:rsidRPr="00000000">
        <w:rPr>
          <w:b w:val="1"/>
          <w:bCs w:val="1"/>
          <w:rtl w:val="0"/>
        </w:rPr>
        <w:t xml:space="preserve">Got in his ass and now this dollar wanna mention me still</w:t>
      </w:r>
    </w:p>
    <w:p w:rsidR="00000000" w:rsidDel="00000000" w:rsidP="00000000" w:rsidRDefault="00000000" w:rsidRPr="00000000" w14:paraId="0000075F">
      <w:pPr>
        <w:jc w:val="center"/>
        <w:rPr>
          <w:b w:val="1"/>
          <w:bCs w:val="1"/>
        </w:rPr>
      </w:pPr>
      <w:r w:rsidDel="00000000" w:rsidR="00000000" w:rsidRPr="00000000">
        <w:rPr>
          <w:b w:val="1"/>
          <w:bCs w:val="1"/>
          <w:rtl w:val="0"/>
        </w:rPr>
        <w:t xml:space="preserve">This ain't no freestyle battle Dean McQueen gettin' killed</w:t>
      </w:r>
    </w:p>
    <w:p w:rsidR="00000000" w:rsidDel="00000000" w:rsidP="00000000" w:rsidRDefault="00000000" w:rsidRPr="00000000" w14:paraId="00000760">
      <w:pPr>
        <w:jc w:val="center"/>
        <w:rPr>
          <w:b w:val="1"/>
          <w:bCs w:val="1"/>
        </w:rPr>
      </w:pPr>
      <w:r w:rsidDel="00000000" w:rsidR="00000000" w:rsidRPr="00000000">
        <w:rPr>
          <w:b w:val="1"/>
          <w:bCs w:val="1"/>
          <w:rtl w:val="0"/>
        </w:rPr>
        <w:t xml:space="preserve">With his girls smokin’, trying to throw a fuckin' punch</w:t>
      </w:r>
    </w:p>
    <w:p w:rsidR="00000000" w:rsidDel="00000000" w:rsidP="00000000" w:rsidRDefault="00000000" w:rsidRPr="00000000" w14:paraId="00000761">
      <w:pPr>
        <w:jc w:val="center"/>
        <w:rPr>
          <w:b w:val="1"/>
          <w:bCs w:val="1"/>
        </w:rPr>
      </w:pPr>
      <w:r w:rsidDel="00000000" w:rsidR="00000000" w:rsidRPr="00000000">
        <w:rPr>
          <w:b w:val="1"/>
          <w:bCs w:val="1"/>
          <w:rtl w:val="0"/>
        </w:rPr>
        <w:t xml:space="preserve">But you just chokin', having a stroke</w:t>
      </w:r>
    </w:p>
    <w:p w:rsidR="00000000" w:rsidDel="00000000" w:rsidP="00000000" w:rsidRDefault="00000000" w:rsidRPr="00000000" w14:paraId="00000762">
      <w:pPr>
        <w:jc w:val="center"/>
        <w:rPr>
          <w:b w:val="1"/>
          <w:bCs w:val="1"/>
        </w:rPr>
      </w:pPr>
      <w:r w:rsidDel="00000000" w:rsidR="00000000" w:rsidRPr="00000000">
        <w:rPr>
          <w:b w:val="1"/>
          <w:bCs w:val="1"/>
          <w:rtl w:val="0"/>
        </w:rPr>
        <w:t xml:space="preserve">And now you learn why rappers never earned a dime</w:t>
      </w:r>
    </w:p>
    <w:p w:rsidR="00000000" w:rsidDel="00000000" w:rsidP="00000000" w:rsidRDefault="00000000" w:rsidRPr="00000000" w14:paraId="00000763">
      <w:pPr>
        <w:jc w:val="center"/>
        <w:rPr>
          <w:b w:val="1"/>
          <w:bCs w:val="1"/>
        </w:rPr>
      </w:pPr>
      <w:r w:rsidDel="00000000" w:rsidR="00000000" w:rsidRPr="00000000">
        <w:rPr>
          <w:b w:val="1"/>
          <w:bCs w:val="1"/>
          <w:rtl w:val="0"/>
        </w:rPr>
        <w:t xml:space="preserve">'Cause you suck, motherfucker, you should learn to rhyme</w:t>
      </w:r>
    </w:p>
    <w:p w:rsidR="00000000" w:rsidDel="00000000" w:rsidP="00000000" w:rsidRDefault="00000000" w:rsidRPr="00000000" w14:paraId="00000764">
      <w:pPr>
        <w:jc w:val="center"/>
        <w:rPr>
          <w:b w:val="1"/>
          <w:bCs w:val="1"/>
        </w:rPr>
      </w:pPr>
      <w:r w:rsidDel="00000000" w:rsidR="00000000" w:rsidRPr="00000000">
        <w:rPr>
          <w:b w:val="1"/>
          <w:bCs w:val="1"/>
          <w:rtl w:val="0"/>
        </w:rPr>
        <w:t xml:space="preserve">Talkin' about you ‘sploding bombs, but it's funny to me</w:t>
      </w:r>
    </w:p>
    <w:p w:rsidR="00000000" w:rsidDel="00000000" w:rsidP="00000000" w:rsidRDefault="00000000" w:rsidRPr="00000000" w14:paraId="00000765">
      <w:pPr>
        <w:jc w:val="center"/>
        <w:rPr>
          <w:b w:val="1"/>
          <w:bCs w:val="1"/>
        </w:rPr>
      </w:pPr>
      <w:r w:rsidDel="00000000" w:rsidR="00000000" w:rsidRPr="00000000">
        <w:rPr>
          <w:b w:val="1"/>
          <w:bCs w:val="1"/>
          <w:rtl w:val="0"/>
        </w:rPr>
        <w:t xml:space="preserve">You ain't never been a psycho, you just wanna be me</w:t>
      </w:r>
    </w:p>
    <w:p w:rsidR="00000000" w:rsidDel="00000000" w:rsidP="00000000" w:rsidRDefault="00000000" w:rsidRPr="00000000" w14:paraId="00000766">
      <w:pPr>
        <w:jc w:val="center"/>
        <w:rPr>
          <w:b w:val="1"/>
          <w:bCs w:val="1"/>
        </w:rPr>
      </w:pPr>
      <w:r w:rsidDel="00000000" w:rsidR="00000000" w:rsidRPr="00000000">
        <w:rPr>
          <w:b w:val="1"/>
          <w:bCs w:val="1"/>
          <w:rtl w:val="0"/>
        </w:rPr>
        <w:t xml:space="preserve">I'm a burger killer whale</w:t>
      </w:r>
    </w:p>
    <w:p w:rsidR="00000000" w:rsidDel="00000000" w:rsidP="00000000" w:rsidRDefault="00000000" w:rsidRPr="00000000" w14:paraId="00000767">
      <w:pPr>
        <w:jc w:val="center"/>
        <w:rPr>
          <w:b w:val="1"/>
          <w:bCs w:val="1"/>
        </w:rPr>
      </w:pPr>
      <w:r w:rsidDel="00000000" w:rsidR="00000000" w:rsidRPr="00000000">
        <w:rPr>
          <w:b w:val="1"/>
          <w:bCs w:val="1"/>
          <w:rtl w:val="0"/>
        </w:rPr>
        <w:t xml:space="preserve">On his way to fuckin' prison, C4 gettin' tail</w:t>
      </w:r>
    </w:p>
    <w:p w:rsidR="00000000" w:rsidDel="00000000" w:rsidP="00000000" w:rsidRDefault="00000000" w:rsidRPr="00000000" w14:paraId="00000768">
      <w:pPr>
        <w:jc w:val="center"/>
        <w:rPr>
          <w:b w:val="1"/>
          <w:bCs w:val="1"/>
        </w:rPr>
      </w:pPr>
      <w:r w:rsidDel="00000000" w:rsidR="00000000" w:rsidRPr="00000000">
        <w:rPr>
          <w:b w:val="1"/>
          <w:bCs w:val="1"/>
          <w:rtl w:val="0"/>
        </w:rPr>
        <w:t xml:space="preserve">Haha, remember when I met you in the lobby that day?</w:t>
      </w:r>
    </w:p>
    <w:p w:rsidR="00000000" w:rsidDel="00000000" w:rsidP="00000000" w:rsidRDefault="00000000" w:rsidRPr="00000000" w14:paraId="00000769">
      <w:pPr>
        <w:jc w:val="center"/>
        <w:rPr>
          <w:b w:val="1"/>
          <w:bCs w:val="1"/>
        </w:rPr>
      </w:pPr>
      <w:r w:rsidDel="00000000" w:rsidR="00000000" w:rsidRPr="00000000">
        <w:rPr>
          <w:b w:val="1"/>
          <w:bCs w:val="1"/>
          <w:rtl w:val="0"/>
        </w:rPr>
        <w:t xml:space="preserve">That shit was obvious, you probably was gay</w:t>
      </w:r>
    </w:p>
    <w:p w:rsidR="00000000" w:rsidDel="00000000" w:rsidP="00000000" w:rsidRDefault="00000000" w:rsidRPr="00000000" w14:paraId="0000076A">
      <w:pPr>
        <w:jc w:val="center"/>
        <w:rPr>
          <w:b w:val="1"/>
          <w:bCs w:val="1"/>
        </w:rPr>
      </w:pPr>
      <w:r w:rsidDel="00000000" w:rsidR="00000000" w:rsidRPr="00000000">
        <w:rPr>
          <w:b w:val="1"/>
          <w:bCs w:val="1"/>
          <w:rtl w:val="0"/>
        </w:rPr>
        <w:t xml:space="preserve">Now it's all about theater, you gave up hip-hop</w:t>
      </w:r>
    </w:p>
    <w:p w:rsidR="00000000" w:rsidDel="00000000" w:rsidP="00000000" w:rsidRDefault="00000000" w:rsidRPr="00000000" w14:paraId="0000076B">
      <w:pPr>
        <w:jc w:val="center"/>
        <w:rPr>
          <w:b w:val="1"/>
          <w:bCs w:val="1"/>
        </w:rPr>
      </w:pPr>
      <w:r w:rsidDel="00000000" w:rsidR="00000000" w:rsidRPr="00000000">
        <w:rPr>
          <w:b w:val="1"/>
          <w:bCs w:val="1"/>
          <w:rtl w:val="0"/>
        </w:rPr>
        <w:t xml:space="preserve">Like 9,000 copies the week your shit drop</w:t>
      </w:r>
    </w:p>
    <w:p w:rsidR="00000000" w:rsidDel="00000000" w:rsidP="00000000" w:rsidRDefault="00000000" w:rsidRPr="00000000" w14:paraId="0000076C">
      <w:pPr>
        <w:jc w:val="center"/>
        <w:rPr>
          <w:b w:val="1"/>
          <w:bCs w:val="1"/>
        </w:rPr>
      </w:pPr>
      <w:r w:rsidDel="00000000" w:rsidR="00000000" w:rsidRPr="00000000">
        <w:rPr>
          <w:b w:val="1"/>
          <w:bCs w:val="1"/>
          <w:rtl w:val="0"/>
        </w:rPr>
        <w:t xml:space="preserve">While my sales making records break</w:t>
      </w:r>
    </w:p>
    <w:p w:rsidR="00000000" w:rsidDel="00000000" w:rsidP="00000000" w:rsidRDefault="00000000" w:rsidRPr="00000000" w14:paraId="0000076D">
      <w:pPr>
        <w:jc w:val="center"/>
        <w:rPr>
          <w:b w:val="1"/>
          <w:bCs w:val="1"/>
        </w:rPr>
      </w:pPr>
      <w:r w:rsidDel="00000000" w:rsidR="00000000" w:rsidRPr="00000000">
        <w:rPr>
          <w:b w:val="1"/>
          <w:bCs w:val="1"/>
          <w:rtl w:val="0"/>
        </w:rPr>
        <w:t xml:space="preserve">Six and a half million scanned by the second week</w:t>
      </w:r>
    </w:p>
    <w:p w:rsidR="00000000" w:rsidDel="00000000" w:rsidP="00000000" w:rsidRDefault="00000000" w:rsidRPr="00000000" w14:paraId="0000076E">
      <w:pPr>
        <w:jc w:val="center"/>
        <w:rPr>
          <w:b w:val="1"/>
          <w:bCs w:val="1"/>
        </w:rPr>
      </w:pPr>
      <w:r w:rsidDel="00000000" w:rsidR="00000000" w:rsidRPr="00000000">
        <w:rPr>
          <w:b w:val="1"/>
          <w:bCs w:val="1"/>
          <w:rtl w:val="0"/>
        </w:rPr>
        <w:t xml:space="preserve">Motherfucker, I hit em up</w:t>
      </w:r>
    </w:p>
    <w:p w:rsidR="00000000" w:rsidDel="00000000" w:rsidP="00000000" w:rsidRDefault="00000000" w:rsidRPr="00000000" w14:paraId="0000076F">
      <w:pPr>
        <w:jc w:val="center"/>
        <w:rPr>
          <w:b w:val="1"/>
          <w:bCs w:val="1"/>
        </w:rPr>
      </w:pPr>
      <w:r w:rsidDel="00000000" w:rsidR="00000000" w:rsidRPr="00000000">
        <w:rPr>
          <w:rtl w:val="0"/>
        </w:rPr>
      </w:r>
    </w:p>
    <w:p w:rsidR="00000000" w:rsidDel="00000000" w:rsidP="00000000" w:rsidRDefault="00000000" w:rsidRPr="00000000" w14:paraId="00000770">
      <w:pPr>
        <w:jc w:val="center"/>
        <w:rPr>
          <w:b w:val="1"/>
          <w:bCs w:val="1"/>
        </w:rPr>
      </w:pPr>
      <w:r w:rsidDel="00000000" w:rsidR="00000000" w:rsidRPr="00000000">
        <w:rPr>
          <w:b w:val="1"/>
          <w:bCs w:val="1"/>
          <w:rtl w:val="0"/>
        </w:rPr>
        <w:t xml:space="preserve">STARR</w:t>
      </w:r>
    </w:p>
    <w:p w:rsidR="00000000" w:rsidDel="00000000" w:rsidP="00000000" w:rsidRDefault="00000000" w:rsidRPr="00000000" w14:paraId="00000771">
      <w:pPr>
        <w:jc w:val="center"/>
        <w:rPr>
          <w:b w:val="1"/>
          <w:bCs w:val="1"/>
        </w:rPr>
      </w:pPr>
      <w:r w:rsidDel="00000000" w:rsidR="00000000" w:rsidRPr="00000000">
        <w:rPr>
          <w:b w:val="1"/>
          <w:bCs w:val="1"/>
          <w:rtl w:val="0"/>
        </w:rPr>
        <w:t xml:space="preserve">I’m from the great Nenjac town, with all my friends around</w:t>
      </w:r>
    </w:p>
    <w:p w:rsidR="00000000" w:rsidDel="00000000" w:rsidP="00000000" w:rsidRDefault="00000000" w:rsidRPr="00000000" w14:paraId="00000772">
      <w:pPr>
        <w:jc w:val="center"/>
        <w:rPr>
          <w:b w:val="1"/>
          <w:bCs w:val="1"/>
        </w:rPr>
      </w:pPr>
      <w:r w:rsidDel="00000000" w:rsidR="00000000" w:rsidRPr="00000000">
        <w:rPr>
          <w:b w:val="1"/>
          <w:bCs w:val="1"/>
          <w:rtl w:val="0"/>
        </w:rPr>
        <w:t xml:space="preserve">Dean I loved you, why’d you have to start goin’ all down?</w:t>
      </w:r>
    </w:p>
    <w:p w:rsidR="00000000" w:rsidDel="00000000" w:rsidP="00000000" w:rsidRDefault="00000000" w:rsidRPr="00000000" w14:paraId="00000773">
      <w:pPr>
        <w:jc w:val="center"/>
        <w:rPr>
          <w:b w:val="1"/>
          <w:bCs w:val="1"/>
        </w:rPr>
      </w:pPr>
      <w:r w:rsidDel="00000000" w:rsidR="00000000" w:rsidRPr="00000000">
        <w:rPr>
          <w:b w:val="1"/>
          <w:bCs w:val="1"/>
          <w:rtl w:val="0"/>
        </w:rPr>
        <w:t xml:space="preserve">Doing tons of drugs, pupils dilated, violated</w:t>
      </w:r>
    </w:p>
    <w:p w:rsidR="00000000" w:rsidDel="00000000" w:rsidP="00000000" w:rsidRDefault="00000000" w:rsidRPr="00000000" w14:paraId="00000774">
      <w:pPr>
        <w:jc w:val="center"/>
        <w:rPr>
          <w:b w:val="1"/>
          <w:bCs w:val="1"/>
        </w:rPr>
      </w:pPr>
      <w:r w:rsidDel="00000000" w:rsidR="00000000" w:rsidRPr="00000000">
        <w:rPr>
          <w:b w:val="1"/>
          <w:bCs w:val="1"/>
          <w:rtl w:val="0"/>
        </w:rPr>
        <w:t xml:space="preserve">Now you ‘boutta get annihilated, we gon’ BURY YOU Deany</w:t>
      </w:r>
    </w:p>
    <w:p w:rsidR="00000000" w:rsidDel="00000000" w:rsidP="00000000" w:rsidRDefault="00000000" w:rsidRPr="00000000" w14:paraId="00000775">
      <w:pPr>
        <w:jc w:val="center"/>
        <w:rPr>
          <w:b w:val="1"/>
          <w:bCs w:val="1"/>
        </w:rPr>
      </w:pPr>
      <w:r w:rsidDel="00000000" w:rsidR="00000000" w:rsidRPr="00000000">
        <w:rPr>
          <w:b w:val="1"/>
          <w:bCs w:val="1"/>
          <w:rtl w:val="0"/>
        </w:rPr>
        <w:t xml:space="preserve">Now I’m sad, cause you ain’t that bad</w:t>
      </w:r>
    </w:p>
    <w:p w:rsidR="00000000" w:rsidDel="00000000" w:rsidP="00000000" w:rsidRDefault="00000000" w:rsidRPr="00000000" w14:paraId="00000776">
      <w:pPr>
        <w:jc w:val="center"/>
        <w:rPr>
          <w:b w:val="1"/>
          <w:bCs w:val="1"/>
        </w:rPr>
      </w:pPr>
      <w:r w:rsidDel="00000000" w:rsidR="00000000" w:rsidRPr="00000000">
        <w:rPr>
          <w:b w:val="1"/>
          <w:bCs w:val="1"/>
          <w:rtl w:val="0"/>
        </w:rPr>
        <w:t xml:space="preserve">I actually think you’re still pretty rad!</w:t>
      </w:r>
    </w:p>
    <w:p w:rsidR="00000000" w:rsidDel="00000000" w:rsidP="00000000" w:rsidRDefault="00000000" w:rsidRPr="00000000" w14:paraId="00000777">
      <w:pPr>
        <w:jc w:val="center"/>
        <w:rPr>
          <w:b w:val="1"/>
          <w:bCs w:val="1"/>
        </w:rPr>
      </w:pPr>
      <w:r w:rsidDel="00000000" w:rsidR="00000000" w:rsidRPr="00000000">
        <w:rPr>
          <w:rtl w:val="0"/>
        </w:rPr>
      </w:r>
    </w:p>
    <w:p w:rsidR="00000000" w:rsidDel="00000000" w:rsidP="00000000" w:rsidRDefault="00000000" w:rsidRPr="00000000" w14:paraId="00000778">
      <w:pPr>
        <w:jc w:val="center"/>
        <w:rPr>
          <w:b w:val="1"/>
          <w:bCs w:val="1"/>
        </w:rPr>
      </w:pPr>
      <w:r w:rsidDel="00000000" w:rsidR="00000000" w:rsidRPr="00000000">
        <w:rPr>
          <w:b w:val="1"/>
          <w:bCs w:val="1"/>
          <w:rtl w:val="0"/>
        </w:rPr>
        <w:t xml:space="preserve">TRAVIS</w:t>
      </w:r>
    </w:p>
    <w:p w:rsidR="00000000" w:rsidDel="00000000" w:rsidP="00000000" w:rsidRDefault="00000000" w:rsidRPr="00000000" w14:paraId="00000779">
      <w:pPr>
        <w:jc w:val="center"/>
        <w:rPr>
          <w:b w:val="1"/>
          <w:bCs w:val="1"/>
        </w:rPr>
      </w:pPr>
      <w:r w:rsidDel="00000000" w:rsidR="00000000" w:rsidRPr="00000000">
        <w:rPr>
          <w:b w:val="1"/>
          <w:bCs w:val="1"/>
          <w:rtl w:val="0"/>
        </w:rPr>
        <w:t xml:space="preserve">Jesus Starr, are you stupid? I choke Dean McQueen</w:t>
      </w:r>
    </w:p>
    <w:p w:rsidR="00000000" w:rsidDel="00000000" w:rsidP="00000000" w:rsidRDefault="00000000" w:rsidRPr="00000000" w14:paraId="0000077A">
      <w:pPr>
        <w:jc w:val="center"/>
        <w:rPr>
          <w:b w:val="1"/>
          <w:bCs w:val="1"/>
        </w:rPr>
      </w:pPr>
      <w:r w:rsidDel="00000000" w:rsidR="00000000" w:rsidRPr="00000000">
        <w:rPr>
          <w:b w:val="1"/>
          <w:bCs w:val="1"/>
          <w:rtl w:val="0"/>
        </w:rPr>
        <w:t xml:space="preserve">With a fuckin’ green bean and make him drink green tea</w:t>
      </w:r>
    </w:p>
    <w:p w:rsidR="00000000" w:rsidDel="00000000" w:rsidP="00000000" w:rsidRDefault="00000000" w:rsidRPr="00000000" w14:paraId="0000077B">
      <w:pPr>
        <w:jc w:val="center"/>
        <w:rPr>
          <w:b w:val="1"/>
          <w:bCs w:val="1"/>
        </w:rPr>
      </w:pPr>
      <w:r w:rsidDel="00000000" w:rsidR="00000000" w:rsidRPr="00000000">
        <w:rPr>
          <w:b w:val="1"/>
          <w:bCs w:val="1"/>
          <w:rtl w:val="0"/>
        </w:rPr>
        <w:t xml:space="preserve">Chopped up like art, with 6 parts, I stomped on his heart</w:t>
      </w:r>
    </w:p>
    <w:p w:rsidR="00000000" w:rsidDel="00000000" w:rsidP="00000000" w:rsidRDefault="00000000" w:rsidRPr="00000000" w14:paraId="0000077C">
      <w:pPr>
        <w:jc w:val="center"/>
        <w:rPr>
          <w:b w:val="1"/>
          <w:bCs w:val="1"/>
        </w:rPr>
      </w:pPr>
      <w:r w:rsidDel="00000000" w:rsidR="00000000" w:rsidRPr="00000000">
        <w:rPr>
          <w:b w:val="1"/>
          <w:bCs w:val="1"/>
          <w:rtl w:val="0"/>
        </w:rPr>
        <w:t xml:space="preserve">Nenjac, we’re so back, fuck your mother while you fart</w:t>
      </w:r>
    </w:p>
    <w:p w:rsidR="00000000" w:rsidDel="00000000" w:rsidP="00000000" w:rsidRDefault="00000000" w:rsidRPr="00000000" w14:paraId="0000077D">
      <w:pPr>
        <w:jc w:val="center"/>
        <w:rPr>
          <w:b w:val="1"/>
          <w:bCs w:val="1"/>
        </w:rPr>
      </w:pPr>
      <w:r w:rsidDel="00000000" w:rsidR="00000000" w:rsidRPr="00000000">
        <w:rPr>
          <w:b w:val="1"/>
          <w:bCs w:val="1"/>
          <w:rtl w:val="0"/>
        </w:rPr>
        <w:t xml:space="preserve">Keep your mansion gates locked and block your door</w:t>
      </w:r>
    </w:p>
    <w:p w:rsidR="00000000" w:rsidDel="00000000" w:rsidP="00000000" w:rsidRDefault="00000000" w:rsidRPr="00000000" w14:paraId="0000077E">
      <w:pPr>
        <w:jc w:val="center"/>
        <w:rPr>
          <w:b w:val="1"/>
          <w:bCs w:val="1"/>
        </w:rPr>
      </w:pPr>
      <w:r w:rsidDel="00000000" w:rsidR="00000000" w:rsidRPr="00000000">
        <w:rPr>
          <w:b w:val="1"/>
          <w:bCs w:val="1"/>
          <w:rtl w:val="0"/>
        </w:rPr>
        <w:t xml:space="preserve">'Cause we hit 'em up like motherfuckin Bananinem, whore</w:t>
      </w:r>
    </w:p>
    <w:p w:rsidR="00000000" w:rsidDel="00000000" w:rsidP="00000000" w:rsidRDefault="00000000" w:rsidRPr="00000000" w14:paraId="0000077F">
      <w:pPr>
        <w:jc w:val="center"/>
        <w:rPr>
          <w:b w:val="1"/>
          <w:bCs w:val="1"/>
        </w:rPr>
      </w:pPr>
      <w:r w:rsidDel="00000000" w:rsidR="00000000" w:rsidRPr="00000000">
        <w:rPr>
          <w:rtl w:val="0"/>
        </w:rPr>
      </w:r>
    </w:p>
    <w:p w:rsidR="00000000" w:rsidDel="00000000" w:rsidP="00000000" w:rsidRDefault="00000000" w:rsidRPr="00000000" w14:paraId="00000780">
      <w:pPr>
        <w:jc w:val="center"/>
        <w:rPr>
          <w:b w:val="1"/>
          <w:bCs w:val="1"/>
        </w:rPr>
      </w:pPr>
      <w:r w:rsidDel="00000000" w:rsidR="00000000" w:rsidRPr="00000000">
        <w:rPr>
          <w:b w:val="1"/>
          <w:bCs w:val="1"/>
          <w:rtl w:val="0"/>
        </w:rPr>
        <w:t xml:space="preserve">DEEGS</w:t>
      </w:r>
    </w:p>
    <w:p w:rsidR="00000000" w:rsidDel="00000000" w:rsidP="00000000" w:rsidRDefault="00000000" w:rsidRPr="00000000" w14:paraId="00000781">
      <w:pPr>
        <w:jc w:val="center"/>
        <w:rPr>
          <w:b w:val="1"/>
          <w:bCs w:val="1"/>
        </w:rPr>
      </w:pPr>
      <w:r w:rsidDel="00000000" w:rsidR="00000000" w:rsidRPr="00000000">
        <w:rPr>
          <w:b w:val="1"/>
          <w:bCs w:val="1"/>
          <w:rtl w:val="0"/>
        </w:rPr>
        <w:t xml:space="preserve">You a, wack loser, beggar not chooser,</w:t>
      </w:r>
    </w:p>
    <w:p w:rsidR="00000000" w:rsidDel="00000000" w:rsidP="00000000" w:rsidRDefault="00000000" w:rsidRPr="00000000" w14:paraId="00000782">
      <w:pPr>
        <w:jc w:val="center"/>
        <w:rPr>
          <w:b w:val="1"/>
          <w:bCs w:val="1"/>
        </w:rPr>
      </w:pPr>
      <w:r w:rsidDel="00000000" w:rsidR="00000000" w:rsidRPr="00000000">
        <w:rPr>
          <w:b w:val="1"/>
          <w:bCs w:val="1"/>
          <w:rtl w:val="0"/>
        </w:rPr>
        <w:t xml:space="preserve">Manipulation user, who’s dad is a bad boozer</w:t>
      </w:r>
    </w:p>
    <w:p w:rsidR="00000000" w:rsidDel="00000000" w:rsidP="00000000" w:rsidRDefault="00000000" w:rsidRPr="00000000" w14:paraId="00000783">
      <w:pPr>
        <w:jc w:val="center"/>
        <w:rPr>
          <w:b w:val="1"/>
          <w:bCs w:val="1"/>
        </w:rPr>
      </w:pPr>
      <w:r w:rsidDel="00000000" w:rsidR="00000000" w:rsidRPr="00000000">
        <w:rPr>
          <w:b w:val="1"/>
          <w:bCs w:val="1"/>
          <w:rtl w:val="0"/>
        </w:rPr>
        <w:t xml:space="preserve">Green devil, woman beater</w:t>
      </w:r>
    </w:p>
    <w:p w:rsidR="00000000" w:rsidDel="00000000" w:rsidP="00000000" w:rsidRDefault="00000000" w:rsidRPr="00000000" w14:paraId="00000784">
      <w:pPr>
        <w:jc w:val="center"/>
        <w:rPr>
          <w:b w:val="1"/>
          <w:bCs w:val="1"/>
        </w:rPr>
      </w:pPr>
      <w:r w:rsidDel="00000000" w:rsidR="00000000" w:rsidRPr="00000000">
        <w:rPr>
          <w:b w:val="1"/>
          <w:bCs w:val="1"/>
          <w:rtl w:val="0"/>
        </w:rPr>
        <w:t xml:space="preserve">Ain’t do well in rap, so he went back to theater</w:t>
      </w:r>
    </w:p>
    <w:p w:rsidR="00000000" w:rsidDel="00000000" w:rsidP="00000000" w:rsidRDefault="00000000" w:rsidRPr="00000000" w14:paraId="00000785">
      <w:pPr>
        <w:rPr>
          <w:b w:val="1"/>
          <w:bCs w:val="1"/>
        </w:rPr>
        <w:sectPr>
          <w:headerReference r:id="rId29" w:type="default"/>
          <w:footerReference r:id="rId3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31" w:type="default"/>
          <w:footerReference r:id="rId32" w:type="default"/>
          <w:type w:val="nextPage"/>
          <w:pgSz w:h="15840" w:w="12240" w:orient="portrait"/>
          <w:pgMar w:bottom="1440" w:top="1440" w:left="1440" w:right="1440" w:header="720" w:footer="720"/>
          <w:pgNumType w:start="1"/>
        </w:sectPr>
      </w:pPr>
      <w:bookmarkStart w:colFirst="0" w:colLast="0" w:name="_5fxs3g1xz5z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scrapped dna pilot</w:t>
      </w:r>
      <w:r w:rsidDel="00000000" w:rsidR="00000000" w:rsidRPr="00000000">
        <w:rPr>
          <w:rtl w:val="0"/>
        </w:rPr>
      </w:r>
    </w:p>
    <w:p w:rsidR="00000000" w:rsidDel="00000000" w:rsidP="00000000" w:rsidRDefault="00000000" w:rsidRPr="00000000" w14:paraId="0000078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street, different shots of Nenjac city. Deegs and Starr walk.]</w:t>
      </w:r>
    </w:p>
    <w:p w:rsidR="00000000" w:rsidDel="00000000" w:rsidP="00000000" w:rsidRDefault="00000000" w:rsidRPr="00000000" w14:paraId="0000078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78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who’re you auditioning for, Starr?</w:t>
      </w:r>
    </w:p>
    <w:p w:rsidR="00000000" w:rsidDel="00000000" w:rsidP="00000000" w:rsidRDefault="00000000" w:rsidRPr="00000000" w14:paraId="0000078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7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dunno Deegs, maybe the- Yo, Chief! What’s up?</w:t>
      </w:r>
    </w:p>
    <w:p w:rsidR="00000000" w:rsidDel="00000000" w:rsidP="00000000" w:rsidRDefault="00000000" w:rsidRPr="00000000" w14:paraId="0000078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 Chief of police beats a hollering homeless veteran, Monoleg Molougney with his truncheon]</w:t>
      </w:r>
    </w:p>
    <w:p w:rsidR="00000000" w:rsidDel="00000000" w:rsidP="00000000" w:rsidRDefault="00000000" w:rsidRPr="00000000" w14:paraId="0000079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7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I love beating on homeless veterans as much as the next guy, but what’s the occasion, Chief?</w:t>
      </w:r>
    </w:p>
    <w:p w:rsidR="00000000" w:rsidDel="00000000" w:rsidP="00000000" w:rsidRDefault="00000000" w:rsidRPr="00000000" w14:paraId="000007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(taking a break)</w:t>
      </w:r>
    </w:p>
    <w:p w:rsidR="00000000" w:rsidDel="00000000" w:rsidP="00000000" w:rsidRDefault="00000000" w:rsidRPr="00000000" w14:paraId="000007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thanks for asking. I’m under a lot of stress ‘cause of the local mob problem. You won’t see ‘em for an episode or two. Y’know, the Morelli family’s been up to no good. Me and the squad’ve been trying to nail those bastards for months. Beating the shit out of hobos is the only way to get off.</w:t>
      </w:r>
    </w:p>
    <w:p w:rsidR="00000000" w:rsidDel="00000000" w:rsidP="00000000" w:rsidRDefault="00000000" w:rsidRPr="00000000" w14:paraId="0000079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7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Enjoy.</w:t>
      </w:r>
    </w:p>
    <w:p w:rsidR="00000000" w:rsidDel="00000000" w:rsidP="00000000" w:rsidRDefault="00000000" w:rsidRPr="00000000" w14:paraId="0000079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7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dunno, bucko, that doesn’t really sound… wicked healthy? I dunno though, I’m not a doctor.</w:t>
      </w:r>
    </w:p>
    <w:p w:rsidR="00000000" w:rsidDel="00000000" w:rsidP="00000000" w:rsidRDefault="00000000" w:rsidRPr="00000000" w14:paraId="0000079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7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shut the FUCK up, Starr. TERRIBLE take on homeless veteran beating.</w:t>
      </w:r>
    </w:p>
    <w:p w:rsidR="00000000" w:rsidDel="00000000" w:rsidP="00000000" w:rsidRDefault="00000000" w:rsidRPr="00000000" w14:paraId="0000079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br w:type="textWrapping"/>
      </w:r>
      <w:commentRangeStart w:id="109"/>
      <w:r w:rsidDel="00000000" w:rsidR="00000000" w:rsidRPr="00000000">
        <w:rPr>
          <w:rFonts w:ascii="Courier New" w:cs="Courier New" w:eastAsia="Courier New" w:hAnsi="Courier New"/>
          <w:sz w:val="24"/>
          <w:szCs w:val="24"/>
          <w:rtl w:val="0"/>
        </w:rPr>
        <w:t xml:space="preserve">Very. You sound ignorant</w:t>
      </w:r>
      <w:commentRangeEnd w:id="109"/>
      <w:r w:rsidDel="00000000" w:rsidR="00000000" w:rsidRPr="00000000">
        <w:commentReference w:id="109"/>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7A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7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man. Well! We gotta go, theater auditions today!! C’mon, Deegs!</w:t>
      </w:r>
    </w:p>
    <w:p w:rsidR="00000000" w:rsidDel="00000000" w:rsidP="00000000" w:rsidRDefault="00000000" w:rsidRPr="00000000" w14:paraId="000007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7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Aight. You’re doing good, Chief. Show those homeless veterans who the REAL heroes are! Keep the streets clean.</w:t>
      </w:r>
    </w:p>
    <w:p w:rsidR="00000000" w:rsidDel="00000000" w:rsidP="00000000" w:rsidRDefault="00000000" w:rsidRPr="00000000" w14:paraId="000007A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7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I will. I will.</w:t>
      </w:r>
    </w:p>
    <w:p w:rsidR="00000000" w:rsidDel="00000000" w:rsidP="00000000" w:rsidRDefault="00000000" w:rsidRPr="00000000" w14:paraId="000007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waits a second, then goes back to beating Monoleg]</w:t>
      </w:r>
    </w:p>
    <w:p w:rsidR="00000000" w:rsidDel="00000000" w:rsidP="00000000" w:rsidRDefault="00000000" w:rsidRPr="00000000" w14:paraId="000007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AD">
      <w:pPr>
        <w:spacing w:line="240" w:lineRule="auto"/>
        <w:jc w:val="center"/>
        <w:rPr>
          <w:rFonts w:ascii="Courier New" w:cs="Courier New" w:eastAsia="Courier New" w:hAnsi="Courier New"/>
          <w:sz w:val="24"/>
          <w:szCs w:val="24"/>
        </w:rPr>
      </w:pPr>
      <w:commentRangeStart w:id="110"/>
      <w:commentRangeStart w:id="111"/>
      <w:commentRangeStart w:id="112"/>
      <w:r w:rsidDel="00000000" w:rsidR="00000000" w:rsidRPr="00000000">
        <w:rPr>
          <w:rFonts w:ascii="Courier New" w:cs="Courier New" w:eastAsia="Courier New" w:hAnsi="Courier New"/>
          <w:sz w:val="24"/>
          <w:szCs w:val="24"/>
          <w:rtl w:val="0"/>
        </w:rPr>
        <w:t xml:space="preserve">[CHEERY INTRO]</w:t>
      </w:r>
      <w:commentRangeEnd w:id="110"/>
      <w:r w:rsidDel="00000000" w:rsidR="00000000" w:rsidRPr="00000000">
        <w:commentReference w:id="110"/>
      </w:r>
      <w:commentRangeEnd w:id="111"/>
      <w:r w:rsidDel="00000000" w:rsidR="00000000" w:rsidRPr="00000000">
        <w:commentReference w:id="111"/>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07A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theater]</w:t>
      </w:r>
    </w:p>
    <w:p w:rsidR="00000000" w:rsidDel="00000000" w:rsidP="00000000" w:rsidRDefault="00000000" w:rsidRPr="00000000" w14:paraId="000007B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(walking in)</w:t>
      </w:r>
    </w:p>
    <w:p w:rsidR="00000000" w:rsidDel="00000000" w:rsidP="00000000" w:rsidRDefault="00000000" w:rsidRPr="00000000" w14:paraId="000007B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dude, “American” is NOT a nationality… are you NATIVE American??</w:t>
      </w:r>
    </w:p>
    <w:p w:rsidR="00000000" w:rsidDel="00000000" w:rsidP="00000000" w:rsidRDefault="00000000" w:rsidRPr="00000000" w14:paraId="000007B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7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dude, like ALL of my family was born in America, y’know? I’m white american cheese!</w:t>
      </w:r>
    </w:p>
    <w:p w:rsidR="00000000" w:rsidDel="00000000" w:rsidP="00000000" w:rsidRDefault="00000000" w:rsidRPr="00000000" w14:paraId="000007B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CORBIN</w:t>
      </w:r>
    </w:p>
    <w:p w:rsidR="00000000" w:rsidDel="00000000" w:rsidP="00000000" w:rsidRDefault="00000000" w:rsidRPr="00000000" w14:paraId="000007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brother!! You and me BOTH. America IS a nationality, don’t let this cityboy Deegs tell you any different.</w:t>
      </w:r>
    </w:p>
    <w:p w:rsidR="00000000" w:rsidDel="00000000" w:rsidP="00000000" w:rsidRDefault="00000000" w:rsidRPr="00000000" w14:paraId="000007B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(as Starr high fives Travis)</w:t>
      </w:r>
    </w:p>
    <w:p w:rsidR="00000000" w:rsidDel="00000000" w:rsidP="00000000" w:rsidRDefault="00000000" w:rsidRPr="00000000" w14:paraId="000007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*Sigh* Hey, Travis… Aw FUCK of course Dean McQueen is back…</w:t>
      </w:r>
    </w:p>
    <w:p w:rsidR="00000000" w:rsidDel="00000000" w:rsidP="00000000" w:rsidRDefault="00000000" w:rsidRPr="00000000" w14:paraId="000007B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B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Mcqueen talks with his group of girls]</w:t>
      </w:r>
    </w:p>
    <w:p w:rsidR="00000000" w:rsidDel="00000000" w:rsidP="00000000" w:rsidRDefault="00000000" w:rsidRPr="00000000" w14:paraId="000007B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(cocky)</w:t>
      </w:r>
    </w:p>
    <w:p w:rsidR="00000000" w:rsidDel="00000000" w:rsidP="00000000" w:rsidRDefault="00000000" w:rsidRPr="00000000" w14:paraId="000007C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so I told the guy, “You’re not gonna deny this woman free period care…” then I kicked him in the balls, which hurts less than period cramps, of course, so I only gave him a fraction of the pain women experience every month…</w:t>
      </w:r>
    </w:p>
    <w:p w:rsidR="00000000" w:rsidDel="00000000" w:rsidP="00000000" w:rsidRDefault="00000000" w:rsidRPr="00000000" w14:paraId="000007C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07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BRAVE!!! YOU REALLY UNDERSTAND US, DEAN MCQUEEN!!!</w:t>
      </w:r>
    </w:p>
    <w:p w:rsidR="00000000" w:rsidDel="00000000" w:rsidP="00000000" w:rsidRDefault="00000000" w:rsidRPr="00000000" w14:paraId="000007C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(excited, then locking in)</w:t>
      </w:r>
    </w:p>
    <w:p w:rsidR="00000000" w:rsidDel="00000000" w:rsidP="00000000" w:rsidRDefault="00000000" w:rsidRPr="00000000" w14:paraId="000007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DEANNN!!!! Hihi- uh, hi.</w:t>
      </w:r>
    </w:p>
    <w:p w:rsidR="00000000" w:rsidDel="00000000" w:rsidP="00000000" w:rsidRDefault="00000000" w:rsidRPr="00000000" w14:paraId="000007C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7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Hmm? Oh, hey, Starr.</w:t>
      </w:r>
    </w:p>
    <w:p w:rsidR="00000000" w:rsidDel="00000000" w:rsidP="00000000" w:rsidRDefault="00000000" w:rsidRPr="00000000" w14:paraId="000007C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7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Did’ya see that, Deegs? He looked RIGHT at me!</w:t>
      </w:r>
    </w:p>
    <w:p w:rsidR="00000000" w:rsidDel="00000000" w:rsidP="00000000" w:rsidRDefault="00000000" w:rsidRPr="00000000" w14:paraId="000007C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7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you CANNOT tell me this isn’t a gay crush.</w:t>
      </w:r>
    </w:p>
    <w:p w:rsidR="00000000" w:rsidDel="00000000" w:rsidP="00000000" w:rsidRDefault="00000000" w:rsidRPr="00000000" w14:paraId="000007D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7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not!</w:t>
      </w:r>
    </w:p>
    <w:p w:rsidR="00000000" w:rsidDel="00000000" w:rsidP="00000000" w:rsidRDefault="00000000" w:rsidRPr="00000000" w14:paraId="000007D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7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just said you CAN’T tell me that.</w:t>
      </w:r>
    </w:p>
    <w:p w:rsidR="00000000" w:rsidDel="00000000" w:rsidP="00000000" w:rsidRDefault="00000000" w:rsidRPr="00000000" w14:paraId="000007D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7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I know my buddy Starr. And I KNOW he would never betray his country’s national sexuality like that. He’s no bluehair snowflake liberal communist.</w:t>
      </w:r>
    </w:p>
    <w:p w:rsidR="00000000" w:rsidDel="00000000" w:rsidP="00000000" w:rsidRDefault="00000000" w:rsidRPr="00000000" w14:paraId="000007D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7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Like I wouldn’t be caught DEAD being gay, I LOVE women!</w:t>
      </w:r>
    </w:p>
    <w:p w:rsidR="00000000" w:rsidDel="00000000" w:rsidP="00000000" w:rsidRDefault="00000000" w:rsidRPr="00000000" w14:paraId="000007D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7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Hmm, something’s not adding up…</w:t>
      </w:r>
    </w:p>
    <w:p w:rsidR="00000000" w:rsidDel="00000000" w:rsidP="00000000" w:rsidRDefault="00000000" w:rsidRPr="00000000" w14:paraId="000007D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(cheery)</w:t>
      </w:r>
    </w:p>
    <w:p w:rsidR="00000000" w:rsidDel="00000000" w:rsidP="00000000" w:rsidRDefault="00000000" w:rsidRPr="00000000" w14:paraId="000007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you bastards!! The DNA tests we took offscreen before the episode started came in the mail!! We got our results!!</w:t>
      </w:r>
    </w:p>
    <w:p w:rsidR="00000000" w:rsidDel="00000000" w:rsidP="00000000" w:rsidRDefault="00000000" w:rsidRPr="00000000" w14:paraId="000007E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(opening his letter)</w:t>
      </w:r>
    </w:p>
    <w:p w:rsidR="00000000" w:rsidDel="00000000" w:rsidP="00000000" w:rsidRDefault="00000000" w:rsidRPr="00000000" w14:paraId="000007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FUCK yeah, dude!! Let’s see what I got- Oh… oh… aw, man.</w:t>
      </w:r>
    </w:p>
    <w:p w:rsidR="00000000" w:rsidDel="00000000" w:rsidP="00000000" w:rsidRDefault="00000000" w:rsidRPr="00000000" w14:paraId="000007E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7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see, I told you “American” wasn’t a nationality. Looks like you’re a European Mutt.</w:t>
      </w:r>
    </w:p>
    <w:p w:rsidR="00000000" w:rsidDel="00000000" w:rsidP="00000000" w:rsidRDefault="00000000" w:rsidRPr="00000000" w14:paraId="000007E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7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But… but what nationality do I belong to? What’s my heritage?</w:t>
      </w:r>
    </w:p>
    <w:p w:rsidR="00000000" w:rsidDel="00000000" w:rsidP="00000000" w:rsidRDefault="00000000" w:rsidRPr="00000000" w14:paraId="000007E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7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dunno, dude, I guess, all over Europe, so… basically nothing. Anyway, Spencer! …Lemme guess… Puerto Rican??</w:t>
      </w:r>
    </w:p>
    <w:p w:rsidR="00000000" w:rsidDel="00000000" w:rsidP="00000000" w:rsidRDefault="00000000" w:rsidRPr="00000000" w14:paraId="000007E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EF">
      <w:pPr>
        <w:spacing w:line="240" w:lineRule="auto"/>
        <w:jc w:val="center"/>
        <w:rPr>
          <w:rFonts w:ascii="Courier New" w:cs="Courier New" w:eastAsia="Courier New" w:hAnsi="Courier New"/>
          <w:sz w:val="24"/>
          <w:szCs w:val="24"/>
        </w:rPr>
      </w:pPr>
      <w:commentRangeStart w:id="113"/>
      <w:commentRangeStart w:id="114"/>
      <w:commentRangeStart w:id="115"/>
      <w:commentRangeStart w:id="116"/>
      <w:commentRangeStart w:id="117"/>
      <w:commentRangeStart w:id="118"/>
      <w:commentRangeStart w:id="119"/>
      <w:commentRangeStart w:id="120"/>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7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Puerto Rican, yeah… …Please don’t make fu-</w:t>
      </w:r>
    </w:p>
    <w:p w:rsidR="00000000" w:rsidDel="00000000" w:rsidP="00000000" w:rsidRDefault="00000000" w:rsidRPr="00000000" w14:paraId="000007F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7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BAWAHAAHA nah for real tho that sucks I’m sorry for you…</w:t>
      </w:r>
      <w:commentRangeEnd w:id="113"/>
      <w:r w:rsidDel="00000000" w:rsidR="00000000" w:rsidRPr="00000000">
        <w:commentReference w:id="113"/>
      </w:r>
      <w:commentRangeEnd w:id="114"/>
      <w:r w:rsidDel="00000000" w:rsidR="00000000" w:rsidRPr="00000000">
        <w:commentReference w:id="114"/>
      </w:r>
      <w:commentRangeEnd w:id="115"/>
      <w:r w:rsidDel="00000000" w:rsidR="00000000" w:rsidRPr="00000000">
        <w:commentReference w:id="115"/>
      </w:r>
      <w:commentRangeEnd w:id="116"/>
      <w:r w:rsidDel="00000000" w:rsidR="00000000" w:rsidRPr="00000000">
        <w:commentReference w:id="116"/>
      </w:r>
      <w:commentRangeEnd w:id="117"/>
      <w:r w:rsidDel="00000000" w:rsidR="00000000" w:rsidRPr="00000000">
        <w:commentReference w:id="117"/>
      </w:r>
      <w:commentRangeEnd w:id="118"/>
      <w:r w:rsidDel="00000000" w:rsidR="00000000" w:rsidRPr="00000000">
        <w:commentReference w:id="118"/>
      </w:r>
      <w:commentRangeEnd w:id="119"/>
      <w:r w:rsidDel="00000000" w:rsidR="00000000" w:rsidRPr="00000000">
        <w:commentReference w:id="119"/>
      </w:r>
      <w:commentRangeEnd w:id="120"/>
      <w:r w:rsidDel="00000000" w:rsidR="00000000" w:rsidRPr="00000000">
        <w:commentReference w:id="120"/>
      </w:r>
      <w:r w:rsidDel="00000000" w:rsidR="00000000" w:rsidRPr="00000000">
        <w:rPr>
          <w:rtl w:val="0"/>
        </w:rPr>
      </w:r>
    </w:p>
    <w:p w:rsidR="00000000" w:rsidDel="00000000" w:rsidP="00000000" w:rsidRDefault="00000000" w:rsidRPr="00000000" w14:paraId="000007F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DIRECTOR WARREN OUTT</w:t>
      </w:r>
    </w:p>
    <w:p w:rsidR="00000000" w:rsidDel="00000000" w:rsidP="00000000" w:rsidRDefault="00000000" w:rsidRPr="00000000" w14:paraId="000007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Attention, kids. Auditions. Sing now. Wow, good job. I’m gonna do the cast list now. Bye.</w:t>
      </w:r>
    </w:p>
    <w:p w:rsidR="00000000" w:rsidDel="00000000" w:rsidP="00000000" w:rsidRDefault="00000000" w:rsidRPr="00000000" w14:paraId="000007F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7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Wow, Warren’s such a dedicated director, he’s actually making a cast list for us!</w:t>
      </w:r>
    </w:p>
    <w:p w:rsidR="00000000" w:rsidDel="00000000" w:rsidP="00000000" w:rsidRDefault="00000000" w:rsidRPr="00000000" w14:paraId="000007F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is in an alleyway with Heroin Harry, snorting coke]</w:t>
      </w:r>
    </w:p>
    <w:p w:rsidR="00000000" w:rsidDel="00000000" w:rsidP="00000000" w:rsidRDefault="00000000" w:rsidRPr="00000000" w14:paraId="000007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7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Ohh FUCK yeah that’s the stuff… Thanks, Heroin Harry.</w:t>
      </w:r>
    </w:p>
    <w:p w:rsidR="00000000" w:rsidDel="00000000" w:rsidP="00000000" w:rsidRDefault="00000000" w:rsidRPr="00000000" w14:paraId="000007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w:t>
      </w:r>
    </w:p>
    <w:p w:rsidR="00000000" w:rsidDel="00000000" w:rsidP="00000000" w:rsidRDefault="00000000" w:rsidRPr="00000000" w14:paraId="000008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Welcome you’re welcome!</w:t>
      </w:r>
    </w:p>
    <w:p w:rsidR="00000000" w:rsidDel="00000000" w:rsidP="00000000" w:rsidRDefault="00000000" w:rsidRPr="00000000" w14:paraId="000008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(offscreen)</w:t>
      </w:r>
    </w:p>
    <w:p w:rsidR="00000000" w:rsidDel="00000000" w:rsidP="00000000" w:rsidRDefault="00000000" w:rsidRPr="00000000" w14:paraId="000008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You junkie hobos!!</w:t>
      </w:r>
    </w:p>
    <w:p w:rsidR="00000000" w:rsidDel="00000000" w:rsidP="00000000" w:rsidRDefault="00000000" w:rsidRPr="00000000" w14:paraId="000008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 (running away with Warren)</w:t>
      </w:r>
    </w:p>
    <w:p w:rsidR="00000000" w:rsidDel="00000000" w:rsidP="00000000" w:rsidRDefault="00000000" w:rsidRPr="00000000" w14:paraId="000008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Cop cop!</w:t>
      </w:r>
    </w:p>
    <w:p w:rsidR="00000000" w:rsidDel="00000000" w:rsidP="00000000" w:rsidRDefault="00000000" w:rsidRPr="00000000" w14:paraId="0000080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9">
      <w:pPr>
        <w:spacing w:line="240" w:lineRule="auto"/>
        <w:jc w:val="center"/>
        <w:rPr>
          <w:rFonts w:ascii="Courier New" w:cs="Courier New" w:eastAsia="Courier New" w:hAnsi="Courier New"/>
          <w:sz w:val="24"/>
          <w:szCs w:val="24"/>
        </w:rPr>
      </w:pPr>
      <w:commentRangeStart w:id="121"/>
      <w:commentRangeStart w:id="122"/>
      <w:commentRangeStart w:id="123"/>
      <w:commentRangeStart w:id="124"/>
      <w:commentRangeStart w:id="125"/>
      <w:r w:rsidDel="00000000" w:rsidR="00000000" w:rsidRPr="00000000">
        <w:rPr>
          <w:rFonts w:ascii="Courier New" w:cs="Courier New" w:eastAsia="Courier New" w:hAnsi="Courier New"/>
          <w:sz w:val="24"/>
          <w:szCs w:val="24"/>
          <w:rtl w:val="0"/>
        </w:rPr>
        <w:t xml:space="preserve">[MONOLEG enters as they leave, with bong]</w:t>
      </w:r>
    </w:p>
    <w:p w:rsidR="00000000" w:rsidDel="00000000" w:rsidP="00000000" w:rsidRDefault="00000000" w:rsidRPr="00000000" w14:paraId="0000080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w:t>
      </w:r>
    </w:p>
    <w:p w:rsidR="00000000" w:rsidDel="00000000" w:rsidP="00000000" w:rsidRDefault="00000000" w:rsidRPr="00000000" w14:paraId="000008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Who’s ready to get lit- Wait, what’s wrong, fellas? FUCK-</w:t>
      </w:r>
      <w:commentRangeEnd w:id="121"/>
      <w:r w:rsidDel="00000000" w:rsidR="00000000" w:rsidRPr="00000000">
        <w:commentReference w:id="121"/>
      </w:r>
      <w:commentRangeEnd w:id="122"/>
      <w:r w:rsidDel="00000000" w:rsidR="00000000" w:rsidRPr="00000000">
        <w:commentReference w:id="122"/>
      </w:r>
      <w:commentRangeEnd w:id="123"/>
      <w:r w:rsidDel="00000000" w:rsidR="00000000" w:rsidRPr="00000000">
        <w:commentReference w:id="123"/>
      </w:r>
      <w:commentRangeEnd w:id="124"/>
      <w:r w:rsidDel="00000000" w:rsidR="00000000" w:rsidRPr="00000000">
        <w:commentReference w:id="124"/>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08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brutalizes him in the alley]</w:t>
      </w:r>
    </w:p>
    <w:p w:rsidR="00000000" w:rsidDel="00000000" w:rsidP="00000000" w:rsidRDefault="00000000" w:rsidRPr="00000000" w14:paraId="0000080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Anywayyyy, what </w:t>
      </w:r>
      <w:r w:rsidDel="00000000" w:rsidR="00000000" w:rsidRPr="00000000">
        <w:rPr>
          <w:rFonts w:ascii="Courier New" w:cs="Courier New" w:eastAsia="Courier New" w:hAnsi="Courier New"/>
          <w:sz w:val="24"/>
          <w:szCs w:val="24"/>
          <w:rtl w:val="0"/>
        </w:rPr>
        <w:t xml:space="preserve">nationality everyone</w:t>
      </w:r>
      <w:r w:rsidDel="00000000" w:rsidR="00000000" w:rsidRPr="00000000">
        <w:rPr>
          <w:rFonts w:ascii="Courier New" w:cs="Courier New" w:eastAsia="Courier New" w:hAnsi="Courier New"/>
          <w:sz w:val="24"/>
          <w:szCs w:val="24"/>
          <w:rtl w:val="0"/>
        </w:rPr>
        <w:t xml:space="preserve"> else get? Cas?</w:t>
      </w:r>
    </w:p>
    <w:p w:rsidR="00000000" w:rsidDel="00000000" w:rsidP="00000000" w:rsidRDefault="00000000" w:rsidRPr="00000000" w14:paraId="0000081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8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 envelope is filled with tar there’s no letter</w:t>
      </w:r>
    </w:p>
    <w:p w:rsidR="00000000" w:rsidDel="00000000" w:rsidP="00000000" w:rsidRDefault="00000000" w:rsidRPr="00000000" w14:paraId="0000081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Checks out. Anyway, I got 2% Middle Eastern! You know what that means!! I can finally connect with my heritage…!</w:t>
      </w:r>
    </w:p>
    <w:p w:rsidR="00000000" w:rsidDel="00000000" w:rsidP="00000000" w:rsidRDefault="00000000" w:rsidRPr="00000000" w14:paraId="0000081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(as deegs cheerily leaves)</w:t>
      </w:r>
    </w:p>
    <w:p w:rsidR="00000000" w:rsidDel="00000000" w:rsidP="00000000" w:rsidRDefault="00000000" w:rsidRPr="00000000" w14:paraId="000008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I have a flight to Italy next week, please don’t fuck up this vacay for me.</w:t>
      </w:r>
    </w:p>
    <w:p w:rsidR="00000000" w:rsidDel="00000000" w:rsidP="00000000" w:rsidRDefault="00000000" w:rsidRPr="00000000" w14:paraId="0000081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8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Woohoo!! 99.9% American! Ninety Nine point- wait… what??</w:t>
      </w:r>
    </w:p>
    <w:p w:rsidR="00000000" w:rsidDel="00000000" w:rsidP="00000000" w:rsidRDefault="00000000" w:rsidRPr="00000000" w14:paraId="000008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8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that’s not even possible. American’s not a nat-</w:t>
      </w:r>
    </w:p>
    <w:p w:rsidR="00000000" w:rsidDel="00000000" w:rsidP="00000000" w:rsidRDefault="00000000" w:rsidRPr="00000000" w14:paraId="0000082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8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Only 99.9%? ONLY 99.9??? HELLLL NOOOOOO… BROTHERRRRRRR</w:t>
      </w:r>
    </w:p>
    <w:p w:rsidR="00000000" w:rsidDel="00000000" w:rsidP="00000000" w:rsidRDefault="00000000" w:rsidRPr="00000000" w14:paraId="0000082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[Camera zooms out as he yells then cuts to airport with Deegs]</w:t>
      </w:r>
    </w:p>
    <w:p w:rsidR="00000000" w:rsidDel="00000000" w:rsidP="00000000" w:rsidRDefault="00000000" w:rsidRPr="00000000" w14:paraId="0000082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(greeting random people at security)(</w:t>
      </w:r>
      <w:commentRangeStart w:id="126"/>
      <w:r w:rsidDel="00000000" w:rsidR="00000000" w:rsidRPr="00000000">
        <w:rPr>
          <w:rFonts w:ascii="Courier New" w:cs="Courier New" w:eastAsia="Courier New" w:hAnsi="Courier New"/>
          <w:sz w:val="24"/>
          <w:szCs w:val="24"/>
          <w:rtl w:val="0"/>
        </w:rPr>
        <w:t xml:space="preserve">saying these phrases as white as possible)</w:t>
      </w:r>
      <w:commentRangeEnd w:id="126"/>
      <w:r w:rsidDel="00000000" w:rsidR="00000000" w:rsidRPr="00000000">
        <w:commentReference w:id="126"/>
      </w:r>
      <w:r w:rsidDel="00000000" w:rsidR="00000000" w:rsidRPr="00000000">
        <w:rPr>
          <w:rtl w:val="0"/>
        </w:rPr>
      </w:r>
    </w:p>
    <w:p w:rsidR="00000000" w:rsidDel="00000000" w:rsidP="00000000" w:rsidRDefault="00000000" w:rsidRPr="00000000" w14:paraId="000008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Marhaba.</w:t>
      </w:r>
    </w:p>
    <w:p w:rsidR="00000000" w:rsidDel="00000000" w:rsidP="00000000" w:rsidRDefault="00000000" w:rsidRPr="00000000" w14:paraId="000008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Bismillah.</w:t>
      </w:r>
    </w:p>
    <w:p w:rsidR="00000000" w:rsidDel="00000000" w:rsidP="00000000" w:rsidRDefault="00000000" w:rsidRPr="00000000" w14:paraId="000008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God be with you. Allahu Akbar.</w:t>
      </w:r>
    </w:p>
    <w:p w:rsidR="00000000" w:rsidDel="00000000" w:rsidP="00000000" w:rsidRDefault="00000000" w:rsidRPr="00000000" w14:paraId="0000082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TSA AGENT</w:t>
      </w:r>
    </w:p>
    <w:p w:rsidR="00000000" w:rsidDel="00000000" w:rsidP="00000000" w:rsidRDefault="00000000" w:rsidRPr="00000000" w14:paraId="000008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Sir, we’re gonna need you to step to the side here.</w:t>
      </w:r>
    </w:p>
    <w:p w:rsidR="00000000" w:rsidDel="00000000" w:rsidP="00000000" w:rsidRDefault="00000000" w:rsidRPr="00000000" w14:paraId="0000082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Is it because I said a prayer in my </w:t>
      </w:r>
      <w:r w:rsidDel="00000000" w:rsidR="00000000" w:rsidRPr="00000000">
        <w:rPr>
          <w:rFonts w:ascii="Courier New" w:cs="Courier New" w:eastAsia="Courier New" w:hAnsi="Courier New"/>
          <w:i w:val="1"/>
          <w:iCs w:val="1"/>
          <w:sz w:val="24"/>
          <w:szCs w:val="24"/>
          <w:rtl w:val="0"/>
        </w:rPr>
        <w:t xml:space="preserve">native language</w:t>
      </w:r>
      <w:r w:rsidDel="00000000" w:rsidR="00000000" w:rsidRPr="00000000">
        <w:rPr>
          <w:rFonts w:ascii="Courier New" w:cs="Courier New" w:eastAsia="Courier New" w:hAnsi="Courier New"/>
          <w:sz w:val="24"/>
          <w:szCs w:val="24"/>
          <w:rtl w:val="0"/>
        </w:rPr>
        <w:t xml:space="preserve">? Is it because of my RELIGION???</w:t>
      </w:r>
    </w:p>
    <w:p w:rsidR="00000000" w:rsidDel="00000000" w:rsidP="00000000" w:rsidRDefault="00000000" w:rsidRPr="00000000" w14:paraId="0000083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TSA AGENT</w:t>
      </w:r>
    </w:p>
    <w:p w:rsidR="00000000" w:rsidDel="00000000" w:rsidP="00000000" w:rsidRDefault="00000000" w:rsidRPr="00000000" w14:paraId="0000083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Probably because we found 14 and a half nuclear level explosive devices in your suitcase.</w:t>
      </w:r>
    </w:p>
    <w:p w:rsidR="00000000" w:rsidDel="00000000" w:rsidP="00000000" w:rsidRDefault="00000000" w:rsidRPr="00000000" w14:paraId="0000083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Yeahhh That </w:t>
      </w:r>
      <w:r w:rsidDel="00000000" w:rsidR="00000000" w:rsidRPr="00000000">
        <w:rPr>
          <w:rFonts w:ascii="Courier New" w:cs="Courier New" w:eastAsia="Courier New" w:hAnsi="Courier New"/>
          <w:i w:val="1"/>
          <w:iCs w:val="1"/>
          <w:sz w:val="24"/>
          <w:szCs w:val="24"/>
          <w:rtl w:val="0"/>
        </w:rPr>
        <w:t xml:space="preserve">could</w:t>
      </w:r>
      <w:r w:rsidDel="00000000" w:rsidR="00000000" w:rsidRPr="00000000">
        <w:rPr>
          <w:rFonts w:ascii="Courier New" w:cs="Courier New" w:eastAsia="Courier New" w:hAnsi="Courier New"/>
          <w:sz w:val="24"/>
          <w:szCs w:val="24"/>
          <w:rtl w:val="0"/>
        </w:rPr>
        <w:t xml:space="preserve"> do it.</w:t>
      </w:r>
    </w:p>
    <w:p w:rsidR="00000000" w:rsidDel="00000000" w:rsidP="00000000" w:rsidRDefault="00000000" w:rsidRPr="00000000" w14:paraId="000008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TSA AGENT</w:t>
      </w:r>
    </w:p>
    <w:p w:rsidR="00000000" w:rsidDel="00000000" w:rsidP="00000000" w:rsidRDefault="00000000" w:rsidRPr="00000000" w14:paraId="000008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that </w:t>
      </w:r>
      <w:commentRangeStart w:id="127"/>
      <w:commentRangeStart w:id="128"/>
      <w:commentRangeStart w:id="129"/>
      <w:r w:rsidDel="00000000" w:rsidR="00000000" w:rsidRPr="00000000">
        <w:rPr>
          <w:rFonts w:ascii="Courier New" w:cs="Courier New" w:eastAsia="Courier New" w:hAnsi="Courier New"/>
          <w:i w:val="1"/>
          <w:iCs w:val="1"/>
          <w:sz w:val="24"/>
          <w:szCs w:val="24"/>
          <w:rtl w:val="0"/>
        </w:rPr>
        <w:t xml:space="preserve">will</w:t>
      </w:r>
      <w:commentRangeEnd w:id="127"/>
      <w:r w:rsidDel="00000000" w:rsidR="00000000" w:rsidRPr="00000000">
        <w:commentReference w:id="127"/>
      </w:r>
      <w:commentRangeEnd w:id="128"/>
      <w:r w:rsidDel="00000000" w:rsidR="00000000" w:rsidRPr="00000000">
        <w:commentReference w:id="128"/>
      </w:r>
      <w:commentRangeEnd w:id="129"/>
      <w:r w:rsidDel="00000000" w:rsidR="00000000" w:rsidRPr="00000000">
        <w:commentReference w:id="129"/>
      </w:r>
      <w:r w:rsidDel="00000000" w:rsidR="00000000" w:rsidRPr="00000000">
        <w:rPr>
          <w:rFonts w:ascii="Courier New" w:cs="Courier New" w:eastAsia="Courier New" w:hAnsi="Courier New"/>
          <w:i w:val="1"/>
          <w:iCs w:val="1"/>
          <w:sz w:val="24"/>
          <w:szCs w:val="24"/>
          <w:rtl w:val="0"/>
        </w:rPr>
        <w:t xml:space="preserve"> always</w:t>
      </w:r>
      <w:r w:rsidDel="00000000" w:rsidR="00000000" w:rsidRPr="00000000">
        <w:rPr>
          <w:rFonts w:ascii="Courier New" w:cs="Courier New" w:eastAsia="Courier New" w:hAnsi="Courier New"/>
          <w:sz w:val="24"/>
          <w:szCs w:val="24"/>
          <w:rtl w:val="0"/>
        </w:rPr>
        <w:t xml:space="preserve"> do it. Come with us, sir.</w:t>
      </w:r>
    </w:p>
    <w:p w:rsidR="00000000" w:rsidDel="00000000" w:rsidP="00000000" w:rsidRDefault="00000000" w:rsidRPr="00000000" w14:paraId="000008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is building lego dean mcqueen]</w:t>
      </w:r>
    </w:p>
    <w:p w:rsidR="00000000" w:rsidDel="00000000" w:rsidP="00000000" w:rsidRDefault="00000000" w:rsidRPr="00000000" w14:paraId="0000083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3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8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finally… the worlds sexiest LEGO set!! Ah, what’s the use… Even </w:t>
      </w:r>
      <w:r w:rsidDel="00000000" w:rsidR="00000000" w:rsidRPr="00000000">
        <w:rPr>
          <w:rFonts w:ascii="Courier New" w:cs="Courier New" w:eastAsia="Courier New" w:hAnsi="Courier New"/>
          <w:i w:val="1"/>
          <w:iCs w:val="1"/>
          <w:sz w:val="24"/>
          <w:szCs w:val="24"/>
          <w:rtl w:val="0"/>
        </w:rPr>
        <w:t xml:space="preserve">you</w:t>
      </w:r>
      <w:r w:rsidDel="00000000" w:rsidR="00000000" w:rsidRPr="00000000">
        <w:rPr>
          <w:rFonts w:ascii="Courier New" w:cs="Courier New" w:eastAsia="Courier New" w:hAnsi="Courier New"/>
          <w:sz w:val="24"/>
          <w:szCs w:val="24"/>
          <w:rtl w:val="0"/>
        </w:rPr>
        <w:t xml:space="preserve"> can’t make me feel better about my lack of nationality, LEGO Dean McQueen… *Sigh*</w:t>
      </w:r>
    </w:p>
    <w:p w:rsidR="00000000" w:rsidDel="00000000" w:rsidP="00000000" w:rsidRDefault="00000000" w:rsidRPr="00000000" w14:paraId="000008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(imitating the lego dean)</w:t>
      </w:r>
    </w:p>
    <w:p w:rsidR="00000000" w:rsidDel="00000000" w:rsidP="00000000" w:rsidRDefault="00000000" w:rsidRPr="00000000" w14:paraId="0000083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Starr, you’re perfect just the way you are, don’t you know?? Nationality doesn’t define you. Your handsomeness and sex appeal do!!</w:t>
      </w:r>
    </w:p>
    <w:p w:rsidR="00000000" w:rsidDel="00000000" w:rsidP="00000000" w:rsidRDefault="00000000" w:rsidRPr="00000000" w14:paraId="000008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(normal voice)</w:t>
      </w:r>
    </w:p>
    <w:p w:rsidR="00000000" w:rsidDel="00000000" w:rsidP="00000000" w:rsidRDefault="00000000" w:rsidRPr="00000000" w14:paraId="000008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thanks lego Dean, but I’m not gay. Actually, though… you might be right! I </w:t>
      </w:r>
      <w:r w:rsidDel="00000000" w:rsidR="00000000" w:rsidRPr="00000000">
        <w:rPr>
          <w:rFonts w:ascii="Courier New" w:cs="Courier New" w:eastAsia="Courier New" w:hAnsi="Courier New"/>
          <w:b w:val="1"/>
          <w:bCs w:val="1"/>
          <w:sz w:val="24"/>
          <w:szCs w:val="24"/>
          <w:rtl w:val="0"/>
        </w:rPr>
        <w:t xml:space="preserve">AM</w:t>
      </w:r>
      <w:r w:rsidDel="00000000" w:rsidR="00000000" w:rsidRPr="00000000">
        <w:rPr>
          <w:rFonts w:ascii="Courier New" w:cs="Courier New" w:eastAsia="Courier New" w:hAnsi="Courier New"/>
          <w:sz w:val="24"/>
          <w:szCs w:val="24"/>
          <w:rtl w:val="0"/>
        </w:rPr>
        <w:t xml:space="preserve"> better than any label that defines my race! Wow, MY plot wrapped up quick. Wonder how the others are doing.</w:t>
      </w:r>
    </w:p>
    <w:p w:rsidR="00000000" w:rsidDel="00000000" w:rsidP="00000000" w:rsidRDefault="00000000" w:rsidRPr="00000000" w14:paraId="000008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[POND. Cletus sits on the dock]</w:t>
      </w:r>
    </w:p>
    <w:p w:rsidR="00000000" w:rsidDel="00000000" w:rsidP="00000000" w:rsidRDefault="00000000" w:rsidRPr="00000000" w14:paraId="0000084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CLETUS (SLIGHTLY zesty southern)</w:t>
      </w:r>
    </w:p>
    <w:p w:rsidR="00000000" w:rsidDel="00000000" w:rsidP="00000000" w:rsidRDefault="00000000" w:rsidRPr="00000000" w14:paraId="000008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howdy there, Travis! Ready to catch some anglerfish?</w:t>
      </w:r>
    </w:p>
    <w:p w:rsidR="00000000" w:rsidDel="00000000" w:rsidP="00000000" w:rsidRDefault="00000000" w:rsidRPr="00000000" w14:paraId="0000084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4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8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Cletus… I don’t think I’m in the </w:t>
      </w:r>
      <w:r w:rsidDel="00000000" w:rsidR="00000000" w:rsidRPr="00000000">
        <w:rPr>
          <w:rFonts w:ascii="Courier New" w:cs="Courier New" w:eastAsia="Courier New" w:hAnsi="Courier New"/>
          <w:sz w:val="24"/>
          <w:szCs w:val="24"/>
          <w:rtl w:val="0"/>
        </w:rPr>
        <w:t xml:space="preserve">mood, today</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84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CLETUS</w:t>
      </w:r>
    </w:p>
    <w:p w:rsidR="00000000" w:rsidDel="00000000" w:rsidP="00000000" w:rsidRDefault="00000000" w:rsidRPr="00000000" w14:paraId="000008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shit, Corbin, this ain’t like ya. C’mon, I’m ya buddy, what’s going on, partn’r?</w:t>
      </w:r>
    </w:p>
    <w:p w:rsidR="00000000" w:rsidDel="00000000" w:rsidP="00000000" w:rsidRDefault="00000000" w:rsidRPr="00000000" w14:paraId="0000084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8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shucks, thanks, Cletus… I’ve got an issue, see. I’m a false American! I’ve only got 99.9% American blood in my veins… Might as well be zero…. Shoot me now… Seriously. My shotgun’s on the rock.</w:t>
      </w:r>
    </w:p>
    <w:p w:rsidR="00000000" w:rsidDel="00000000" w:rsidP="00000000" w:rsidRDefault="00000000" w:rsidRPr="00000000" w14:paraId="0000085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CLETUS</w:t>
      </w:r>
    </w:p>
    <w:p w:rsidR="00000000" w:rsidDel="00000000" w:rsidP="00000000" w:rsidRDefault="00000000" w:rsidRPr="00000000" w14:paraId="000008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hell no, brother! Looks like there’s only one thing to do…</w:t>
      </w:r>
    </w:p>
    <w:p w:rsidR="00000000" w:rsidDel="00000000" w:rsidP="00000000" w:rsidRDefault="00000000" w:rsidRPr="00000000" w14:paraId="0000085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8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you’re right, Cletus… I gotta turn lib. I have… I have to become the very thing I’ve dedicated my life to fighting against…</w:t>
      </w:r>
    </w:p>
    <w:p w:rsidR="00000000" w:rsidDel="00000000" w:rsidP="00000000" w:rsidRDefault="00000000" w:rsidRPr="00000000" w14:paraId="000008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walks the streets. He spots a mugger threatening a gay guy]</w:t>
      </w:r>
    </w:p>
    <w:p w:rsidR="00000000" w:rsidDel="00000000" w:rsidP="00000000" w:rsidRDefault="00000000" w:rsidRPr="00000000" w14:paraId="0000085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59">
      <w:pPr>
        <w:spacing w:line="240" w:lineRule="auto"/>
        <w:jc w:val="center"/>
        <w:rPr>
          <w:rFonts w:ascii="Courier New" w:cs="Courier New" w:eastAsia="Courier New" w:hAnsi="Courier New"/>
          <w:sz w:val="24"/>
          <w:szCs w:val="24"/>
        </w:rPr>
      </w:pPr>
      <w:commentRangeStart w:id="130"/>
      <w:commentRangeStart w:id="131"/>
      <w:r w:rsidDel="00000000" w:rsidR="00000000" w:rsidRPr="00000000">
        <w:rPr>
          <w:rFonts w:ascii="Courier New" w:cs="Courier New" w:eastAsia="Courier New" w:hAnsi="Courier New"/>
          <w:sz w:val="24"/>
          <w:szCs w:val="24"/>
          <w:rtl w:val="0"/>
        </w:rPr>
        <w:t xml:space="preserve">GUY THAT SOUNDS LIKE THAT ONE SOUTH PARK KID</w:t>
      </w:r>
    </w:p>
    <w:p w:rsidR="00000000" w:rsidDel="00000000" w:rsidP="00000000" w:rsidRDefault="00000000" w:rsidRPr="00000000" w14:paraId="000008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you there! Y-your gay. Th-that’s gay.</w:t>
      </w:r>
      <w:commentRangeEnd w:id="130"/>
      <w:r w:rsidDel="00000000" w:rsidR="00000000" w:rsidRPr="00000000">
        <w:commentReference w:id="130"/>
      </w: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08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8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Don’t judge him for his sexuality! That’s </w:t>
      </w:r>
      <w:r w:rsidDel="00000000" w:rsidR="00000000" w:rsidRPr="00000000">
        <w:rPr>
          <w:rFonts w:ascii="Courier New" w:cs="Courier New" w:eastAsia="Courier New" w:hAnsi="Courier New"/>
          <w:i w:val="1"/>
          <w:iCs w:val="1"/>
          <w:sz w:val="24"/>
          <w:szCs w:val="24"/>
          <w:rtl w:val="0"/>
        </w:rPr>
        <w:t xml:space="preserve">his business, </w:t>
      </w:r>
      <w:r w:rsidDel="00000000" w:rsidR="00000000" w:rsidRPr="00000000">
        <w:rPr>
          <w:rFonts w:ascii="Courier New" w:cs="Courier New" w:eastAsia="Courier New" w:hAnsi="Courier New"/>
          <w:sz w:val="24"/>
          <w:szCs w:val="24"/>
          <w:rtl w:val="0"/>
        </w:rPr>
        <w:t xml:space="preserve">and </w:t>
      </w:r>
      <w:r w:rsidDel="00000000" w:rsidR="00000000" w:rsidRPr="00000000">
        <w:rPr>
          <w:rFonts w:ascii="Courier New" w:cs="Courier New" w:eastAsia="Courier New" w:hAnsi="Courier New"/>
          <w:i w:val="1"/>
          <w:iCs w:val="1"/>
          <w:sz w:val="24"/>
          <w:szCs w:val="24"/>
          <w:rtl w:val="0"/>
        </w:rPr>
        <w:t xml:space="preserve">his business</w:t>
      </w:r>
      <w:r w:rsidDel="00000000" w:rsidR="00000000" w:rsidRPr="00000000">
        <w:rPr>
          <w:rFonts w:ascii="Courier New" w:cs="Courier New" w:eastAsia="Courier New" w:hAnsi="Courier New"/>
          <w:sz w:val="24"/>
          <w:szCs w:val="24"/>
          <w:rtl w:val="0"/>
        </w:rPr>
        <w:t xml:space="preserve"> ONLY! GodDAMN, I hate myself for saying that…</w:t>
      </w:r>
    </w:p>
    <w:p w:rsidR="00000000" w:rsidDel="00000000" w:rsidP="00000000" w:rsidRDefault="00000000" w:rsidRPr="00000000" w14:paraId="0000085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[Airport. Deegs is being led around]</w:t>
      </w:r>
    </w:p>
    <w:p w:rsidR="00000000" w:rsidDel="00000000" w:rsidP="00000000" w:rsidRDefault="00000000" w:rsidRPr="00000000" w14:paraId="0000086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telling you, my race doesn’t make me guilty! Hey, like- check that guy! HE’S gotta be a threat too, using your racist logic!</w:t>
      </w:r>
    </w:p>
    <w:p w:rsidR="00000000" w:rsidDel="00000000" w:rsidP="00000000" w:rsidRDefault="00000000" w:rsidRPr="00000000" w14:paraId="0000086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TSA AGENT</w:t>
      </w:r>
    </w:p>
    <w:p w:rsidR="00000000" w:rsidDel="00000000" w:rsidP="00000000" w:rsidRDefault="00000000" w:rsidRPr="00000000" w14:paraId="000008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Sir, that’s just a random man in a turban. He’s given us no reason for suspicion. You, on the other hand, are carrying enough explosives to blow up the entire airport. Religion and race don’t automatically criminalize you, but attempted terrorism DOES.</w:t>
      </w:r>
    </w:p>
    <w:p w:rsidR="00000000" w:rsidDel="00000000" w:rsidP="00000000" w:rsidRDefault="00000000" w:rsidRPr="00000000" w14:paraId="0000086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Ugh… I hate learning morals…</w:t>
      </w:r>
    </w:p>
    <w:p w:rsidR="00000000" w:rsidDel="00000000" w:rsidP="00000000" w:rsidRDefault="00000000" w:rsidRPr="00000000" w14:paraId="0000086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[Jail. Deegs sighs.]</w:t>
      </w:r>
    </w:p>
    <w:p w:rsidR="00000000" w:rsidDel="00000000" w:rsidP="00000000" w:rsidRDefault="00000000" w:rsidRPr="00000000" w14:paraId="0000086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(entering with all the other thespians)</w:t>
      </w:r>
    </w:p>
    <w:p w:rsidR="00000000" w:rsidDel="00000000" w:rsidP="00000000" w:rsidRDefault="00000000" w:rsidRPr="00000000" w14:paraId="000008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Howdy, Deegs… How’s prison treating you? The prison system is fucked up. Too many people of </w:t>
      </w:r>
      <w:r w:rsidDel="00000000" w:rsidR="00000000" w:rsidRPr="00000000">
        <w:rPr>
          <w:rFonts w:ascii="Courier New" w:cs="Courier New" w:eastAsia="Courier New" w:hAnsi="Courier New"/>
          <w:sz w:val="24"/>
          <w:szCs w:val="24"/>
          <w:rtl w:val="0"/>
        </w:rPr>
        <w:t xml:space="preserve">color wrongfully</w:t>
      </w:r>
      <w:r w:rsidDel="00000000" w:rsidR="00000000" w:rsidRPr="00000000">
        <w:rPr>
          <w:rFonts w:ascii="Courier New" w:cs="Courier New" w:eastAsia="Courier New" w:hAnsi="Courier New"/>
          <w:sz w:val="24"/>
          <w:szCs w:val="24"/>
          <w:rtl w:val="0"/>
        </w:rPr>
        <w:t xml:space="preserve"> sentenced to harsh conditions.</w:t>
      </w:r>
    </w:p>
    <w:p w:rsidR="00000000" w:rsidDel="00000000" w:rsidP="00000000" w:rsidRDefault="00000000" w:rsidRPr="00000000" w14:paraId="0000086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 Travis, what the hell’s up with </w:t>
      </w:r>
      <w:r w:rsidDel="00000000" w:rsidR="00000000" w:rsidRPr="00000000">
        <w:rPr>
          <w:rFonts w:ascii="Courier New" w:cs="Courier New" w:eastAsia="Courier New" w:hAnsi="Courier New"/>
          <w:i w:val="1"/>
          <w:iCs w:val="1"/>
          <w:sz w:val="24"/>
          <w:szCs w:val="24"/>
          <w:rtl w:val="0"/>
        </w:rPr>
        <w:t xml:space="preserve">you??</w:t>
      </w:r>
      <w:r w:rsidDel="00000000" w:rsidR="00000000" w:rsidRPr="00000000">
        <w:rPr>
          <w:rFonts w:ascii="Courier New" w:cs="Courier New" w:eastAsia="Courier New" w:hAnsi="Courier New"/>
          <w:sz w:val="24"/>
          <w:szCs w:val="24"/>
          <w:rtl w:val="0"/>
        </w:rPr>
        <w:t xml:space="preserve"> Ah, whatever… I wish we could go back to not knowing our nationalities, I’m not gonna lie…</w:t>
      </w:r>
    </w:p>
    <w:p w:rsidR="00000000" w:rsidDel="00000000" w:rsidP="00000000" w:rsidRDefault="00000000" w:rsidRPr="00000000" w14:paraId="0000087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(running in)</w:t>
      </w:r>
    </w:p>
    <w:p w:rsidR="00000000" w:rsidDel="00000000" w:rsidP="00000000" w:rsidRDefault="00000000" w:rsidRPr="00000000" w14:paraId="000008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GUYS!! I finally understand! Dean, you spoke to me!</w:t>
      </w:r>
    </w:p>
    <w:p w:rsidR="00000000" w:rsidDel="00000000" w:rsidP="00000000" w:rsidRDefault="00000000" w:rsidRPr="00000000" w14:paraId="0000087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8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 what, </w:t>
      </w:r>
      <w:r w:rsidDel="00000000" w:rsidR="00000000" w:rsidRPr="00000000">
        <w:rPr>
          <w:rFonts w:ascii="Courier New" w:cs="Courier New" w:eastAsia="Courier New" w:hAnsi="Courier New"/>
          <w:i w:val="1"/>
          <w:iCs w:val="1"/>
          <w:sz w:val="24"/>
          <w:szCs w:val="24"/>
          <w:rtl w:val="0"/>
        </w:rPr>
        <w:t xml:space="preserve">I </w:t>
      </w:r>
      <w:r w:rsidDel="00000000" w:rsidR="00000000" w:rsidRPr="00000000">
        <w:rPr>
          <w:rFonts w:ascii="Courier New" w:cs="Courier New" w:eastAsia="Courier New" w:hAnsi="Courier New"/>
          <w:sz w:val="24"/>
          <w:szCs w:val="24"/>
          <w:rtl w:val="0"/>
        </w:rPr>
        <w:t xml:space="preserve">did?? When?</w:t>
      </w:r>
    </w:p>
    <w:p w:rsidR="00000000" w:rsidDel="00000000" w:rsidP="00000000" w:rsidRDefault="00000000" w:rsidRPr="00000000" w14:paraId="0000087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8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the lego version called out to me telepathically. Anyway, it made me realize what really makes me </w:t>
      </w:r>
      <w:r w:rsidDel="00000000" w:rsidR="00000000" w:rsidRPr="00000000">
        <w:rPr>
          <w:rFonts w:ascii="Courier New" w:cs="Courier New" w:eastAsia="Courier New" w:hAnsi="Courier New"/>
          <w:b w:val="1"/>
          <w:bCs w:val="1"/>
          <w:sz w:val="24"/>
          <w:szCs w:val="24"/>
          <w:rtl w:val="0"/>
        </w:rPr>
        <w:t xml:space="preserve">ME…</w:t>
      </w:r>
      <w:r w:rsidDel="00000000" w:rsidR="00000000" w:rsidRPr="00000000">
        <w:rPr>
          <w:rFonts w:ascii="Courier New" w:cs="Courier New" w:eastAsia="Courier New" w:hAnsi="Courier New"/>
          <w:sz w:val="24"/>
          <w:szCs w:val="24"/>
          <w:rtl w:val="0"/>
        </w:rPr>
        <w:t xml:space="preserve"> making undeniably stupid lego sets and making movie references and- eating squid I find in the theater bathroom…</w:t>
      </w:r>
    </w:p>
    <w:p w:rsidR="00000000" w:rsidDel="00000000" w:rsidP="00000000" w:rsidRDefault="00000000" w:rsidRPr="00000000" w14:paraId="0000087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7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Don’t eat those, Starr.</w:t>
      </w:r>
    </w:p>
    <w:p w:rsidR="00000000" w:rsidDel="00000000" w:rsidP="00000000" w:rsidRDefault="00000000" w:rsidRPr="00000000" w14:paraId="0000087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(Elaborate emotional music</w:t>
      </w:r>
    </w:p>
    <w:p w:rsidR="00000000" w:rsidDel="00000000" w:rsidP="00000000" w:rsidRDefault="00000000" w:rsidRPr="00000000" w14:paraId="000008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Gang… I’ve learned something today. It doesn’t matter if you’ve got native american blood, white american blood, european blood, BLACK blood, or… or EVEN puerto rican blood. YOU are what defines you. Type shit.</w:t>
      </w:r>
    </w:p>
    <w:p w:rsidR="00000000" w:rsidDel="00000000" w:rsidP="00000000" w:rsidRDefault="00000000" w:rsidRPr="00000000" w14:paraId="0000088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088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8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Woah, Starr… that was the greatest speech you’ve ever given… Spencer… Spence… dude… I’m sorry for making fun of your Puerto Rican heritage… I see now that YOU are what makes up your identity, not your nationality…</w:t>
      </w:r>
    </w:p>
    <w:p w:rsidR="00000000" w:rsidDel="00000000" w:rsidP="00000000" w:rsidRDefault="00000000" w:rsidRPr="00000000" w14:paraId="0000088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8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Aww, Deegs, you have no idea how much that means to-</w:t>
      </w:r>
    </w:p>
    <w:p w:rsidR="00000000" w:rsidDel="00000000" w:rsidP="00000000" w:rsidRDefault="00000000" w:rsidRPr="00000000" w14:paraId="0000088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8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PUEEEEEEEERTO Rican you’re Puerto Rican ahaha I can’t do it I can’t not make fun of it i’m sorry it’s just so damn funny-</w:t>
      </w:r>
    </w:p>
    <w:p w:rsidR="00000000" w:rsidDel="00000000" w:rsidP="00000000" w:rsidRDefault="00000000" w:rsidRPr="00000000" w14:paraId="0000088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8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Hellll yeah brother!! That display of cultural insensitivity meant the world to me, Deegs!! Travis Corbin is back!! I feel the eagles bleeding into my veins as I take to the skies with an American flag taped to my back as a cape!! RAHHHHH-</w:t>
      </w:r>
    </w:p>
    <w:p w:rsidR="00000000" w:rsidDel="00000000" w:rsidP="00000000" w:rsidRDefault="00000000" w:rsidRPr="00000000" w14:paraId="0000088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8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also, Deegs, I convinced that crazy Chief guy to pull some strings and get you </w:t>
      </w:r>
      <w:r w:rsidDel="00000000" w:rsidR="00000000" w:rsidRPr="00000000">
        <w:rPr>
          <w:rFonts w:ascii="Courier New" w:cs="Courier New" w:eastAsia="Courier New" w:hAnsi="Courier New"/>
          <w:sz w:val="24"/>
          <w:szCs w:val="24"/>
          <w:rtl w:val="0"/>
        </w:rPr>
        <w:t xml:space="preserve">transfered</w:t>
      </w:r>
      <w:r w:rsidDel="00000000" w:rsidR="00000000" w:rsidRPr="00000000">
        <w:rPr>
          <w:rFonts w:ascii="Courier New" w:cs="Courier New" w:eastAsia="Courier New" w:hAnsi="Courier New"/>
          <w:sz w:val="24"/>
          <w:szCs w:val="24"/>
          <w:rtl w:val="0"/>
        </w:rPr>
        <w:t xml:space="preserve"> you into the nenjac city jail. He’ll probably let you free since you like to beat up hobos.</w:t>
      </w:r>
    </w:p>
    <w:p w:rsidR="00000000" w:rsidDel="00000000" w:rsidP="00000000" w:rsidRDefault="00000000" w:rsidRPr="00000000" w14:paraId="0000089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9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Aww, Starr, you know me too well! Damn, dude. What a bud.</w:t>
      </w:r>
    </w:p>
    <w:p w:rsidR="00000000" w:rsidDel="00000000" w:rsidP="00000000" w:rsidRDefault="00000000" w:rsidRPr="00000000" w14:paraId="0000089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(cheesy)</w:t>
      </w:r>
    </w:p>
    <w:p w:rsidR="00000000" w:rsidDel="00000000" w:rsidP="00000000" w:rsidRDefault="00000000" w:rsidRPr="00000000" w14:paraId="000008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Aww, I love you guys, we </w:t>
      </w:r>
      <w:r w:rsidDel="00000000" w:rsidR="00000000" w:rsidRPr="00000000">
        <w:rPr>
          <w:rFonts w:ascii="Courier New" w:cs="Courier New" w:eastAsia="Courier New" w:hAnsi="Courier New"/>
          <w:sz w:val="24"/>
          <w:szCs w:val="24"/>
          <w:rtl w:val="0"/>
        </w:rPr>
        <w:t xml:space="preserve">should group hug</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89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[Everyone leaves as they grumble about how cheesy and over the top that is]</w:t>
      </w:r>
    </w:p>
    <w:p w:rsidR="00000000" w:rsidDel="00000000" w:rsidP="00000000" w:rsidRDefault="00000000" w:rsidRPr="00000000" w14:paraId="0000089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8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Got your hug, dude.</w:t>
      </w:r>
    </w:p>
    <w:p w:rsidR="00000000" w:rsidDel="00000000" w:rsidP="00000000" w:rsidRDefault="00000000" w:rsidRPr="00000000" w14:paraId="0000089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8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Thanks, Spence.</w:t>
      </w:r>
    </w:p>
    <w:p w:rsidR="00000000" w:rsidDel="00000000" w:rsidP="00000000" w:rsidRDefault="00000000" w:rsidRPr="00000000" w14:paraId="0000089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 (entering)</w:t>
      </w:r>
    </w:p>
    <w:p w:rsidR="00000000" w:rsidDel="00000000" w:rsidP="00000000" w:rsidRDefault="00000000" w:rsidRPr="00000000" w14:paraId="000008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i started a prison riot so we should go fast before we become not alive.</w:t>
      </w:r>
    </w:p>
    <w:p w:rsidR="00000000" w:rsidDel="00000000" w:rsidP="00000000" w:rsidRDefault="00000000" w:rsidRPr="00000000" w14:paraId="000008A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8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Thanks, Cas.</w:t>
      </w:r>
    </w:p>
    <w:p w:rsidR="00000000" w:rsidDel="00000000" w:rsidP="00000000" w:rsidRDefault="00000000" w:rsidRPr="00000000" w14:paraId="000008A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[CREDITS]</w:t>
      </w:r>
    </w:p>
    <w:p w:rsidR="00000000" w:rsidDel="00000000" w:rsidP="00000000" w:rsidRDefault="00000000" w:rsidRPr="00000000" w14:paraId="000008A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 CREDITS: McQueen residence]</w:t>
      </w:r>
    </w:p>
    <w:p w:rsidR="00000000" w:rsidDel="00000000" w:rsidP="00000000" w:rsidRDefault="00000000" w:rsidRPr="00000000" w14:paraId="000008A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8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dad? Why’s my DNA test say I have the blood of every single country, state, and city EVER?</w:t>
      </w:r>
    </w:p>
    <w:p w:rsidR="00000000" w:rsidDel="00000000" w:rsidP="00000000" w:rsidRDefault="00000000" w:rsidRPr="00000000" w14:paraId="000008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8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well, you see, son… Your mother and I carry on the same line of work that your ancient ancestors did… And naturally, it expanded our family tree a LOT.</w:t>
      </w:r>
    </w:p>
    <w:p w:rsidR="00000000" w:rsidDel="00000000" w:rsidP="00000000" w:rsidRDefault="00000000" w:rsidRPr="00000000" w14:paraId="000008A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8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Ugh… even before your… website?</w:t>
      </w:r>
    </w:p>
    <w:p w:rsidR="00000000" w:rsidDel="00000000" w:rsidP="00000000" w:rsidRDefault="00000000" w:rsidRPr="00000000" w14:paraId="000008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8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Live shows, son.</w:t>
      </w:r>
    </w:p>
    <w:p w:rsidR="00000000" w:rsidDel="00000000" w:rsidP="00000000" w:rsidRDefault="00000000" w:rsidRPr="00000000" w14:paraId="000008B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MIA (offscreen)</w:t>
      </w:r>
    </w:p>
    <w:p w:rsidR="00000000" w:rsidDel="00000000" w:rsidP="00000000" w:rsidRDefault="00000000" w:rsidRPr="00000000" w14:paraId="000008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 The camera’s still rolling, and the</w:t>
      </w:r>
      <w:commentRangeStart w:id="132"/>
      <w:r w:rsidDel="00000000" w:rsidR="00000000" w:rsidRPr="00000000">
        <w:rPr>
          <w:rFonts w:ascii="Courier New" w:cs="Courier New" w:eastAsia="Courier New" w:hAnsi="Courier New"/>
          <w:sz w:val="24"/>
          <w:szCs w:val="24"/>
          <w:rtl w:val="0"/>
        </w:rPr>
        <w:t xml:space="preserve"> Megamouth Shark’s </w:t>
      </w:r>
      <w:commentRangeEnd w:id="132"/>
      <w:r w:rsidDel="00000000" w:rsidR="00000000" w:rsidRPr="00000000">
        <w:commentReference w:id="132"/>
      </w:r>
      <w:r w:rsidDel="00000000" w:rsidR="00000000" w:rsidRPr="00000000">
        <w:rPr>
          <w:rFonts w:ascii="Courier New" w:cs="Courier New" w:eastAsia="Courier New" w:hAnsi="Courier New"/>
          <w:sz w:val="24"/>
          <w:szCs w:val="24"/>
          <w:rtl w:val="0"/>
        </w:rPr>
        <w:t xml:space="preserve">getting tired!</w:t>
      </w:r>
    </w:p>
    <w:p w:rsidR="00000000" w:rsidDel="00000000" w:rsidP="00000000" w:rsidRDefault="00000000" w:rsidRPr="00000000" w14:paraId="000008B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8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 right there, Mia!!</w:t>
      </w:r>
    </w:p>
    <w:p w:rsidR="00000000" w:rsidDel="00000000" w:rsidP="00000000" w:rsidRDefault="00000000" w:rsidRPr="00000000" w14:paraId="000008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Dean)</w:t>
      </w:r>
    </w:p>
    <w:p w:rsidR="00000000" w:rsidDel="00000000" w:rsidP="00000000" w:rsidRDefault="00000000" w:rsidRPr="00000000" w14:paraId="000008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a hard man’s job, but someone’s gotta do it.</w:t>
      </w:r>
    </w:p>
    <w:p w:rsidR="00000000" w:rsidDel="00000000" w:rsidP="00000000" w:rsidRDefault="00000000" w:rsidRPr="00000000" w14:paraId="000008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BE">
      <w:pPr>
        <w:spacing w:line="240" w:lineRule="auto"/>
        <w:jc w:val="center"/>
        <w:rPr>
          <w:rFonts w:ascii="Courier New" w:cs="Courier New" w:eastAsia="Courier New" w:hAnsi="Courier New"/>
          <w:sz w:val="24"/>
          <w:szCs w:val="24"/>
        </w:rPr>
        <w:sectPr>
          <w:headerReference r:id="rId33" w:type="default"/>
          <w:footerReference r:id="rId34" w:type="default"/>
          <w:type w:val="nextPage"/>
          <w:pgSz w:h="15840" w:w="12240" w:orient="portrait"/>
          <w:pgMar w:bottom="1440" w:top="1440" w:left="1440" w:right="1440" w:header="720" w:footer="720"/>
          <w:pgNumType w:start="1"/>
        </w:sectPr>
      </w:pPr>
      <w:commentRangeStart w:id="133"/>
      <w:commentRangeStart w:id="134"/>
      <w:commentRangeStart w:id="135"/>
      <w:commentRangeStart w:id="136"/>
      <w:commentRangeStart w:id="137"/>
      <w:commentRangeStart w:id="138"/>
      <w:r w:rsidDel="00000000" w:rsidR="00000000" w:rsidRPr="00000000">
        <w:rPr>
          <w:rFonts w:ascii="Courier New" w:cs="Courier New" w:eastAsia="Courier New" w:hAnsi="Courier New"/>
          <w:sz w:val="24"/>
          <w:szCs w:val="24"/>
          <w:rtl w:val="0"/>
        </w:rPr>
        <w:t xml:space="preserve">[END]</w:t>
      </w:r>
      <w:commentRangeEnd w:id="133"/>
      <w:r w:rsidDel="00000000" w:rsidR="00000000" w:rsidRPr="00000000">
        <w:commentReference w:id="133"/>
      </w:r>
      <w:commentRangeEnd w:id="134"/>
      <w:r w:rsidDel="00000000" w:rsidR="00000000" w:rsidRPr="00000000">
        <w:commentReference w:id="134"/>
      </w:r>
      <w:commentRangeEnd w:id="135"/>
      <w:r w:rsidDel="00000000" w:rsidR="00000000" w:rsidRPr="00000000">
        <w:commentReference w:id="135"/>
      </w:r>
      <w:commentRangeEnd w:id="136"/>
      <w:r w:rsidDel="00000000" w:rsidR="00000000" w:rsidRPr="00000000">
        <w:commentReference w:id="136"/>
      </w:r>
      <w:commentRangeEnd w:id="137"/>
      <w:r w:rsidDel="00000000" w:rsidR="00000000" w:rsidRPr="00000000">
        <w:commentReference w:id="137"/>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08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sectPr>
          <w:headerReference r:id="rId35" w:type="default"/>
          <w:footerReference r:id="rId36" w:type="default"/>
          <w:type w:val="nextPage"/>
          <w:pgSz w:h="15840" w:w="12240" w:orient="portrait"/>
          <w:pgMar w:bottom="1440" w:top="1440" w:left="1440" w:right="1440" w:header="720" w:footer="720"/>
          <w:pgNumType w:start="1"/>
        </w:sectPr>
      </w:pPr>
      <w:bookmarkStart w:colFirst="0" w:colLast="0" w:name="_36bd26meplku"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S1E1 ACTUAL PILOT</w:t>
      </w:r>
      <w:r w:rsidDel="00000000" w:rsidR="00000000" w:rsidRPr="00000000">
        <w:rPr>
          <w:rtl w:val="0"/>
        </w:rPr>
      </w:r>
    </w:p>
    <w:p w:rsidR="00000000" w:rsidDel="00000000" w:rsidP="00000000" w:rsidRDefault="00000000" w:rsidRPr="00000000" w14:paraId="000008C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street, different shots of Nenjac city. Deegs and Starr walk.]</w:t>
      </w:r>
    </w:p>
    <w:p w:rsidR="00000000" w:rsidDel="00000000" w:rsidP="00000000" w:rsidRDefault="00000000" w:rsidRPr="00000000" w14:paraId="000008C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who’re you auditioning for, Starr?</w:t>
      </w:r>
    </w:p>
    <w:p w:rsidR="00000000" w:rsidDel="00000000" w:rsidP="00000000" w:rsidRDefault="00000000" w:rsidRPr="00000000" w14:paraId="000008C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8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dunno Deegs, maybe the- Yo, Chief! What’s up?</w:t>
      </w:r>
    </w:p>
    <w:p w:rsidR="00000000" w:rsidDel="00000000" w:rsidP="00000000" w:rsidRDefault="00000000" w:rsidRPr="00000000" w14:paraId="000008C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 Chief of police beats a hollering homeless veteran, Monoleg Molougney with his truncheon]</w:t>
      </w:r>
    </w:p>
    <w:p w:rsidR="00000000" w:rsidDel="00000000" w:rsidP="00000000" w:rsidRDefault="00000000" w:rsidRPr="00000000" w14:paraId="000008C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I love beating on homeless veterans as much as the next guy, but what’s the occasion, Chief?</w:t>
      </w:r>
    </w:p>
    <w:p w:rsidR="00000000" w:rsidDel="00000000" w:rsidP="00000000" w:rsidRDefault="00000000" w:rsidRPr="00000000" w14:paraId="000008C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(taking a break)</w:t>
      </w:r>
    </w:p>
    <w:p w:rsidR="00000000" w:rsidDel="00000000" w:rsidP="00000000" w:rsidRDefault="00000000" w:rsidRPr="00000000" w14:paraId="000008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thanks for asking. I’m under a lot of stress ‘cause of the local mob problem. Y’know, the Morelli family’s been up to no good. Me and the squad’ve been trying to nail those bastards for months. Beating the shit out of hobos is the only way to get off.</w:t>
      </w:r>
    </w:p>
    <w:p w:rsidR="00000000" w:rsidDel="00000000" w:rsidP="00000000" w:rsidRDefault="00000000" w:rsidRPr="00000000" w14:paraId="000008C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Enjoy.</w:t>
      </w:r>
    </w:p>
    <w:p w:rsidR="00000000" w:rsidDel="00000000" w:rsidP="00000000" w:rsidRDefault="00000000" w:rsidRPr="00000000" w14:paraId="000008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8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dunno, bucko, that doesn’t really sound… wicked healthy? I dunno though, I’m not a doctor.</w:t>
      </w:r>
    </w:p>
    <w:p w:rsidR="00000000" w:rsidDel="00000000" w:rsidP="00000000" w:rsidRDefault="00000000" w:rsidRPr="00000000" w14:paraId="000008D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shut the FUCK up, Starr. TERRIBLE take on homeless veteran beating.</w:t>
      </w:r>
    </w:p>
    <w:p w:rsidR="00000000" w:rsidDel="00000000" w:rsidP="00000000" w:rsidRDefault="00000000" w:rsidRPr="00000000" w14:paraId="000008D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br w:type="textWrapping"/>
        <w:t xml:space="preserve">Very. You sound ignorant.</w:t>
      </w:r>
    </w:p>
    <w:p w:rsidR="00000000" w:rsidDel="00000000" w:rsidP="00000000" w:rsidRDefault="00000000" w:rsidRPr="00000000" w14:paraId="000008D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8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man. Well! We gotta go to school, theater auditions this afternoon!! C’mon, Deegs!</w:t>
      </w:r>
    </w:p>
    <w:p w:rsidR="00000000" w:rsidDel="00000000" w:rsidP="00000000" w:rsidRDefault="00000000" w:rsidRPr="00000000" w14:paraId="000008D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Aight. You’re doing good, Chief. Show those homeless veterans who the REAL heroes are! Keep the streets clean.</w:t>
      </w:r>
    </w:p>
    <w:p w:rsidR="00000000" w:rsidDel="00000000" w:rsidP="00000000" w:rsidRDefault="00000000" w:rsidRPr="00000000" w14:paraId="000008E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8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I will. I will.</w:t>
      </w:r>
    </w:p>
    <w:p w:rsidR="00000000" w:rsidDel="00000000" w:rsidP="00000000" w:rsidRDefault="00000000" w:rsidRPr="00000000" w14:paraId="000008E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waits a second, then goes back to beating Monoleg]</w:t>
      </w:r>
    </w:p>
    <w:p w:rsidR="00000000" w:rsidDel="00000000" w:rsidP="00000000" w:rsidRDefault="00000000" w:rsidRPr="00000000" w14:paraId="000008E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[CHEERY INTRO]</w:t>
      </w:r>
    </w:p>
    <w:p w:rsidR="00000000" w:rsidDel="00000000" w:rsidP="00000000" w:rsidRDefault="00000000" w:rsidRPr="00000000" w14:paraId="000008E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[CHEMISTRY CLASS. No teacher, chatting]</w:t>
      </w:r>
    </w:p>
    <w:p w:rsidR="00000000" w:rsidDel="00000000" w:rsidP="00000000" w:rsidRDefault="00000000" w:rsidRPr="00000000" w14:paraId="000008E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(walking in)</w:t>
      </w:r>
    </w:p>
    <w:p w:rsidR="00000000" w:rsidDel="00000000" w:rsidP="00000000" w:rsidRDefault="00000000" w:rsidRPr="00000000" w14:paraId="000008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man, “American” is NOT a nationality… are you NATIVE American??</w:t>
      </w:r>
    </w:p>
    <w:p w:rsidR="00000000" w:rsidDel="00000000" w:rsidP="00000000" w:rsidRDefault="00000000" w:rsidRPr="00000000" w14:paraId="000008E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8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dude, like ALL of my family was born in America, y’know? I’m white american cheese!</w:t>
      </w:r>
    </w:p>
    <w:p w:rsidR="00000000" w:rsidDel="00000000" w:rsidP="00000000" w:rsidRDefault="00000000" w:rsidRPr="00000000" w14:paraId="000008E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CORBIN</w:t>
      </w:r>
    </w:p>
    <w:p w:rsidR="00000000" w:rsidDel="00000000" w:rsidP="00000000" w:rsidRDefault="00000000" w:rsidRPr="00000000" w14:paraId="000008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brother!! You and me BOTH. America IS a nationality, don’t let this cityboy Deegs tell you any different.</w:t>
      </w:r>
    </w:p>
    <w:p w:rsidR="00000000" w:rsidDel="00000000" w:rsidP="00000000" w:rsidRDefault="00000000" w:rsidRPr="00000000" w14:paraId="000008F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(as Starr high fives Travis)</w:t>
      </w:r>
    </w:p>
    <w:p w:rsidR="00000000" w:rsidDel="00000000" w:rsidP="00000000" w:rsidRDefault="00000000" w:rsidRPr="00000000" w14:paraId="000008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*Sigh* Hey, Travis… Aw FUCK of course Dean McQueen is here…</w:t>
      </w:r>
    </w:p>
    <w:p w:rsidR="00000000" w:rsidDel="00000000" w:rsidP="00000000" w:rsidRDefault="00000000" w:rsidRPr="00000000" w14:paraId="000008F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8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he’s ALWAYS here.</w:t>
      </w:r>
    </w:p>
    <w:p w:rsidR="00000000" w:rsidDel="00000000" w:rsidP="00000000" w:rsidRDefault="00000000" w:rsidRPr="00000000" w14:paraId="000008F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8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 know but I keep hoping he gets violently mauled, or trafficked or something.</w:t>
      </w:r>
    </w:p>
    <w:p w:rsidR="00000000" w:rsidDel="00000000" w:rsidP="00000000" w:rsidRDefault="00000000" w:rsidRPr="00000000" w14:paraId="000008F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(cocky, talking to his girls)</w:t>
      </w:r>
    </w:p>
    <w:p w:rsidR="00000000" w:rsidDel="00000000" w:rsidP="00000000" w:rsidRDefault="00000000" w:rsidRPr="00000000" w14:paraId="000008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so I told the guy, “You’re not gonna deny this woman free period care…” then I kicked him in the balls, which hurts less than period cramps, of course, so I only gave him a fraction of the pain women experience every month…</w:t>
      </w:r>
    </w:p>
    <w:p w:rsidR="00000000" w:rsidDel="00000000" w:rsidP="00000000" w:rsidRDefault="00000000" w:rsidRPr="00000000" w14:paraId="000008F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8F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09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BRAVE!!! YOU REALLY UNDERSTAND US, DEAN MCQUEEN!!!</w:t>
      </w:r>
    </w:p>
    <w:p w:rsidR="00000000" w:rsidDel="00000000" w:rsidP="00000000" w:rsidRDefault="00000000" w:rsidRPr="00000000" w14:paraId="0000090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(excited, then locking in)</w:t>
      </w:r>
    </w:p>
    <w:p w:rsidR="00000000" w:rsidDel="00000000" w:rsidP="00000000" w:rsidRDefault="00000000" w:rsidRPr="00000000" w14:paraId="000009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DEANNN!!!! Hihi- uh, hi.</w:t>
      </w:r>
    </w:p>
    <w:p w:rsidR="00000000" w:rsidDel="00000000" w:rsidP="00000000" w:rsidRDefault="00000000" w:rsidRPr="00000000" w14:paraId="0000090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0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9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Hmm? Oh, hey, Starr.</w:t>
      </w:r>
    </w:p>
    <w:p w:rsidR="00000000" w:rsidDel="00000000" w:rsidP="00000000" w:rsidRDefault="00000000" w:rsidRPr="00000000" w14:paraId="0000090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9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Did’ya see that, Deegs? He looked RIGHT at me!</w:t>
      </w:r>
    </w:p>
    <w:p w:rsidR="00000000" w:rsidDel="00000000" w:rsidP="00000000" w:rsidRDefault="00000000" w:rsidRPr="00000000" w14:paraId="0000090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you CANNOT say this isn’t a gay crush.</w:t>
      </w:r>
    </w:p>
    <w:p w:rsidR="00000000" w:rsidDel="00000000" w:rsidP="00000000" w:rsidRDefault="00000000" w:rsidRPr="00000000" w14:paraId="000009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9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not!</w:t>
      </w:r>
    </w:p>
    <w:p w:rsidR="00000000" w:rsidDel="00000000" w:rsidP="00000000" w:rsidRDefault="00000000" w:rsidRPr="00000000" w14:paraId="000009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just said you CAN’T say that.</w:t>
      </w:r>
    </w:p>
    <w:p w:rsidR="00000000" w:rsidDel="00000000" w:rsidP="00000000" w:rsidRDefault="00000000" w:rsidRPr="00000000" w14:paraId="0000091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9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I know my buddy Starr. And I KNOW he would never betray his country’s national sexuality like that. He’s no bluehair snowflake liberal communist.</w:t>
      </w:r>
    </w:p>
    <w:p w:rsidR="00000000" w:rsidDel="00000000" w:rsidP="00000000" w:rsidRDefault="00000000" w:rsidRPr="00000000" w14:paraId="000009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9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Like I wouldn’t be caught DEAD being gay, I LOVE women!</w:t>
      </w:r>
    </w:p>
    <w:p w:rsidR="00000000" w:rsidDel="00000000" w:rsidP="00000000" w:rsidRDefault="00000000" w:rsidRPr="00000000" w14:paraId="0000091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Hmm, Elea, something’s not adding up…</w:t>
      </w:r>
    </w:p>
    <w:p w:rsidR="00000000" w:rsidDel="00000000" w:rsidP="00000000" w:rsidRDefault="00000000" w:rsidRPr="00000000" w14:paraId="000009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9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where the hell is Mr. Chemistryman?? I wanna learn!</w:t>
      </w:r>
    </w:p>
    <w:p w:rsidR="00000000" w:rsidDel="00000000" w:rsidP="00000000" w:rsidRDefault="00000000" w:rsidRPr="00000000" w14:paraId="0000091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course you do, Spence.</w:t>
      </w:r>
    </w:p>
    <w:p w:rsidR="00000000" w:rsidDel="00000000" w:rsidP="00000000" w:rsidRDefault="00000000" w:rsidRPr="00000000" w14:paraId="0000092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(as the teacher arrives)</w:t>
      </w:r>
    </w:p>
    <w:p w:rsidR="00000000" w:rsidDel="00000000" w:rsidP="00000000" w:rsidRDefault="00000000" w:rsidRPr="00000000" w14:paraId="000009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Director Warren?? Why are YOU teaching us??</w:t>
      </w:r>
    </w:p>
    <w:p w:rsidR="00000000" w:rsidDel="00000000" w:rsidP="00000000" w:rsidRDefault="00000000" w:rsidRPr="00000000" w14:paraId="0000092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[principal gives some small speech about strike and hands warren to the class]</w:t>
      </w:r>
    </w:p>
    <w:p w:rsidR="00000000" w:rsidDel="00000000" w:rsidP="00000000" w:rsidRDefault="00000000" w:rsidRPr="00000000" w14:paraId="0000092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9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Attention, kids. As you all know, y name is Director Warren Outt. I’m like the substitute for this clas. I assume you havnt heard that all your teachers went on strike… so they hired me to teach chemistry to you guys. By the way, theater is canceled today. I do NOT feel like doing two things in one day. [class is sad noises] And quick side note, I partied through my chemistry class in college. So… today I’m just gonna teach you kids how to make </w:t>
      </w:r>
      <w:r w:rsidDel="00000000" w:rsidR="00000000" w:rsidRPr="00000000">
        <w:rPr>
          <w:rFonts w:ascii="Courier New" w:cs="Courier New" w:eastAsia="Courier New" w:hAnsi="Courier New"/>
          <w:b w:val="1"/>
          <w:bCs w:val="1"/>
          <w:i w:val="1"/>
          <w:iCs w:val="1"/>
          <w:sz w:val="24"/>
          <w:szCs w:val="24"/>
          <w:rtl w:val="0"/>
        </w:rPr>
        <w:t xml:space="preserve">meth</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92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KIDS CHEER]</w:t>
      </w:r>
    </w:p>
    <w:p w:rsidR="00000000" w:rsidDel="00000000" w:rsidP="00000000" w:rsidRDefault="00000000" w:rsidRPr="00000000" w14:paraId="0000092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2D">
      <w:pPr>
        <w:spacing w:line="240" w:lineRule="auto"/>
        <w:jc w:val="center"/>
        <w:rPr>
          <w:rFonts w:ascii="Courier New" w:cs="Courier New" w:eastAsia="Courier New" w:hAnsi="Courier New"/>
          <w:sz w:val="24"/>
          <w:szCs w:val="24"/>
        </w:rPr>
      </w:pPr>
      <w:commentRangeStart w:id="139"/>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hey hey! A strike’s not so bad, huh! And these lifelong skills could come in handy someday!</w:t>
      </w:r>
    </w:p>
    <w:p w:rsidR="00000000" w:rsidDel="00000000" w:rsidP="00000000" w:rsidRDefault="00000000" w:rsidRPr="00000000" w14:paraId="0000092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9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practiced my audition for nothing, though…</w:t>
      </w:r>
    </w:p>
    <w:p w:rsidR="00000000" w:rsidDel="00000000" w:rsidP="00000000" w:rsidRDefault="00000000" w:rsidRPr="00000000" w14:paraId="0000093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33">
      <w:pPr>
        <w:spacing w:line="240" w:lineRule="auto"/>
        <w:jc w:val="center"/>
        <w:rPr>
          <w:rFonts w:ascii="Courier New" w:cs="Courier New" w:eastAsia="Courier New" w:hAnsi="Courier New"/>
          <w:sz w:val="24"/>
          <w:szCs w:val="24"/>
        </w:rPr>
      </w:pPr>
      <w:commentRangeStart w:id="140"/>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you memorized</w:t>
      </w:r>
      <w:commentRangeEnd w:id="139"/>
      <w:r w:rsidDel="00000000" w:rsidR="00000000" w:rsidRPr="00000000">
        <w:commentReference w:id="139"/>
      </w:r>
      <w:r w:rsidDel="00000000" w:rsidR="00000000" w:rsidRPr="00000000">
        <w:rPr>
          <w:rFonts w:ascii="Courier New" w:cs="Courier New" w:eastAsia="Courier New" w:hAnsi="Courier New"/>
          <w:sz w:val="24"/>
          <w:szCs w:val="24"/>
          <w:rtl w:val="0"/>
        </w:rPr>
        <w:t xml:space="preserve"> the opening scroll to the Empire Strikes Back you’ll be fine.</w:t>
      </w:r>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093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36">
      <w:pPr>
        <w:spacing w:line="240" w:lineRule="auto"/>
        <w:jc w:val="center"/>
        <w:rPr>
          <w:rFonts w:ascii="Courier New" w:cs="Courier New" w:eastAsia="Courier New" w:hAnsi="Courier New"/>
          <w:sz w:val="24"/>
          <w:szCs w:val="24"/>
        </w:rPr>
      </w:pPr>
      <w:commentRangeStart w:id="141"/>
      <w:commentRangeStart w:id="142"/>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9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director warren i ate my supplies can i have more</w:t>
      </w:r>
      <w:commentRangeEnd w:id="141"/>
      <w:r w:rsidDel="00000000" w:rsidR="00000000" w:rsidRPr="00000000">
        <w:commentReference w:id="141"/>
      </w:r>
      <w:commentRangeEnd w:id="142"/>
      <w:r w:rsidDel="00000000" w:rsidR="00000000" w:rsidRPr="00000000">
        <w:commentReference w:id="142"/>
      </w:r>
      <w:r w:rsidDel="00000000" w:rsidR="00000000" w:rsidRPr="00000000">
        <w:rPr>
          <w:rtl w:val="0"/>
        </w:rPr>
      </w:r>
    </w:p>
    <w:p w:rsidR="00000000" w:rsidDel="00000000" w:rsidP="00000000" w:rsidRDefault="00000000" w:rsidRPr="00000000" w14:paraId="0000093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39">
      <w:pPr>
        <w:spacing w:line="240" w:lineRule="auto"/>
        <w:jc w:val="center"/>
        <w:rPr>
          <w:rFonts w:ascii="Courier New" w:cs="Courier New" w:eastAsia="Courier New" w:hAnsi="Courier New"/>
          <w:sz w:val="24"/>
          <w:szCs w:val="24"/>
        </w:rPr>
      </w:pPr>
      <w:commentRangeStart w:id="143"/>
      <w:r w:rsidDel="00000000" w:rsidR="00000000" w:rsidRPr="00000000">
        <w:rPr>
          <w:rFonts w:ascii="Courier New" w:cs="Courier New" w:eastAsia="Courier New" w:hAnsi="Courier New"/>
          <w:sz w:val="24"/>
          <w:szCs w:val="24"/>
          <w:rtl w:val="0"/>
        </w:rPr>
        <w:t xml:space="preserve">[BELL RINGS. THEY ARE IN SPANISH CLASS. Name on board]</w:t>
      </w:r>
      <w:commentRangeEnd w:id="143"/>
      <w:r w:rsidDel="00000000" w:rsidR="00000000" w:rsidRPr="00000000">
        <w:commentReference w:id="143"/>
      </w:r>
      <w:r w:rsidDel="00000000" w:rsidR="00000000" w:rsidRPr="00000000">
        <w:rPr>
          <w:rtl w:val="0"/>
        </w:rPr>
      </w:r>
    </w:p>
    <w:p w:rsidR="00000000" w:rsidDel="00000000" w:rsidP="00000000" w:rsidRDefault="00000000" w:rsidRPr="00000000" w14:paraId="0000093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93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Americanos. My name is Don Tony Morelli. You may know me from NOT being the leader of the Morelli Mob.</w:t>
      </w:r>
      <w:commentRangeStart w:id="144"/>
      <w:r w:rsidDel="00000000" w:rsidR="00000000" w:rsidRPr="00000000">
        <w:rPr>
          <w:rFonts w:ascii="Courier New" w:cs="Courier New" w:eastAsia="Courier New" w:hAnsi="Courier New"/>
          <w:sz w:val="24"/>
          <w:szCs w:val="24"/>
          <w:rtl w:val="0"/>
        </w:rPr>
        <w:t xml:space="preserve"> </w:t>
      </w:r>
      <w:commentRangeEnd w:id="144"/>
      <w:r w:rsidDel="00000000" w:rsidR="00000000" w:rsidRPr="00000000">
        <w:commentReference w:id="144"/>
      </w:r>
      <w:r w:rsidDel="00000000" w:rsidR="00000000" w:rsidRPr="00000000">
        <w:rPr>
          <w:rFonts w:ascii="Courier New" w:cs="Courier New" w:eastAsia="Courier New" w:hAnsi="Courier New"/>
          <w:sz w:val="24"/>
          <w:szCs w:val="24"/>
          <w:rtl w:val="0"/>
        </w:rPr>
        <w:t xml:space="preserve">Now, I knows yous are expecting a spanish class, but… I don’t know any spanish. ITALIAN, though, I DO know… </w:t>
      </w:r>
      <w:commentRangeStart w:id="145"/>
      <w:r w:rsidDel="00000000" w:rsidR="00000000" w:rsidRPr="00000000">
        <w:rPr>
          <w:rFonts w:ascii="Courier New" w:cs="Courier New" w:eastAsia="Courier New" w:hAnsi="Courier New"/>
          <w:sz w:val="24"/>
          <w:szCs w:val="24"/>
          <w:rtl w:val="0"/>
        </w:rPr>
        <w:t xml:space="preserve">“La famiglia Morelli si solleverà e prenderà il controllo di questa città. Vedrai”.</w:t>
      </w:r>
      <w:commentRangeEnd w:id="145"/>
      <w:r w:rsidDel="00000000" w:rsidR="00000000" w:rsidRPr="00000000">
        <w:commentReference w:id="145"/>
      </w:r>
      <w:r w:rsidDel="00000000" w:rsidR="00000000" w:rsidRPr="00000000">
        <w:rPr>
          <w:rtl w:val="0"/>
        </w:rPr>
      </w:r>
    </w:p>
    <w:p w:rsidR="00000000" w:rsidDel="00000000" w:rsidP="00000000" w:rsidRDefault="00000000" w:rsidRPr="00000000" w14:paraId="0000093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[BELL RINGS. THEY ARE IN MATH. name on board]</w:t>
      </w:r>
    </w:p>
    <w:p w:rsidR="00000000" w:rsidDel="00000000" w:rsidP="00000000" w:rsidRDefault="00000000" w:rsidRPr="00000000" w14:paraId="000009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40">
      <w:pPr>
        <w:spacing w:line="240" w:lineRule="auto"/>
        <w:jc w:val="center"/>
        <w:rPr>
          <w:rFonts w:ascii="Courier New" w:cs="Courier New" w:eastAsia="Courier New" w:hAnsi="Courier New"/>
          <w:sz w:val="24"/>
          <w:szCs w:val="24"/>
        </w:rPr>
      </w:pPr>
      <w:commentRangeStart w:id="146"/>
      <w:r w:rsidDel="00000000" w:rsidR="00000000" w:rsidRPr="00000000">
        <w:rPr>
          <w:rFonts w:ascii="Courier New" w:cs="Courier New" w:eastAsia="Courier New" w:hAnsi="Courier New"/>
          <w:sz w:val="24"/>
          <w:szCs w:val="24"/>
          <w:rtl w:val="0"/>
        </w:rPr>
        <w:t xml:space="preserve">FINANCIER</w:t>
      </w:r>
    </w:p>
    <w:p w:rsidR="00000000" w:rsidDel="00000000" w:rsidP="00000000" w:rsidRDefault="00000000" w:rsidRPr="00000000" w14:paraId="000009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curious and learning-loving students. Welcome to MATH! As a financier, I find math in my everyday life. Every single day consists of paying off countless IRS agents, defense lawyers, whores, police officers, federal detectives, more IRS agents, MORE whores-</w:t>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09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43">
      <w:pPr>
        <w:spacing w:line="240" w:lineRule="auto"/>
        <w:jc w:val="center"/>
        <w:rPr>
          <w:rFonts w:ascii="Courier New" w:cs="Courier New" w:eastAsia="Courier New" w:hAnsi="Courier New"/>
          <w:sz w:val="24"/>
          <w:szCs w:val="24"/>
        </w:rPr>
      </w:pPr>
      <w:commentRangeStart w:id="147"/>
      <w:r w:rsidDel="00000000" w:rsidR="00000000" w:rsidRPr="00000000">
        <w:rPr>
          <w:rFonts w:ascii="Courier New" w:cs="Courier New" w:eastAsia="Courier New" w:hAnsi="Courier New"/>
          <w:sz w:val="24"/>
          <w:szCs w:val="24"/>
          <w:rtl w:val="0"/>
        </w:rPr>
        <w:t xml:space="preserve">[BELL RINGS. THEY ARE IN HISTORY. Name on board]</w:t>
      </w:r>
      <w:commentRangeEnd w:id="147"/>
      <w:r w:rsidDel="00000000" w:rsidR="00000000" w:rsidRPr="00000000">
        <w:commentReference w:id="147"/>
      </w:r>
      <w:r w:rsidDel="00000000" w:rsidR="00000000" w:rsidRPr="00000000">
        <w:rPr>
          <w:rtl w:val="0"/>
        </w:rPr>
      </w:r>
    </w:p>
    <w:p w:rsidR="00000000" w:rsidDel="00000000" w:rsidP="00000000" w:rsidRDefault="00000000" w:rsidRPr="00000000" w14:paraId="0000094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 MOLOUGNEY</w:t>
      </w:r>
    </w:p>
    <w:p w:rsidR="00000000" w:rsidDel="00000000" w:rsidP="00000000" w:rsidRDefault="00000000" w:rsidRPr="00000000" w14:paraId="000009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History! I’ve fought in e</w:t>
      </w:r>
      <w:commentRangeStart w:id="148"/>
      <w:r w:rsidDel="00000000" w:rsidR="00000000" w:rsidRPr="00000000">
        <w:rPr>
          <w:rFonts w:ascii="Courier New" w:cs="Courier New" w:eastAsia="Courier New" w:hAnsi="Courier New"/>
          <w:sz w:val="24"/>
          <w:szCs w:val="24"/>
          <w:rtl w:val="0"/>
        </w:rPr>
        <w:t xml:space="preserve">very war you can think of, long before your grandfathers were even born!! I know every inch of the treacherous, bloody path to democracy…</w:t>
      </w:r>
      <w:commentRangeEnd w:id="148"/>
      <w:r w:rsidDel="00000000" w:rsidR="00000000" w:rsidRPr="00000000">
        <w:commentReference w:id="148"/>
      </w:r>
      <w:r w:rsidDel="00000000" w:rsidR="00000000" w:rsidRPr="00000000">
        <w:rPr>
          <w:rFonts w:ascii="Courier New" w:cs="Courier New" w:eastAsia="Courier New" w:hAnsi="Courier New"/>
          <w:sz w:val="24"/>
          <w:szCs w:val="24"/>
          <w:rtl w:val="0"/>
        </w:rPr>
        <w:t xml:space="preserve"> </w:t>
      </w:r>
      <w:commentRangeStart w:id="149"/>
      <w:r w:rsidDel="00000000" w:rsidR="00000000" w:rsidRPr="00000000">
        <w:rPr>
          <w:rFonts w:ascii="Courier New" w:cs="Courier New" w:eastAsia="Courier New" w:hAnsi="Courier New"/>
          <w:sz w:val="24"/>
          <w:szCs w:val="24"/>
          <w:rtl w:val="0"/>
        </w:rPr>
        <w:t xml:space="preserve">And so did my left leg.</w:t>
      </w:r>
      <w:commentRangeEnd w:id="149"/>
      <w:r w:rsidDel="00000000" w:rsidR="00000000" w:rsidRPr="00000000">
        <w:commentReference w:id="149"/>
      </w:r>
      <w:r w:rsidDel="00000000" w:rsidR="00000000" w:rsidRPr="00000000">
        <w:rPr>
          <w:rtl w:val="0"/>
        </w:rPr>
      </w:r>
    </w:p>
    <w:p w:rsidR="00000000" w:rsidDel="00000000" w:rsidP="00000000" w:rsidRDefault="00000000" w:rsidRPr="00000000" w14:paraId="00000947">
      <w:pPr>
        <w:spacing w:line="240" w:lineRule="auto"/>
        <w:jc w:val="center"/>
        <w:rPr>
          <w:rFonts w:ascii="Courier New" w:cs="Courier New" w:eastAsia="Courier New" w:hAnsi="Courier New"/>
          <w:sz w:val="24"/>
          <w:szCs w:val="24"/>
        </w:rPr>
      </w:pPr>
      <w:commentRangeStart w:id="150"/>
      <w:r w:rsidDel="00000000" w:rsidR="00000000" w:rsidRPr="00000000">
        <w:rPr>
          <w:rtl w:val="0"/>
        </w:rPr>
      </w:r>
    </w:p>
    <w:p w:rsidR="00000000" w:rsidDel="00000000" w:rsidP="00000000" w:rsidRDefault="00000000" w:rsidRPr="00000000" w14:paraId="00000948">
      <w:pPr>
        <w:spacing w:line="240" w:lineRule="auto"/>
        <w:jc w:val="center"/>
        <w:rPr>
          <w:rFonts w:ascii="Courier New" w:cs="Courier New" w:eastAsia="Courier New" w:hAnsi="Courier New"/>
          <w:sz w:val="24"/>
          <w:szCs w:val="24"/>
        </w:rPr>
      </w:pPr>
      <w:commentRangeEnd w:id="150"/>
      <w:r w:rsidDel="00000000" w:rsidR="00000000" w:rsidRPr="00000000">
        <w:commentReference w:id="150"/>
      </w:r>
      <w:commentRangeStart w:id="151"/>
      <w:r w:rsidDel="00000000" w:rsidR="00000000" w:rsidRPr="00000000">
        <w:rPr>
          <w:rFonts w:ascii="Courier New" w:cs="Courier New" w:eastAsia="Courier New" w:hAnsi="Courier New"/>
          <w:sz w:val="24"/>
          <w:szCs w:val="24"/>
          <w:rtl w:val="0"/>
        </w:rPr>
        <w:t xml:space="preserve">[BELL RINGS. THEY ARE IN HEALTH CLASS]</w:t>
      </w:r>
      <w:commentRangeEnd w:id="151"/>
      <w:r w:rsidDel="00000000" w:rsidR="00000000" w:rsidRPr="00000000">
        <w:commentReference w:id="151"/>
      </w:r>
      <w:r w:rsidDel="00000000" w:rsidR="00000000" w:rsidRPr="00000000">
        <w:rPr>
          <w:rtl w:val="0"/>
        </w:rPr>
      </w:r>
    </w:p>
    <w:p w:rsidR="00000000" w:rsidDel="00000000" w:rsidP="00000000" w:rsidRDefault="00000000" w:rsidRPr="00000000" w14:paraId="0000094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9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 kids, I’m Jonny McQueen, and this here’s my crispy wife, Mia. You may know us for our chr</w:t>
      </w:r>
      <w:commentRangeStart w:id="152"/>
      <w:r w:rsidDel="00000000" w:rsidR="00000000" w:rsidRPr="00000000">
        <w:rPr>
          <w:rFonts w:ascii="Courier New" w:cs="Courier New" w:eastAsia="Courier New" w:hAnsi="Courier New"/>
          <w:sz w:val="24"/>
          <w:szCs w:val="24"/>
          <w:rtl w:val="0"/>
        </w:rPr>
        <w:t xml:space="preserve">omebook films.</w:t>
      </w:r>
      <w:commentRangeEnd w:id="152"/>
      <w:r w:rsidDel="00000000" w:rsidR="00000000" w:rsidRPr="00000000">
        <w:commentReference w:id="152"/>
      </w:r>
      <w:r w:rsidDel="00000000" w:rsidR="00000000" w:rsidRPr="00000000">
        <w:rPr>
          <w:rFonts w:ascii="Courier New" w:cs="Courier New" w:eastAsia="Courier New" w:hAnsi="Courier New"/>
          <w:sz w:val="24"/>
          <w:szCs w:val="24"/>
          <w:rtl w:val="0"/>
        </w:rPr>
        <w:t xml:space="preserve"> Anywho, welcome to…</w:t>
      </w:r>
    </w:p>
    <w:p w:rsidR="00000000" w:rsidDel="00000000" w:rsidP="00000000" w:rsidRDefault="00000000" w:rsidRPr="00000000" w14:paraId="0000094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JOHNNY/MIA</w:t>
      </w:r>
    </w:p>
    <w:p w:rsidR="00000000" w:rsidDel="00000000" w:rsidP="00000000" w:rsidRDefault="00000000" w:rsidRPr="00000000" w14:paraId="000009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Sex Ed!!!</w:t>
      </w:r>
    </w:p>
    <w:p w:rsidR="00000000" w:rsidDel="00000000" w:rsidP="00000000" w:rsidRDefault="00000000" w:rsidRPr="00000000" w14:paraId="0000094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(as class groans)</w:t>
      </w:r>
    </w:p>
    <w:p w:rsidR="00000000" w:rsidDel="00000000" w:rsidP="00000000" w:rsidRDefault="00000000" w:rsidRPr="00000000" w14:paraId="000009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what- what? This is </w:t>
      </w:r>
      <w:r w:rsidDel="00000000" w:rsidR="00000000" w:rsidRPr="00000000">
        <w:rPr>
          <w:rFonts w:ascii="Courier New" w:cs="Courier New" w:eastAsia="Courier New" w:hAnsi="Courier New"/>
          <w:i w:val="1"/>
          <w:iCs w:val="1"/>
          <w:sz w:val="24"/>
          <w:szCs w:val="24"/>
          <w:rtl w:val="0"/>
        </w:rPr>
        <w:t xml:space="preserve">health</w:t>
      </w:r>
      <w:r w:rsidDel="00000000" w:rsidR="00000000" w:rsidRPr="00000000">
        <w:rPr>
          <w:rFonts w:ascii="Courier New" w:cs="Courier New" w:eastAsia="Courier New" w:hAnsi="Courier New"/>
          <w:sz w:val="24"/>
          <w:szCs w:val="24"/>
          <w:rtl w:val="0"/>
        </w:rPr>
        <w:t xml:space="preserve"> class, we’re supposed ot be learning about dirty needles and uh… Ream Disease!</w:t>
      </w:r>
    </w:p>
    <w:p w:rsidR="00000000" w:rsidDel="00000000" w:rsidP="00000000" w:rsidRDefault="00000000" w:rsidRPr="00000000" w14:paraId="0000095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9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 now, I’m sure you’ll enjoy today’s class. First topic: STDs! You see, sex, apart from making me and Mia </w:t>
      </w:r>
      <w:commentRangeStart w:id="153"/>
      <w:r w:rsidDel="00000000" w:rsidR="00000000" w:rsidRPr="00000000">
        <w:rPr>
          <w:rFonts w:ascii="Courier New" w:cs="Courier New" w:eastAsia="Courier New" w:hAnsi="Courier New"/>
          <w:sz w:val="24"/>
          <w:szCs w:val="24"/>
          <w:rtl w:val="0"/>
        </w:rPr>
        <w:t xml:space="preserve">tons and tons of money… </w:t>
      </w:r>
      <w:commentRangeEnd w:id="153"/>
      <w:r w:rsidDel="00000000" w:rsidR="00000000" w:rsidRPr="00000000">
        <w:commentReference w:id="153"/>
      </w:r>
      <w:r w:rsidDel="00000000" w:rsidR="00000000" w:rsidRPr="00000000">
        <w:rPr>
          <w:rFonts w:ascii="Courier New" w:cs="Courier New" w:eastAsia="Courier New" w:hAnsi="Courier New"/>
          <w:sz w:val="24"/>
          <w:szCs w:val="24"/>
          <w:rtl w:val="0"/>
        </w:rPr>
        <w:t xml:space="preserve">is a BREEDING GROUND for disease. That’s why me and my lovely wife here are going to demonstrate to you how to safely reproduce. Now, see,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b w:val="1"/>
          <w:bCs w:val="1"/>
          <w:i w:val="1"/>
          <w:iCs w:val="1"/>
          <w:sz w:val="24"/>
          <w:szCs w:val="24"/>
          <w:rtl w:val="0"/>
        </w:rPr>
        <w:t xml:space="preserve"> </w:t>
      </w:r>
      <w:r w:rsidDel="00000000" w:rsidR="00000000" w:rsidRPr="00000000">
        <w:rPr>
          <w:rFonts w:ascii="Courier New" w:cs="Courier New" w:eastAsia="Courier New" w:hAnsi="Courier New"/>
          <w:sz w:val="24"/>
          <w:szCs w:val="24"/>
          <w:rtl w:val="0"/>
        </w:rPr>
        <w:t xml:space="preserve">open my mouth-</w:t>
      </w:r>
    </w:p>
    <w:p w:rsidR="00000000" w:rsidDel="00000000" w:rsidP="00000000" w:rsidRDefault="00000000" w:rsidRPr="00000000" w14:paraId="0000095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5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9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DAD, mom, PLEASE stop oh my God…</w:t>
      </w:r>
    </w:p>
    <w:p w:rsidR="00000000" w:rsidDel="00000000" w:rsidP="00000000" w:rsidRDefault="00000000" w:rsidRPr="00000000" w14:paraId="0000095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MIA</w:t>
      </w:r>
    </w:p>
    <w:p w:rsidR="00000000" w:rsidDel="00000000" w:rsidP="00000000" w:rsidRDefault="00000000" w:rsidRPr="00000000" w14:paraId="000009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don’t worry sweetie, we don’t want to embarrass you! You know what, students, you all can find our</w:t>
      </w:r>
      <w:commentRangeStart w:id="154"/>
      <w:r w:rsidDel="00000000" w:rsidR="00000000" w:rsidRPr="00000000">
        <w:rPr>
          <w:rFonts w:ascii="Courier New" w:cs="Courier New" w:eastAsia="Courier New" w:hAnsi="Courier New"/>
          <w:sz w:val="24"/>
          <w:szCs w:val="24"/>
          <w:rtl w:val="0"/>
        </w:rPr>
        <w:t xml:space="preserve"> safe sex tutorials online.</w:t>
      </w:r>
      <w:commentRangeEnd w:id="154"/>
      <w:r w:rsidDel="00000000" w:rsidR="00000000" w:rsidRPr="00000000">
        <w:commentReference w:id="154"/>
      </w:r>
      <w:r w:rsidDel="00000000" w:rsidR="00000000" w:rsidRPr="00000000">
        <w:rPr>
          <w:rFonts w:ascii="Courier New" w:cs="Courier New" w:eastAsia="Courier New" w:hAnsi="Courier New"/>
          <w:sz w:val="24"/>
          <w:szCs w:val="24"/>
          <w:rtl w:val="0"/>
        </w:rPr>
        <w:t xml:space="preserve"> Now, what are some side effects of unprotected sex?</w:t>
      </w:r>
    </w:p>
    <w:p w:rsidR="00000000" w:rsidDel="00000000" w:rsidP="00000000" w:rsidRDefault="00000000" w:rsidRPr="00000000" w14:paraId="000009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being born.</w:t>
      </w:r>
    </w:p>
    <w:p w:rsidR="00000000" w:rsidDel="00000000" w:rsidP="00000000" w:rsidRDefault="00000000" w:rsidRPr="00000000" w14:paraId="0000095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9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don’t talk about my son that way! He was VERY planned, I assure you!</w:t>
      </w:r>
      <w:commentRangeStart w:id="155"/>
      <w:r w:rsidDel="00000000" w:rsidR="00000000" w:rsidRPr="00000000">
        <w:rPr>
          <w:rFonts w:ascii="Courier New" w:cs="Courier New" w:eastAsia="Courier New" w:hAnsi="Courier New"/>
          <w:sz w:val="24"/>
          <w:szCs w:val="24"/>
          <w:rtl w:val="0"/>
        </w:rPr>
        <w:t xml:space="preserve"> </w:t>
      </w:r>
      <w:commentRangeEnd w:id="155"/>
      <w:r w:rsidDel="00000000" w:rsidR="00000000" w:rsidRPr="00000000">
        <w:commentReference w:id="155"/>
      </w:r>
      <w:r w:rsidDel="00000000" w:rsidR="00000000" w:rsidRPr="00000000">
        <w:rPr>
          <w:rFonts w:ascii="Courier New" w:cs="Courier New" w:eastAsia="Courier New" w:hAnsi="Courier New"/>
          <w:sz w:val="24"/>
          <w:szCs w:val="24"/>
          <w:rtl w:val="0"/>
        </w:rPr>
        <w:t xml:space="preserve">Besides unwanted pregnancy, another unfortunate side effect is sexually transmitted diseases, also known as STDs. Now, some examples are, in the order of when I contracted them: Aids, Chlaymdia, Gonorrea, Diharrea, Herpes-</w:t>
      </w:r>
    </w:p>
    <w:p w:rsidR="00000000" w:rsidDel="00000000" w:rsidP="00000000" w:rsidRDefault="00000000" w:rsidRPr="00000000" w14:paraId="00000961">
      <w:pPr>
        <w:spacing w:line="240" w:lineRule="auto"/>
        <w:jc w:val="center"/>
        <w:rPr>
          <w:rFonts w:ascii="Courier New" w:cs="Courier New" w:eastAsia="Courier New" w:hAnsi="Courier New"/>
          <w:sz w:val="24"/>
          <w:szCs w:val="24"/>
        </w:rPr>
      </w:pPr>
      <w:commentRangeStart w:id="156"/>
      <w:r w:rsidDel="00000000" w:rsidR="00000000" w:rsidRPr="00000000">
        <w:rPr>
          <w:rtl w:val="0"/>
        </w:rPr>
      </w:r>
    </w:p>
    <w:p w:rsidR="00000000" w:rsidDel="00000000" w:rsidP="00000000" w:rsidRDefault="00000000" w:rsidRPr="00000000" w14:paraId="000009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(a little pissed off at Cas)</w:t>
      </w:r>
    </w:p>
    <w:p w:rsidR="00000000" w:rsidDel="00000000" w:rsidP="00000000" w:rsidRDefault="00000000" w:rsidRPr="00000000" w14:paraId="000009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Apparently sex causes POLIO, too…</w:t>
      </w:r>
    </w:p>
    <w:p w:rsidR="00000000" w:rsidDel="00000000" w:rsidP="00000000" w:rsidRDefault="00000000" w:rsidRPr="00000000" w14:paraId="0000096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9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 bad starr.</w:t>
      </w:r>
      <w:commentRangeEnd w:id="156"/>
      <w:r w:rsidDel="00000000" w:rsidR="00000000" w:rsidRPr="00000000">
        <w:commentReference w:id="156"/>
      </w:r>
      <w:r w:rsidDel="00000000" w:rsidR="00000000" w:rsidRPr="00000000">
        <w:rPr>
          <w:rtl w:val="0"/>
        </w:rPr>
      </w:r>
    </w:p>
    <w:p w:rsidR="00000000" w:rsidDel="00000000" w:rsidP="00000000" w:rsidRDefault="00000000" w:rsidRPr="00000000" w14:paraId="00000967">
      <w:pPr>
        <w:spacing w:line="240" w:lineRule="auto"/>
        <w:jc w:val="center"/>
        <w:rPr>
          <w:rFonts w:ascii="Courier New" w:cs="Courier New" w:eastAsia="Courier New" w:hAnsi="Courier New"/>
          <w:sz w:val="24"/>
          <w:szCs w:val="24"/>
        </w:rPr>
      </w:pPr>
      <w:commentRangeStart w:id="157"/>
      <w:r w:rsidDel="00000000" w:rsidR="00000000" w:rsidRPr="00000000">
        <w:rPr>
          <w:rtl w:val="0"/>
        </w:rPr>
      </w:r>
    </w:p>
    <w:p w:rsidR="00000000" w:rsidDel="00000000" w:rsidP="00000000" w:rsidRDefault="00000000" w:rsidRPr="00000000" w14:paraId="00000968">
      <w:pPr>
        <w:spacing w:line="240" w:lineRule="auto"/>
        <w:jc w:val="center"/>
        <w:rPr>
          <w:rFonts w:ascii="Courier New" w:cs="Courier New" w:eastAsia="Courier New" w:hAnsi="Courier New"/>
          <w:sz w:val="24"/>
          <w:szCs w:val="24"/>
        </w:rPr>
      </w:pPr>
      <w:commentRangeEnd w:id="157"/>
      <w:r w:rsidDel="00000000" w:rsidR="00000000" w:rsidRPr="00000000">
        <w:commentReference w:id="157"/>
      </w:r>
      <w:commentRangeStart w:id="158"/>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w:t>
      </w:r>
      <w:commentRangeEnd w:id="158"/>
      <w:r w:rsidDel="00000000" w:rsidR="00000000" w:rsidRPr="00000000">
        <w:commentReference w:id="158"/>
      </w:r>
      <w:r w:rsidDel="00000000" w:rsidR="00000000" w:rsidRPr="00000000">
        <w:rPr>
          <w:rtl w:val="0"/>
        </w:rPr>
      </w:r>
    </w:p>
    <w:p w:rsidR="00000000" w:rsidDel="00000000" w:rsidP="00000000" w:rsidRDefault="00000000" w:rsidRPr="00000000" w14:paraId="0000096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9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rabies. Any questions?</w:t>
      </w:r>
    </w:p>
    <w:p w:rsidR="00000000" w:rsidDel="00000000" w:rsidP="00000000" w:rsidRDefault="00000000" w:rsidRPr="00000000" w14:paraId="0000096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[BELL RINGS]</w:t>
      </w:r>
    </w:p>
    <w:p w:rsidR="00000000" w:rsidDel="00000000" w:rsidP="00000000" w:rsidRDefault="00000000" w:rsidRPr="00000000" w14:paraId="0000096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70">
      <w:pPr>
        <w:spacing w:line="240" w:lineRule="auto"/>
        <w:jc w:val="center"/>
        <w:rPr>
          <w:rFonts w:ascii="Courier New" w:cs="Courier New" w:eastAsia="Courier New" w:hAnsi="Courier New"/>
          <w:sz w:val="24"/>
          <w:szCs w:val="24"/>
        </w:rPr>
      </w:pPr>
      <w:commentRangeStart w:id="159"/>
      <w:r w:rsidDel="00000000" w:rsidR="00000000" w:rsidRPr="00000000">
        <w:rPr>
          <w:rFonts w:ascii="Courier New" w:cs="Courier New" w:eastAsia="Courier New" w:hAnsi="Courier New"/>
          <w:sz w:val="24"/>
          <w:szCs w:val="24"/>
          <w:rtl w:val="0"/>
        </w:rPr>
        <w:t xml:space="preserve">MIA [AS KIDS ARE LEAVING]</w:t>
      </w:r>
    </w:p>
    <w:p w:rsidR="00000000" w:rsidDel="00000000" w:rsidP="00000000" w:rsidRDefault="00000000" w:rsidRPr="00000000" w14:paraId="000009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Ooh, looks like that’s the end of class! For homework, we’d like you all to practice having THREE safe sexual partners per day. Report back tomorrow!</w:t>
      </w:r>
      <w:commentRangeEnd w:id="159"/>
      <w:r w:rsidDel="00000000" w:rsidR="00000000" w:rsidRPr="00000000">
        <w:commentReference w:id="159"/>
      </w:r>
      <w:r w:rsidDel="00000000" w:rsidR="00000000" w:rsidRPr="00000000">
        <w:rPr>
          <w:rtl w:val="0"/>
        </w:rPr>
      </w:r>
    </w:p>
    <w:p w:rsidR="00000000" w:rsidDel="00000000" w:rsidP="00000000" w:rsidRDefault="00000000" w:rsidRPr="00000000" w14:paraId="0000097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(in hallway, as they walk to PE)</w:t>
      </w:r>
    </w:p>
    <w:p w:rsidR="00000000" w:rsidDel="00000000" w:rsidP="00000000" w:rsidRDefault="00000000" w:rsidRPr="00000000" w14:paraId="000009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Dean, you wanna work on homework together?</w:t>
      </w:r>
    </w:p>
    <w:p w:rsidR="00000000" w:rsidDel="00000000" w:rsidP="00000000" w:rsidRDefault="00000000" w:rsidRPr="00000000" w14:paraId="0000097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 smooth, Starr.</w:t>
      </w:r>
    </w:p>
    <w:p w:rsidR="00000000" w:rsidDel="00000000" w:rsidP="00000000" w:rsidRDefault="00000000" w:rsidRPr="00000000" w14:paraId="0000097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9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I’m not gonna lie, having substitute teachers is pretty awesome. We can just do whatever the hell we WANT! Not to mention, your mom’s smoking hot, Dean.</w:t>
      </w:r>
    </w:p>
    <w:p w:rsidR="00000000" w:rsidDel="00000000" w:rsidP="00000000" w:rsidRDefault="00000000" w:rsidRPr="00000000" w14:paraId="0000097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7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don’t like to associate “hot” with anything Dean related. Anywho, I wonder what PE’s gonna be like.</w:t>
      </w:r>
    </w:p>
    <w:p w:rsidR="00000000" w:rsidDel="00000000" w:rsidP="00000000" w:rsidRDefault="00000000" w:rsidRPr="00000000" w14:paraId="0000097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9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girls, watch me score 8 touchdowns in soccer…</w:t>
      </w:r>
    </w:p>
    <w:p w:rsidR="00000000" w:rsidDel="00000000" w:rsidP="00000000" w:rsidRDefault="00000000" w:rsidRPr="00000000" w14:paraId="0000098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[whistling his whistle]</w:t>
      </w:r>
    </w:p>
    <w:p w:rsidR="00000000" w:rsidDel="00000000" w:rsidP="00000000" w:rsidRDefault="00000000" w:rsidRPr="00000000" w14:paraId="000009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we’re not playing soccer today. Welcome, miserable rugrats! To PHYSICAL EDUCATION. Also known as Phys Ed, also known as PE, or, as I like to call it… “Chief’s Playground”… Now, how's about a friendly game of “Cop Tag!” You all like tag, don’t you? Well,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sz w:val="24"/>
          <w:szCs w:val="24"/>
          <w:rtl w:val="0"/>
        </w:rPr>
        <w:t xml:space="preserve"> do! Let’s all get some exercise, shall we? Get rid of some weight! Alright, so here’s how “Cop Tag” works.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b w:val="1"/>
          <w:bCs w:val="1"/>
          <w:i w:val="1"/>
          <w:iCs w:val="1"/>
          <w:sz w:val="24"/>
          <w:szCs w:val="24"/>
          <w:rtl w:val="0"/>
        </w:rPr>
        <w:t xml:space="preserve"> </w:t>
      </w:r>
      <w:r w:rsidDel="00000000" w:rsidR="00000000" w:rsidRPr="00000000">
        <w:rPr>
          <w:rFonts w:ascii="Courier New" w:cs="Courier New" w:eastAsia="Courier New" w:hAnsi="Courier New"/>
          <w:sz w:val="24"/>
          <w:szCs w:val="24"/>
          <w:rtl w:val="0"/>
        </w:rPr>
        <w:t xml:space="preserve">am “it”, so naturally, I get the truncheon. </w:t>
      </w:r>
      <w:r w:rsidDel="00000000" w:rsidR="00000000" w:rsidRPr="00000000">
        <w:rPr>
          <w:rFonts w:ascii="Courier New" w:cs="Courier New" w:eastAsia="Courier New" w:hAnsi="Courier New"/>
          <w:b w:val="1"/>
          <w:bCs w:val="1"/>
          <w:i w:val="1"/>
          <w:iCs w:val="1"/>
          <w:sz w:val="24"/>
          <w:szCs w:val="24"/>
          <w:u w:val="single"/>
          <w:rtl w:val="0"/>
        </w:rPr>
        <w:t xml:space="preserve">As for you all…</w:t>
      </w:r>
      <w:r w:rsidDel="00000000" w:rsidR="00000000" w:rsidRPr="00000000">
        <w:rPr>
          <w:rFonts w:ascii="Courier New" w:cs="Courier New" w:eastAsia="Courier New" w:hAnsi="Courier New"/>
          <w:b w:val="1"/>
          <w:bCs w:val="1"/>
          <w:i w:val="1"/>
          <w:iCs w:val="1"/>
          <w:sz w:val="24"/>
          <w:szCs w:val="24"/>
          <w:rtl w:val="0"/>
        </w:rPr>
        <w:t xml:space="preserve"> </w:t>
      </w:r>
      <w:r w:rsidDel="00000000" w:rsidR="00000000" w:rsidRPr="00000000">
        <w:rPr>
          <w:rFonts w:ascii="Courier New" w:cs="Courier New" w:eastAsia="Courier New" w:hAnsi="Courier New"/>
          <w:sz w:val="24"/>
          <w:szCs w:val="24"/>
          <w:rtl w:val="0"/>
        </w:rPr>
        <w:t xml:space="preserve">well, let’s just say, don’t get tagged. Go!!</w:t>
      </w:r>
    </w:p>
    <w:p w:rsidR="00000000" w:rsidDel="00000000" w:rsidP="00000000" w:rsidRDefault="00000000" w:rsidRPr="00000000" w14:paraId="000009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kids start screaming as the chief chases them around the gym and wacks them in the skulls]</w:t>
      </w:r>
    </w:p>
    <w:p w:rsidR="00000000" w:rsidDel="00000000" w:rsidP="00000000" w:rsidRDefault="00000000" w:rsidRPr="00000000" w14:paraId="0000098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9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Haha c’mon, c’mon, give me a challenge!! Nice try, prettyboy-</w:t>
      </w:r>
    </w:p>
    <w:p w:rsidR="00000000" w:rsidDel="00000000" w:rsidP="00000000" w:rsidRDefault="00000000" w:rsidRPr="00000000" w14:paraId="0000098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8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bashes Dean as Starr and Deegs sneak to the side to watch the damage]</w:t>
      </w:r>
    </w:p>
    <w:p w:rsidR="00000000" w:rsidDel="00000000" w:rsidP="00000000" w:rsidRDefault="00000000" w:rsidRPr="00000000" w14:paraId="0000098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9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AHHHHHHHHHHHHHH!!!!!!</w:t>
      </w:r>
    </w:p>
    <w:p w:rsidR="00000000" w:rsidDel="00000000" w:rsidP="00000000" w:rsidRDefault="00000000" w:rsidRPr="00000000" w14:paraId="0000098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not gonna lie, as much as I'm all for inflicting pain, I'm not </w:t>
      </w:r>
      <w:r w:rsidDel="00000000" w:rsidR="00000000" w:rsidRPr="00000000">
        <w:rPr>
          <w:rFonts w:ascii="Courier New" w:cs="Courier New" w:eastAsia="Courier New" w:hAnsi="Courier New"/>
          <w:i w:val="1"/>
          <w:iCs w:val="1"/>
          <w:sz w:val="24"/>
          <w:szCs w:val="24"/>
          <w:rtl w:val="0"/>
        </w:rPr>
        <w:t xml:space="preserve">really</w:t>
      </w:r>
      <w:r w:rsidDel="00000000" w:rsidR="00000000" w:rsidRPr="00000000">
        <w:rPr>
          <w:rFonts w:ascii="Courier New" w:cs="Courier New" w:eastAsia="Courier New" w:hAnsi="Courier New"/>
          <w:sz w:val="24"/>
          <w:szCs w:val="24"/>
          <w:rtl w:val="0"/>
        </w:rPr>
        <w:t xml:space="preserve"> in the mood for RECEIVING it.</w:t>
      </w:r>
    </w:p>
    <w:p w:rsidR="00000000" w:rsidDel="00000000" w:rsidP="00000000" w:rsidRDefault="00000000" w:rsidRPr="00000000" w14:paraId="0000099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99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that makes genuine sense Deegs, I feel that too, man. Honestly, if this is our only bad class, I’d be okay if our old teachers never come back at all.</w:t>
      </w:r>
    </w:p>
    <w:p w:rsidR="00000000" w:rsidDel="00000000" w:rsidP="00000000" w:rsidRDefault="00000000" w:rsidRPr="00000000" w14:paraId="0000099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for real, they were normal and boring and acted like actual teachers. Pisses me off.</w:t>
      </w:r>
    </w:p>
    <w:p w:rsidR="00000000" w:rsidDel="00000000" w:rsidP="00000000" w:rsidRDefault="00000000" w:rsidRPr="00000000" w14:paraId="0000099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[Bell rings. They are in philosophy.]</w:t>
      </w:r>
    </w:p>
    <w:p w:rsidR="00000000" w:rsidDel="00000000" w:rsidP="00000000" w:rsidRDefault="00000000" w:rsidRPr="00000000" w14:paraId="0000099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(walking in)</w:t>
      </w:r>
    </w:p>
    <w:p w:rsidR="00000000" w:rsidDel="00000000" w:rsidP="00000000" w:rsidRDefault="00000000" w:rsidRPr="00000000" w14:paraId="000009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we LOVE these subs, right!? I’m genuinely AFRAID to see who our philosophy teacher is, at this point. Maybe it’s a sexy philosopher lady.</w:t>
      </w:r>
    </w:p>
    <w:p w:rsidR="00000000" w:rsidDel="00000000" w:rsidP="00000000" w:rsidRDefault="00000000" w:rsidRPr="00000000" w14:paraId="0000099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HEROIN HARRY</w:t>
      </w:r>
    </w:p>
    <w:p w:rsidR="00000000" w:rsidDel="00000000" w:rsidP="00000000" w:rsidRDefault="00000000" w:rsidRPr="00000000" w14:paraId="000009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 h’r’n h’rry! </w:t>
      </w:r>
      <w:r w:rsidDel="00000000" w:rsidR="00000000" w:rsidRPr="00000000">
        <w:rPr>
          <w:rFonts w:ascii="Courier New" w:cs="Courier New" w:eastAsia="Courier New" w:hAnsi="Courier New"/>
          <w:sz w:val="24"/>
          <w:szCs w:val="24"/>
          <w:rtl w:val="0"/>
        </w:rPr>
        <w:t xml:space="preserve">philsy</w:t>
      </w:r>
      <w:r w:rsidDel="00000000" w:rsidR="00000000" w:rsidRPr="00000000">
        <w:rPr>
          <w:rFonts w:ascii="Courier New" w:cs="Courier New" w:eastAsia="Courier New" w:hAnsi="Courier New"/>
          <w:sz w:val="24"/>
          <w:szCs w:val="24"/>
          <w:rtl w:val="0"/>
        </w:rPr>
        <w:t xml:space="preserve"> teacher!!</w:t>
      </w:r>
    </w:p>
    <w:p w:rsidR="00000000" w:rsidDel="00000000" w:rsidP="00000000" w:rsidRDefault="00000000" w:rsidRPr="00000000" w14:paraId="0000099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9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Orrr maybe it’s a homeless caveman.</w:t>
      </w:r>
    </w:p>
    <w:p w:rsidR="00000000" w:rsidDel="00000000" w:rsidP="00000000" w:rsidRDefault="00000000" w:rsidRPr="00000000" w14:paraId="000009A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w:t>
      </w:r>
    </w:p>
    <w:p w:rsidR="00000000" w:rsidDel="00000000" w:rsidP="00000000" w:rsidRDefault="00000000" w:rsidRPr="00000000" w14:paraId="000009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First lesson before second! Quoted me: Penguin no fly, why human no fly if not wings!</w:t>
      </w:r>
    </w:p>
    <w:p w:rsidR="00000000" w:rsidDel="00000000" w:rsidP="00000000" w:rsidRDefault="00000000" w:rsidRPr="00000000" w14:paraId="000009A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 Then they all erupt into cheers while inspirational music plays]</w:t>
      </w:r>
    </w:p>
    <w:p w:rsidR="00000000" w:rsidDel="00000000" w:rsidP="00000000" w:rsidRDefault="00000000" w:rsidRPr="00000000" w14:paraId="000009A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9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HOLY SHIT HE’S AN ACTUAL PHILOSOPHER!!</w:t>
      </w:r>
    </w:p>
    <w:p w:rsidR="00000000" w:rsidDel="00000000" w:rsidP="00000000" w:rsidRDefault="00000000" w:rsidRPr="00000000" w14:paraId="000009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9A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Gang, we GOTTA make sure our old teachers don’t come back! I wanna keep these subs forever!</w:t>
      </w:r>
    </w:p>
    <w:p w:rsidR="00000000" w:rsidDel="00000000" w:rsidP="00000000" w:rsidRDefault="00000000" w:rsidRPr="00000000" w14:paraId="000009A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what, Spence, you’re actually right for once. Uh, Mr… Heroin? Can I use the bathroom?</w:t>
      </w:r>
    </w:p>
    <w:p w:rsidR="00000000" w:rsidDel="00000000" w:rsidP="00000000" w:rsidRDefault="00000000" w:rsidRPr="00000000" w14:paraId="000009B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w:t>
      </w:r>
    </w:p>
    <w:p w:rsidR="00000000" w:rsidDel="00000000" w:rsidP="00000000" w:rsidRDefault="00000000" w:rsidRPr="00000000" w14:paraId="000009B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Bathroom pass you need a pass!</w:t>
      </w:r>
    </w:p>
    <w:p w:rsidR="00000000" w:rsidDel="00000000" w:rsidP="00000000" w:rsidRDefault="00000000" w:rsidRPr="00000000" w14:paraId="000009B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abouta NUKE my lower bun, so kind of let me use the defecation station. Right. Now!</w:t>
      </w:r>
    </w:p>
    <w:p w:rsidR="00000000" w:rsidDel="00000000" w:rsidP="00000000" w:rsidRDefault="00000000" w:rsidRPr="00000000" w14:paraId="000009B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9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i w:val="1"/>
          <w:iCs w:val="1"/>
          <w:sz w:val="24"/>
          <w:szCs w:val="24"/>
          <w:rtl w:val="0"/>
        </w:rPr>
        <w:t xml:space="preserve">Jesus sleazus</w:t>
      </w:r>
      <w:r w:rsidDel="00000000" w:rsidR="00000000" w:rsidRPr="00000000">
        <w:rPr>
          <w:rFonts w:ascii="Courier New" w:cs="Courier New" w:eastAsia="Courier New" w:hAnsi="Courier New"/>
          <w:sz w:val="24"/>
          <w:szCs w:val="24"/>
          <w:rtl w:val="0"/>
        </w:rPr>
        <w:t xml:space="preserve">, Deegs must really need to shit.</w:t>
      </w:r>
    </w:p>
    <w:p w:rsidR="00000000" w:rsidDel="00000000" w:rsidP="00000000" w:rsidRDefault="00000000" w:rsidRPr="00000000" w14:paraId="000009B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w:t>
      </w:r>
    </w:p>
    <w:p w:rsidR="00000000" w:rsidDel="00000000" w:rsidP="00000000" w:rsidRDefault="00000000" w:rsidRPr="00000000" w14:paraId="000009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Quiet! I’m think thought quote!</w:t>
      </w:r>
    </w:p>
    <w:p w:rsidR="00000000" w:rsidDel="00000000" w:rsidP="00000000" w:rsidRDefault="00000000" w:rsidRPr="00000000" w14:paraId="000009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a brief pause)</w:t>
      </w:r>
    </w:p>
    <w:p w:rsidR="00000000" w:rsidDel="00000000" w:rsidP="00000000" w:rsidRDefault="00000000" w:rsidRPr="00000000" w14:paraId="000009B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man meant to die then man means die!</w:t>
      </w:r>
    </w:p>
    <w:p w:rsidR="00000000" w:rsidDel="00000000" w:rsidP="00000000" w:rsidRDefault="00000000" w:rsidRPr="00000000" w14:paraId="000009B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CLASS CHEERS AGAIN]</w:t>
      </w:r>
    </w:p>
    <w:p w:rsidR="00000000" w:rsidDel="00000000" w:rsidP="00000000" w:rsidRDefault="00000000" w:rsidRPr="00000000" w14:paraId="000009C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9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Another one to add to my quotebook!!</w:t>
      </w:r>
    </w:p>
    <w:p w:rsidR="00000000" w:rsidDel="00000000" w:rsidP="00000000" w:rsidRDefault="00000000" w:rsidRPr="00000000" w14:paraId="000009C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(dabbing his eyes with tissue)</w:t>
      </w:r>
    </w:p>
    <w:p w:rsidR="00000000" w:rsidDel="00000000" w:rsidP="00000000" w:rsidRDefault="00000000" w:rsidRPr="00000000" w14:paraId="000009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Tears are seeping out of every part of my body!!</w:t>
      </w:r>
    </w:p>
    <w:p w:rsidR="00000000" w:rsidDel="00000000" w:rsidP="00000000" w:rsidRDefault="00000000" w:rsidRPr="00000000" w14:paraId="000009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9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holy shit he just keeps cooking</w:t>
      </w:r>
    </w:p>
    <w:p w:rsidR="00000000" w:rsidDel="00000000" w:rsidP="00000000" w:rsidRDefault="00000000" w:rsidRPr="00000000" w14:paraId="000009C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09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HE’S LIKE, THE SMARTEST PERSON IN THE ROOM!!</w:t>
      </w:r>
    </w:p>
    <w:p w:rsidR="00000000" w:rsidDel="00000000" w:rsidP="00000000" w:rsidRDefault="00000000" w:rsidRPr="00000000" w14:paraId="000009C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9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mean, c’mon, this is surface level stuff- I mean, I’m WAY more deep and influential than a homeless crackhead!</w:t>
      </w:r>
    </w:p>
    <w:p w:rsidR="00000000" w:rsidDel="00000000" w:rsidP="00000000" w:rsidRDefault="00000000" w:rsidRPr="00000000" w14:paraId="000009C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PRINCIPAL (OVER PA SYSTEM)</w:t>
      </w:r>
    </w:p>
    <w:p w:rsidR="00000000" w:rsidDel="00000000" w:rsidP="00000000" w:rsidRDefault="00000000" w:rsidRPr="00000000" w14:paraId="000009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ATTENTION, STUDENTS! This is Principal Schoolman speaking! All cow products, tree products, and everything in between please report to the auditorium, where I will officially declare the teachers to be given a raise, and the strike to be over!</w:t>
      </w:r>
    </w:p>
    <w:p w:rsidR="00000000" w:rsidDel="00000000" w:rsidP="00000000" w:rsidRDefault="00000000" w:rsidRPr="00000000" w14:paraId="000009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CLASS GROANS]</w:t>
      </w:r>
    </w:p>
    <w:p w:rsidR="00000000" w:rsidDel="00000000" w:rsidP="00000000" w:rsidRDefault="00000000" w:rsidRPr="00000000" w14:paraId="000009D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w:t>
      </w:r>
    </w:p>
    <w:p w:rsidR="00000000" w:rsidDel="00000000" w:rsidP="00000000" w:rsidRDefault="00000000" w:rsidRPr="00000000" w14:paraId="000009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out class out! Go auditor-</w:t>
      </w:r>
    </w:p>
    <w:p w:rsidR="00000000" w:rsidDel="00000000" w:rsidP="00000000" w:rsidRDefault="00000000" w:rsidRPr="00000000" w14:paraId="000009D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SUDDENLY PASSES OUT]</w:t>
      </w:r>
    </w:p>
    <w:p w:rsidR="00000000" w:rsidDel="00000000" w:rsidP="00000000" w:rsidRDefault="00000000" w:rsidRPr="00000000" w14:paraId="000009D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9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is he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okay.</w:t>
      </w:r>
      <w:r w:rsidDel="00000000" w:rsidR="00000000" w:rsidRPr="00000000">
        <w:rPr>
          <w:rtl w:val="0"/>
        </w:rPr>
      </w:r>
    </w:p>
    <w:p w:rsidR="00000000" w:rsidDel="00000000" w:rsidP="00000000" w:rsidRDefault="00000000" w:rsidRPr="00000000" w14:paraId="000009D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9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yuh i think he just overdosed he’ll be fine i think</w:t>
      </w:r>
    </w:p>
    <w:p w:rsidR="00000000" w:rsidDel="00000000" w:rsidP="00000000" w:rsidRDefault="00000000" w:rsidRPr="00000000" w14:paraId="000009D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Yeah, you can’t die from drugs.</w:t>
      </w:r>
    </w:p>
    <w:p w:rsidR="00000000" w:rsidDel="00000000" w:rsidP="00000000" w:rsidRDefault="00000000" w:rsidRPr="00000000" w14:paraId="000009E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(after a pause)</w:t>
      </w:r>
    </w:p>
    <w:p w:rsidR="00000000" w:rsidDel="00000000" w:rsidP="00000000" w:rsidRDefault="00000000" w:rsidRPr="00000000" w14:paraId="000009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really?</w:t>
      </w:r>
    </w:p>
    <w:p w:rsidR="00000000" w:rsidDel="00000000" w:rsidP="00000000" w:rsidRDefault="00000000" w:rsidRPr="00000000" w14:paraId="000009E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 to assembly. Principal stands in the middle, with teachers nearby]</w:t>
      </w:r>
    </w:p>
    <w:p w:rsidR="00000000" w:rsidDel="00000000" w:rsidP="00000000" w:rsidRDefault="00000000" w:rsidRPr="00000000" w14:paraId="000009E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PRINCIPAL</w:t>
      </w:r>
    </w:p>
    <w:p w:rsidR="00000000" w:rsidDel="00000000" w:rsidP="00000000" w:rsidRDefault="00000000" w:rsidRPr="00000000" w14:paraId="000009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Students! Teachers! We have come to an agreement! You have offered to return to school if I increase your pay by four dollars a year, and as principal of Nenjac High School, I say… NO!! Yeah, that’s right, FUCK YOU, teachers!! You all can suck my sausage!! I hate </w:t>
      </w:r>
      <w:r w:rsidDel="00000000" w:rsidR="00000000" w:rsidRPr="00000000">
        <w:rPr>
          <w:rFonts w:ascii="Courier New" w:cs="Courier New" w:eastAsia="Courier New" w:hAnsi="Courier New"/>
          <w:i w:val="1"/>
          <w:iCs w:val="1"/>
          <w:sz w:val="24"/>
          <w:szCs w:val="24"/>
          <w:rtl w:val="0"/>
        </w:rPr>
        <w:t xml:space="preserve">you</w:t>
      </w:r>
      <w:r w:rsidDel="00000000" w:rsidR="00000000" w:rsidRPr="00000000">
        <w:rPr>
          <w:rFonts w:ascii="Courier New" w:cs="Courier New" w:eastAsia="Courier New" w:hAnsi="Courier New"/>
          <w:sz w:val="24"/>
          <w:szCs w:val="24"/>
          <w:rtl w:val="0"/>
        </w:rPr>
        <w:t xml:space="preserve">, I hate </w:t>
      </w:r>
      <w:r w:rsidDel="00000000" w:rsidR="00000000" w:rsidRPr="00000000">
        <w:rPr>
          <w:rFonts w:ascii="Courier New" w:cs="Courier New" w:eastAsia="Courier New" w:hAnsi="Courier New"/>
          <w:i w:val="1"/>
          <w:iCs w:val="1"/>
          <w:sz w:val="24"/>
          <w:szCs w:val="24"/>
          <w:rtl w:val="0"/>
        </w:rPr>
        <w:t xml:space="preserve">you,</w:t>
      </w:r>
      <w:r w:rsidDel="00000000" w:rsidR="00000000" w:rsidRPr="00000000">
        <w:rPr>
          <w:rFonts w:ascii="Courier New" w:cs="Courier New" w:eastAsia="Courier New" w:hAnsi="Courier New"/>
          <w:sz w:val="24"/>
          <w:szCs w:val="24"/>
          <w:rtl w:val="0"/>
        </w:rPr>
        <w:t xml:space="preserve"> I hate </w:t>
      </w:r>
      <w:r w:rsidDel="00000000" w:rsidR="00000000" w:rsidRPr="00000000">
        <w:rPr>
          <w:rFonts w:ascii="Courier New" w:cs="Courier New" w:eastAsia="Courier New" w:hAnsi="Courier New"/>
          <w:i w:val="1"/>
          <w:iCs w:val="1"/>
          <w:sz w:val="24"/>
          <w:szCs w:val="24"/>
          <w:rtl w:val="0"/>
        </w:rPr>
        <w:t xml:space="preserve">you, </w:t>
      </w:r>
      <w:r w:rsidDel="00000000" w:rsidR="00000000" w:rsidRPr="00000000">
        <w:rPr>
          <w:rFonts w:ascii="Courier New" w:cs="Courier New" w:eastAsia="Courier New" w:hAnsi="Courier New"/>
          <w:sz w:val="24"/>
          <w:szCs w:val="24"/>
          <w:rtl w:val="0"/>
        </w:rPr>
        <w:t xml:space="preserve">and I ESPECIALLY DESPISE </w:t>
      </w:r>
      <w:r w:rsidDel="00000000" w:rsidR="00000000" w:rsidRPr="00000000">
        <w:rPr>
          <w:rFonts w:ascii="Courier New" w:cs="Courier New" w:eastAsia="Courier New" w:hAnsi="Courier New"/>
          <w:i w:val="1"/>
          <w:iCs w:val="1"/>
          <w:sz w:val="24"/>
          <w:szCs w:val="24"/>
          <w:rtl w:val="0"/>
        </w:rPr>
        <w:t xml:space="preserve">YOU!!!</w:t>
      </w:r>
      <w:r w:rsidDel="00000000" w:rsidR="00000000" w:rsidRPr="00000000">
        <w:rPr>
          <w:rFonts w:ascii="Courier New" w:cs="Courier New" w:eastAsia="Courier New" w:hAnsi="Courier New"/>
          <w:sz w:val="24"/>
          <w:szCs w:val="24"/>
          <w:rtl w:val="0"/>
        </w:rPr>
        <w:t xml:space="preserve"> Our substitutes will continue teaching here, FULL TIME… Old teachers, YOU ARE ALL FIRED!!!</w:t>
      </w:r>
    </w:p>
    <w:p w:rsidR="00000000" w:rsidDel="00000000" w:rsidP="00000000" w:rsidRDefault="00000000" w:rsidRPr="00000000" w14:paraId="000009E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 Then, the teachers all give various angry mutters and storm out. The students start to cheer, then CLEAR OUT, UNTIL IT’S ONLY STARR AND PRINCIPAL]</w:t>
      </w:r>
    </w:p>
    <w:p w:rsidR="00000000" w:rsidDel="00000000" w:rsidP="00000000" w:rsidRDefault="00000000" w:rsidRPr="00000000" w14:paraId="000009E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9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Damn… DAMN…! Principal Schoolman! What a clutch! That was the greatest speech of all TIME!! I only wish Deegs wasn’t in the bathroom and missed it…</w:t>
      </w:r>
    </w:p>
    <w:p w:rsidR="00000000" w:rsidDel="00000000" w:rsidP="00000000" w:rsidRDefault="00000000" w:rsidRPr="00000000" w14:paraId="000009E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PRINCIPAL</w:t>
      </w:r>
    </w:p>
    <w:p w:rsidR="00000000" w:rsidDel="00000000" w:rsidP="00000000" w:rsidRDefault="00000000" w:rsidRPr="00000000" w14:paraId="000009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Don’t worry, Starr… you see…</w:t>
      </w:r>
    </w:p>
    <w:p w:rsidR="00000000" w:rsidDel="00000000" w:rsidP="00000000" w:rsidRDefault="00000000" w:rsidRPr="00000000" w14:paraId="000009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(Ripping off the principal’s face to reveal Deegs)</w:t>
      </w:r>
    </w:p>
    <w:p w:rsidR="00000000" w:rsidDel="00000000" w:rsidP="00000000" w:rsidRDefault="00000000" w:rsidRPr="00000000" w14:paraId="000009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DIDN’T miss it…</w:t>
      </w:r>
    </w:p>
    <w:p w:rsidR="00000000" w:rsidDel="00000000" w:rsidP="00000000" w:rsidRDefault="00000000" w:rsidRPr="00000000" w14:paraId="000009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(Overjoyed)</w:t>
      </w:r>
    </w:p>
    <w:p w:rsidR="00000000" w:rsidDel="00000000" w:rsidP="00000000" w:rsidRDefault="00000000" w:rsidRPr="00000000" w14:paraId="000009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Oh my God-</w:t>
      </w:r>
    </w:p>
    <w:p w:rsidR="00000000" w:rsidDel="00000000" w:rsidP="00000000" w:rsidRDefault="00000000" w:rsidRPr="00000000" w14:paraId="000009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(horrified)</w:t>
      </w:r>
    </w:p>
    <w:p w:rsidR="00000000" w:rsidDel="00000000" w:rsidP="00000000" w:rsidRDefault="00000000" w:rsidRPr="00000000" w14:paraId="000009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my God…</w:t>
      </w:r>
    </w:p>
    <w:p w:rsidR="00000000" w:rsidDel="00000000" w:rsidP="00000000" w:rsidRDefault="00000000" w:rsidRPr="00000000" w14:paraId="000009F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9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Yeahhhh, I know. Little fucked up, huh. But hey, I mean- it worked…!</w:t>
      </w:r>
    </w:p>
    <w:p w:rsidR="00000000" w:rsidDel="00000000" w:rsidP="00000000" w:rsidRDefault="00000000" w:rsidRPr="00000000" w14:paraId="000009F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(flustered)</w:t>
      </w:r>
    </w:p>
    <w:p w:rsidR="00000000" w:rsidDel="00000000" w:rsidP="00000000" w:rsidRDefault="00000000" w:rsidRPr="00000000" w14:paraId="000009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Y-yeah uh huh, good job, I guess?</w:t>
      </w:r>
    </w:p>
    <w:p w:rsidR="00000000" w:rsidDel="00000000" w:rsidP="00000000" w:rsidRDefault="00000000" w:rsidRPr="00000000" w14:paraId="000009F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9F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Thanks. Hey- I mean… I stopped the strike! We get to keep our substitutes now.</w:t>
      </w:r>
    </w:p>
    <w:p w:rsidR="00000000" w:rsidDel="00000000" w:rsidP="00000000" w:rsidRDefault="00000000" w:rsidRPr="00000000" w14:paraId="00000A0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Yeppp it does appear so.</w:t>
      </w:r>
    </w:p>
    <w:p w:rsidR="00000000" w:rsidDel="00000000" w:rsidP="00000000" w:rsidRDefault="00000000" w:rsidRPr="00000000" w14:paraId="00000A0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0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A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uh… is Principal Schoolman, like… alive, or…</w:t>
      </w:r>
    </w:p>
    <w:p w:rsidR="00000000" w:rsidDel="00000000" w:rsidP="00000000" w:rsidRDefault="00000000" w:rsidRPr="00000000" w14:paraId="00000A0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hate to tell you this, but when you rip off someone’s face, they USUAL-</w:t>
      </w:r>
    </w:p>
    <w:p w:rsidR="00000000" w:rsidDel="00000000" w:rsidP="00000000" w:rsidRDefault="00000000" w:rsidRPr="00000000" w14:paraId="00000A0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A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yeah I got that I was just checking.</w:t>
      </w:r>
    </w:p>
    <w:p w:rsidR="00000000" w:rsidDel="00000000" w:rsidP="00000000" w:rsidRDefault="00000000" w:rsidRPr="00000000" w14:paraId="00000A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Fair, fair…</w:t>
      </w:r>
    </w:p>
    <w:p w:rsidR="00000000" w:rsidDel="00000000" w:rsidP="00000000" w:rsidRDefault="00000000" w:rsidRPr="00000000" w14:paraId="00000A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[Awkward pause]</w:t>
      </w:r>
    </w:p>
    <w:p w:rsidR="00000000" w:rsidDel="00000000" w:rsidP="00000000" w:rsidRDefault="00000000" w:rsidRPr="00000000" w14:paraId="00000A1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A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You wanna go to Chillis?</w:t>
      </w:r>
    </w:p>
    <w:p w:rsidR="00000000" w:rsidDel="00000000" w:rsidP="00000000" w:rsidRDefault="00000000" w:rsidRPr="00000000" w14:paraId="00000A1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1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 was gonna suggest Chilli’s too, actually-</w:t>
      </w:r>
    </w:p>
    <w:p w:rsidR="00000000" w:rsidDel="00000000" w:rsidP="00000000" w:rsidRDefault="00000000" w:rsidRPr="00000000" w14:paraId="00000A1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(dragging the faceless body on the ground)</w:t>
      </w:r>
    </w:p>
    <w:p w:rsidR="00000000" w:rsidDel="00000000" w:rsidP="00000000" w:rsidRDefault="00000000" w:rsidRPr="00000000" w14:paraId="00000A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you kids! I found this faceless principal guy in the third floor bathroom. Serial killer kid: You wouldn’t happen to know anything about this, would you? ‘Cause I know for a fact I didn’t do it this time… Though I’d be amiss if I didn’t say nice job to you, kid. Cleanly done, little choppy around the left cheek but otherwise an adequate-</w:t>
      </w:r>
    </w:p>
    <w:p w:rsidR="00000000" w:rsidDel="00000000" w:rsidP="00000000" w:rsidRDefault="00000000" w:rsidRPr="00000000" w14:paraId="00000A1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1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(with the principal’s face on)</w:t>
      </w:r>
    </w:p>
    <w:p w:rsidR="00000000" w:rsidDel="00000000" w:rsidP="00000000" w:rsidRDefault="00000000" w:rsidRPr="00000000" w14:paraId="00000A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Clarice…</w:t>
      </w:r>
    </w:p>
    <w:p w:rsidR="00000000" w:rsidDel="00000000" w:rsidP="00000000" w:rsidRDefault="00000000" w:rsidRPr="00000000" w14:paraId="00000A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the…</w:t>
      </w:r>
    </w:p>
    <w:p w:rsidR="00000000" w:rsidDel="00000000" w:rsidP="00000000" w:rsidRDefault="00000000" w:rsidRPr="00000000" w14:paraId="00000A2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(taking it off)</w:t>
      </w:r>
    </w:p>
    <w:p w:rsidR="00000000" w:rsidDel="00000000" w:rsidP="00000000" w:rsidRDefault="00000000" w:rsidRPr="00000000" w14:paraId="00000A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Sorry. Just wanted to do that quick thing.</w:t>
      </w:r>
    </w:p>
    <w:p w:rsidR="00000000" w:rsidDel="00000000" w:rsidP="00000000" w:rsidRDefault="00000000" w:rsidRPr="00000000" w14:paraId="00000A2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jesus dude, you scared me, you’re fucking insane, Starr.</w:t>
      </w:r>
    </w:p>
    <w:p w:rsidR="00000000" w:rsidDel="00000000" w:rsidP="00000000" w:rsidRDefault="00000000" w:rsidRPr="00000000" w14:paraId="00000A2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A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Wellll, kids, I COULD arrest you for premeditated first degree murder-slash-face-carving but that would be highly hypocritical of me… So I GUESS I could drop the case, if… you two finally got some exercise!! How ‘bout a game of “Cop Tag”, huh?? Hop to it, boys!! It’s good for you!! C’mon, put a pep in your step!!</w:t>
      </w:r>
    </w:p>
    <w:p w:rsidR="00000000" w:rsidDel="00000000" w:rsidP="00000000" w:rsidRDefault="00000000" w:rsidRPr="00000000" w14:paraId="00000A2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2B">
      <w:pPr>
        <w:spacing w:line="240" w:lineRule="auto"/>
        <w:jc w:val="center"/>
        <w:rPr>
          <w:rFonts w:ascii="Courier New" w:cs="Courier New" w:eastAsia="Courier New" w:hAnsi="Courier New"/>
          <w:sz w:val="24"/>
          <w:szCs w:val="24"/>
        </w:rPr>
        <w:sectPr>
          <w:headerReference r:id="rId37" w:type="default"/>
          <w:footerReference r:id="rId38"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4"/>
          <w:szCs w:val="24"/>
          <w:rtl w:val="0"/>
        </w:rPr>
        <w:t xml:space="preserve">[Chief chases Deegs and Starr around the gym with his truncheon as he continues yelling “Motivational” statements while Credits roll]</w:t>
      </w:r>
    </w:p>
    <w:p w:rsidR="00000000" w:rsidDel="00000000" w:rsidP="00000000" w:rsidRDefault="00000000" w:rsidRPr="00000000" w14:paraId="00000A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sectPr>
          <w:headerReference r:id="rId39" w:type="default"/>
          <w:footerReference r:id="rId40" w:type="default"/>
          <w:type w:val="nextPage"/>
          <w:pgSz w:h="15840" w:w="12240" w:orient="portrait"/>
          <w:pgMar w:bottom="1440" w:top="1440" w:left="1440" w:right="1440" w:header="720" w:footer="720"/>
          <w:pgNumType w:start="1"/>
        </w:sectPr>
      </w:pPr>
      <w:bookmarkStart w:colFirst="0" w:colLast="0" w:name="_w5d4jmesz6gw"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(long) Travis Corbin's Two Gay Dads</w:t>
      </w:r>
      <w:r w:rsidDel="00000000" w:rsidR="00000000" w:rsidRPr="00000000">
        <w:rPr>
          <w:rtl w:val="0"/>
        </w:rPr>
      </w:r>
    </w:p>
    <w:p w:rsidR="00000000" w:rsidDel="00000000" w:rsidP="00000000" w:rsidRDefault="00000000" w:rsidRPr="00000000" w14:paraId="00000A2D">
      <w:pPr>
        <w:spacing w:line="240" w:lineRule="auto"/>
        <w:jc w:val="center"/>
        <w:rPr>
          <w:rFonts w:ascii="Courier New" w:cs="Courier New" w:eastAsia="Courier New" w:hAnsi="Courier New"/>
          <w:sz w:val="24"/>
          <w:szCs w:val="24"/>
        </w:rPr>
      </w:pPr>
      <w:commentRangeStart w:id="160"/>
      <w:commentRangeStart w:id="161"/>
      <w:r w:rsidDel="00000000" w:rsidR="00000000" w:rsidRPr="00000000">
        <w:rPr>
          <w:rFonts w:ascii="Courier New" w:cs="Courier New" w:eastAsia="Courier New" w:hAnsi="Courier New"/>
          <w:sz w:val="24"/>
          <w:szCs w:val="24"/>
          <w:rtl w:val="0"/>
        </w:rPr>
        <w:t xml:space="preserve">[COLD OPEN: Chief addresses the town on a podium]</w:t>
      </w:r>
      <w:commentRangeEnd w:id="160"/>
      <w:r w:rsidDel="00000000" w:rsidR="00000000" w:rsidRPr="00000000">
        <w:commentReference w:id="160"/>
      </w:r>
      <w:commentRangeEnd w:id="161"/>
      <w:r w:rsidDel="00000000" w:rsidR="00000000" w:rsidRPr="00000000">
        <w:commentReference w:id="161"/>
      </w:r>
      <w:r w:rsidDel="00000000" w:rsidR="00000000" w:rsidRPr="00000000">
        <w:rPr>
          <w:rtl w:val="0"/>
        </w:rPr>
      </w:r>
    </w:p>
    <w:p w:rsidR="00000000" w:rsidDel="00000000" w:rsidP="00000000" w:rsidRDefault="00000000" w:rsidRPr="00000000" w14:paraId="00000A2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A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Attention, uh, my lovely citizens. So as you may know, June is here and pride month has started. Therefore! …Being gay is now legal in Nenjac City, for </w:t>
      </w:r>
      <w:r w:rsidDel="00000000" w:rsidR="00000000" w:rsidRPr="00000000">
        <w:rPr>
          <w:rFonts w:ascii="Courier New" w:cs="Courier New" w:eastAsia="Courier New" w:hAnsi="Courier New"/>
          <w:sz w:val="24"/>
          <w:szCs w:val="24"/>
          <w:rtl w:val="0"/>
        </w:rPr>
        <w:t xml:space="preserve">the</w:t>
      </w:r>
      <w:r w:rsidDel="00000000" w:rsidR="00000000" w:rsidRPr="00000000">
        <w:rPr>
          <w:rFonts w:ascii="Courier New" w:cs="Courier New" w:eastAsia="Courier New" w:hAnsi="Courier New"/>
          <w:sz w:val="24"/>
          <w:szCs w:val="24"/>
          <w:rtl w:val="0"/>
        </w:rPr>
        <w:t xml:space="preserve"> month. Feel free to stick it in any man you come across. </w:t>
      </w:r>
      <w:r w:rsidDel="00000000" w:rsidR="00000000" w:rsidRPr="00000000">
        <w:rPr>
          <w:rFonts w:ascii="Courier New" w:cs="Courier New" w:eastAsia="Courier New" w:hAnsi="Courier New"/>
          <w:i w:val="1"/>
          <w:iCs w:val="1"/>
          <w:sz w:val="24"/>
          <w:szCs w:val="24"/>
          <w:rtl w:val="0"/>
        </w:rPr>
        <w:t xml:space="preserve">BUT ONLY THIS MONTH. </w:t>
      </w:r>
      <w:r w:rsidDel="00000000" w:rsidR="00000000" w:rsidRPr="00000000">
        <w:rPr>
          <w:rFonts w:ascii="Courier New" w:cs="Courier New" w:eastAsia="Courier New" w:hAnsi="Courier New"/>
          <w:sz w:val="24"/>
          <w:szCs w:val="24"/>
          <w:rtl w:val="0"/>
        </w:rPr>
        <w:t xml:space="preserve">Thank you.</w:t>
      </w:r>
    </w:p>
    <w:p w:rsidR="00000000" w:rsidDel="00000000" w:rsidP="00000000" w:rsidRDefault="00000000" w:rsidRPr="00000000" w14:paraId="00000A3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A3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 laws.</w:t>
      </w:r>
    </w:p>
    <w:p w:rsidR="00000000" w:rsidDel="00000000" w:rsidP="00000000" w:rsidRDefault="00000000" w:rsidRPr="00000000" w14:paraId="00000A3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A3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to add insult to injury, the </w:t>
      </w:r>
      <w:commentRangeStart w:id="162"/>
      <w:commentRangeStart w:id="163"/>
      <w:r w:rsidDel="00000000" w:rsidR="00000000" w:rsidRPr="00000000">
        <w:rPr>
          <w:rFonts w:ascii="Courier New" w:cs="Courier New" w:eastAsia="Courier New" w:hAnsi="Courier New"/>
          <w:sz w:val="24"/>
          <w:szCs w:val="24"/>
          <w:rtl w:val="0"/>
        </w:rPr>
        <w:t xml:space="preserve">Federal Association of Gays</w:t>
      </w:r>
      <w:commentRangeEnd w:id="162"/>
      <w:r w:rsidDel="00000000" w:rsidR="00000000" w:rsidRPr="00000000">
        <w:commentReference w:id="162"/>
      </w:r>
      <w:commentRangeEnd w:id="163"/>
      <w:r w:rsidDel="00000000" w:rsidR="00000000" w:rsidRPr="00000000">
        <w:commentReference w:id="163"/>
      </w:r>
      <w:r w:rsidDel="00000000" w:rsidR="00000000" w:rsidRPr="00000000">
        <w:rPr>
          <w:rFonts w:ascii="Courier New" w:cs="Courier New" w:eastAsia="Courier New" w:hAnsi="Courier New"/>
          <w:sz w:val="24"/>
          <w:szCs w:val="24"/>
          <w:rtl w:val="0"/>
        </w:rPr>
        <w:t xml:space="preserve"> is requiring every town in the USA to have a pride parade today, so… the homeless shelter’s yearly budget is going into the biggest, baddest, slayest pride parade you’ve ever seen, led by the iconic local film star Mr. McQueen and the even crispier </w:t>
      </w:r>
      <w:r w:rsidDel="00000000" w:rsidR="00000000" w:rsidRPr="00000000">
        <w:rPr>
          <w:rFonts w:ascii="Courier New" w:cs="Courier New" w:eastAsia="Courier New" w:hAnsi="Courier New"/>
          <w:i w:val="1"/>
          <w:iCs w:val="1"/>
          <w:sz w:val="24"/>
          <w:szCs w:val="24"/>
          <w:rtl w:val="0"/>
        </w:rPr>
        <w:t xml:space="preserve">Mrs. McQueen.</w:t>
      </w:r>
      <w:r w:rsidDel="00000000" w:rsidR="00000000" w:rsidRPr="00000000">
        <w:rPr>
          <w:rFonts w:ascii="Courier New" w:cs="Courier New" w:eastAsia="Courier New" w:hAnsi="Courier New"/>
          <w:sz w:val="24"/>
          <w:szCs w:val="24"/>
          <w:rtl w:val="0"/>
        </w:rPr>
        <w:t xml:space="preserve"> That is all. Enjoy your sexual freedom while it lasts.</w:t>
      </w:r>
    </w:p>
    <w:p w:rsidR="00000000" w:rsidDel="00000000" w:rsidP="00000000" w:rsidRDefault="00000000" w:rsidRPr="00000000" w14:paraId="00000A3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(As Chief steps down from podium)</w:t>
      </w:r>
    </w:p>
    <w:p w:rsidR="00000000" w:rsidDel="00000000" w:rsidP="00000000" w:rsidRDefault="00000000" w:rsidRPr="00000000" w14:paraId="00000A3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Gah! PRIDE parade?? Sounds like a good day to go fishing, eh Cletus?</w:t>
      </w:r>
    </w:p>
    <w:p w:rsidR="00000000" w:rsidDel="00000000" w:rsidP="00000000" w:rsidRDefault="00000000" w:rsidRPr="00000000" w14:paraId="00000A3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3B">
      <w:pPr>
        <w:spacing w:line="240" w:lineRule="auto"/>
        <w:jc w:val="center"/>
        <w:rPr>
          <w:rFonts w:ascii="Courier New" w:cs="Courier New" w:eastAsia="Courier New" w:hAnsi="Courier New"/>
          <w:sz w:val="24"/>
          <w:szCs w:val="24"/>
        </w:rPr>
      </w:pPr>
      <w:commentRangeStart w:id="164"/>
      <w:commentRangeStart w:id="165"/>
      <w:commentRangeStart w:id="166"/>
      <w:r w:rsidDel="00000000" w:rsidR="00000000" w:rsidRPr="00000000">
        <w:rPr>
          <w:rFonts w:ascii="Courier New" w:cs="Courier New" w:eastAsia="Courier New" w:hAnsi="Courier New"/>
          <w:sz w:val="24"/>
          <w:szCs w:val="24"/>
          <w:rtl w:val="0"/>
        </w:rPr>
        <w:t xml:space="preserve">CLETUS (SLIGHTLY zesty southern accent)</w:t>
      </w:r>
    </w:p>
    <w:p w:rsidR="00000000" w:rsidDel="00000000" w:rsidP="00000000" w:rsidRDefault="00000000" w:rsidRPr="00000000" w14:paraId="00000A3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brother!</w:t>
      </w:r>
      <w:commentRangeEnd w:id="164"/>
      <w:r w:rsidDel="00000000" w:rsidR="00000000" w:rsidRPr="00000000">
        <w:commentReference w:id="164"/>
      </w:r>
      <w:commentRangeEnd w:id="165"/>
      <w:r w:rsidDel="00000000" w:rsidR="00000000" w:rsidRPr="00000000">
        <w:commentReference w:id="165"/>
      </w:r>
      <w:commentRangeEnd w:id="166"/>
      <w:r w:rsidDel="00000000" w:rsidR="00000000" w:rsidRPr="00000000">
        <w:commentReference w:id="166"/>
      </w:r>
      <w:r w:rsidDel="00000000" w:rsidR="00000000" w:rsidRPr="00000000">
        <w:rPr>
          <w:rtl w:val="0"/>
        </w:rPr>
      </w:r>
    </w:p>
    <w:p w:rsidR="00000000" w:rsidDel="00000000" w:rsidP="00000000" w:rsidRDefault="00000000" w:rsidRPr="00000000" w14:paraId="00000A3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A3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Duuuude, Travis you can’t skip the parade, I’m gonna give a speech on the float!</w:t>
      </w:r>
    </w:p>
    <w:p w:rsidR="00000000" w:rsidDel="00000000" w:rsidP="00000000" w:rsidRDefault="00000000" w:rsidRPr="00000000" w14:paraId="00000A4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A4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Yeahhhh</w:t>
      </w:r>
      <w:r w:rsidDel="00000000" w:rsidR="00000000" w:rsidRPr="00000000">
        <w:rPr>
          <w:rFonts w:ascii="Courier New" w:cs="Courier New" w:eastAsia="Courier New" w:hAnsi="Courier New"/>
          <w:sz w:val="24"/>
          <w:szCs w:val="24"/>
          <w:rtl w:val="0"/>
        </w:rPr>
        <w:t xml:space="preserve">, no, sorry Spence, but I’m not ‘</w:t>
      </w:r>
      <w:r w:rsidDel="00000000" w:rsidR="00000000" w:rsidRPr="00000000">
        <w:rPr>
          <w:rFonts w:ascii="Courier New" w:cs="Courier New" w:eastAsia="Courier New" w:hAnsi="Courier New"/>
          <w:sz w:val="24"/>
          <w:szCs w:val="24"/>
          <w:rtl w:val="0"/>
        </w:rPr>
        <w:t xml:space="preserve">bouta</w:t>
      </w:r>
      <w:r w:rsidDel="00000000" w:rsidR="00000000" w:rsidRPr="00000000">
        <w:rPr>
          <w:rFonts w:ascii="Courier New" w:cs="Courier New" w:eastAsia="Courier New" w:hAnsi="Courier New"/>
          <w:sz w:val="24"/>
          <w:szCs w:val="24"/>
          <w:rtl w:val="0"/>
        </w:rPr>
        <w:t xml:space="preserve"> willingly peirce my ears listening to a speech about spitting on the Bible, ripping it up into a million pieces, then eating it, then shitting it out-</w:t>
      </w:r>
    </w:p>
    <w:p w:rsidR="00000000" w:rsidDel="00000000" w:rsidP="00000000" w:rsidRDefault="00000000" w:rsidRPr="00000000" w14:paraId="00000A4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a total asshole, </w:t>
      </w:r>
      <w:r w:rsidDel="00000000" w:rsidR="00000000" w:rsidRPr="00000000">
        <w:rPr>
          <w:rFonts w:ascii="Courier New" w:cs="Courier New" w:eastAsia="Courier New" w:hAnsi="Courier New"/>
          <w:sz w:val="24"/>
          <w:szCs w:val="24"/>
          <w:rtl w:val="0"/>
        </w:rPr>
        <w:t xml:space="preserve">and even </w:t>
      </w:r>
      <w:r w:rsidDel="00000000" w:rsidR="00000000" w:rsidRPr="00000000">
        <w:rPr>
          <w:rFonts w:ascii="Courier New" w:cs="Courier New" w:eastAsia="Courier New" w:hAnsi="Courier New"/>
          <w:b w:val="1"/>
          <w:bCs w:val="1"/>
          <w:i w:val="1"/>
          <w:iCs w:val="1"/>
          <w:sz w:val="24"/>
          <w:szCs w:val="24"/>
          <w:rtl w:val="0"/>
        </w:rPr>
        <w:t xml:space="preserve">I</w:t>
      </w:r>
      <w:r w:rsidDel="00000000" w:rsidR="00000000" w:rsidRPr="00000000">
        <w:rPr>
          <w:rFonts w:ascii="Courier New" w:cs="Courier New" w:eastAsia="Courier New" w:hAnsi="Courier New"/>
          <w:b w:val="1"/>
          <w:bCs w:val="1"/>
          <w:i w:val="1"/>
          <w:iCs w:val="1"/>
          <w:sz w:val="24"/>
          <w:szCs w:val="24"/>
          <w:rtl w:val="0"/>
        </w:rPr>
        <w:t xml:space="preserve"> </w:t>
      </w:r>
      <w:r w:rsidDel="00000000" w:rsidR="00000000" w:rsidRPr="00000000">
        <w:rPr>
          <w:rFonts w:ascii="Courier New" w:cs="Courier New" w:eastAsia="Courier New" w:hAnsi="Courier New"/>
          <w:sz w:val="24"/>
          <w:szCs w:val="24"/>
          <w:rtl w:val="0"/>
        </w:rPr>
        <w:t xml:space="preserve">don’t hate</w:t>
      </w:r>
      <w:r w:rsidDel="00000000" w:rsidR="00000000" w:rsidRPr="00000000">
        <w:rPr>
          <w:rFonts w:ascii="Courier New" w:cs="Courier New" w:eastAsia="Courier New" w:hAnsi="Courier New"/>
          <w:sz w:val="24"/>
          <w:szCs w:val="24"/>
          <w:rtl w:val="0"/>
        </w:rPr>
        <w:t xml:space="preserve"> homosexuality THAT much.</w:t>
      </w:r>
    </w:p>
    <w:p w:rsidR="00000000" w:rsidDel="00000000" w:rsidP="00000000" w:rsidRDefault="00000000" w:rsidRPr="00000000" w14:paraId="00000A4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A4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good for you Deegs, but me and Cletus here only like the three F’s: Fishin’, fuckin’, n beer.</w:t>
      </w:r>
    </w:p>
    <w:p w:rsidR="00000000" w:rsidDel="00000000" w:rsidP="00000000" w:rsidRDefault="00000000" w:rsidRPr="00000000" w14:paraId="00000A4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Nice basic language comprehension, bro. Hey Travis, you seem to like this Cletus guy more than… I dunno, any girl ever?</w:t>
      </w:r>
    </w:p>
    <w:p w:rsidR="00000000" w:rsidDel="00000000" w:rsidP="00000000" w:rsidRDefault="00000000" w:rsidRPr="00000000" w14:paraId="00000A4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A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feller, before you say anything, spending all your time with a man because you hate women doesn't make you gay. I mean, just ask my two dads.</w:t>
      </w:r>
    </w:p>
    <w:p w:rsidR="00000000" w:rsidDel="00000000" w:rsidP="00000000" w:rsidRDefault="00000000" w:rsidRPr="00000000" w14:paraId="00000A4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[AWKWARD SILENCE]</w:t>
      </w:r>
    </w:p>
    <w:p w:rsidR="00000000" w:rsidDel="00000000" w:rsidP="00000000" w:rsidRDefault="00000000" w:rsidRPr="00000000" w14:paraId="00000A5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A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w:t>
      </w:r>
      <w:r w:rsidDel="00000000" w:rsidR="00000000" w:rsidRPr="00000000">
        <w:rPr>
          <w:rFonts w:ascii="Courier New" w:cs="Courier New" w:eastAsia="Courier New" w:hAnsi="Courier New"/>
          <w:sz w:val="24"/>
          <w:szCs w:val="24"/>
          <w:rtl w:val="0"/>
        </w:rPr>
        <w:t xml:space="preserve"> gay, bro.</w:t>
      </w:r>
    </w:p>
    <w:p w:rsidR="00000000" w:rsidDel="00000000" w:rsidP="00000000" w:rsidRDefault="00000000" w:rsidRPr="00000000" w14:paraId="00000A5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w:t>
      </w:r>
    </w:p>
    <w:p w:rsidR="00000000" w:rsidDel="00000000" w:rsidP="00000000" w:rsidRDefault="00000000" w:rsidRPr="00000000" w14:paraId="00000A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[PRIDE PARADE IS BEING SET UP BY DEAN, SPENCER, ELEA, AND DEAN’S GIRLS]</w:t>
      </w:r>
    </w:p>
    <w:p w:rsidR="00000000" w:rsidDel="00000000" w:rsidP="00000000" w:rsidRDefault="00000000" w:rsidRPr="00000000" w14:paraId="00000A5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MIA (Entering)</w:t>
      </w:r>
    </w:p>
    <w:p w:rsidR="00000000" w:rsidDel="00000000" w:rsidP="00000000" w:rsidRDefault="00000000" w:rsidRPr="00000000" w14:paraId="00000A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Dean, I’m glad to see you’re helping us set up this parade! It’s just great to know that me and your father can show people that you don’t need to limit yourself to one sexual </w:t>
      </w:r>
      <w:r w:rsidDel="00000000" w:rsidR="00000000" w:rsidRPr="00000000">
        <w:rPr>
          <w:rFonts w:ascii="Courier New" w:cs="Courier New" w:eastAsia="Courier New" w:hAnsi="Courier New"/>
          <w:sz w:val="24"/>
          <w:szCs w:val="24"/>
          <w:rtl w:val="0"/>
        </w:rPr>
        <w:t xml:space="preserve">partne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A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A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stop talking mom, and I don’t really think that’s what being gay means, but what do I know- I MEAN, I fully support the LGBTQ community and women too and whatnot. Et cetera.</w:t>
      </w:r>
    </w:p>
    <w:p w:rsidR="00000000" w:rsidDel="00000000" w:rsidP="00000000" w:rsidRDefault="00000000" w:rsidRPr="00000000" w14:paraId="00000A5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0A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DEAN, YOUR FEMINISM TOUCHES ME IN PLACES I DIDN’T KNOW I HAD…</w:t>
      </w:r>
    </w:p>
    <w:p w:rsidR="00000000" w:rsidDel="00000000" w:rsidP="00000000" w:rsidRDefault="00000000" w:rsidRPr="00000000" w14:paraId="00000A6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(ENTERING)</w:t>
      </w:r>
    </w:p>
    <w:p w:rsidR="00000000" w:rsidDel="00000000" w:rsidP="00000000" w:rsidRDefault="00000000" w:rsidRPr="00000000" w14:paraId="00000A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Heyyyyy Dean! Thought I’d help you out with the parade and all, now that you’re finally discovering yourself!</w:t>
      </w:r>
    </w:p>
    <w:p w:rsidR="00000000" w:rsidDel="00000000" w:rsidP="00000000" w:rsidRDefault="00000000" w:rsidRPr="00000000" w14:paraId="00000A6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A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hey kid- Wait WHAT- do you think I’m gay for setting up a pride parade?? No, dude! </w:t>
      </w:r>
      <w:r w:rsidDel="00000000" w:rsidR="00000000" w:rsidRPr="00000000">
        <w:rPr>
          <w:rFonts w:ascii="Courier New" w:cs="Courier New" w:eastAsia="Courier New" w:hAnsi="Courier New"/>
          <w:sz w:val="24"/>
          <w:szCs w:val="24"/>
          <w:rtl w:val="0"/>
        </w:rPr>
        <w:t xml:space="preserve">It’s always</w:t>
      </w:r>
      <w:r w:rsidDel="00000000" w:rsidR="00000000" w:rsidRPr="00000000">
        <w:rPr>
          <w:rFonts w:ascii="Courier New" w:cs="Courier New" w:eastAsia="Courier New" w:hAnsi="Courier New"/>
          <w:sz w:val="24"/>
          <w:szCs w:val="24"/>
          <w:rtl w:val="0"/>
        </w:rPr>
        <w:t xml:space="preserve">. Solely. For the chicks.</w:t>
      </w:r>
    </w:p>
    <w:p w:rsidR="00000000" w:rsidDel="00000000" w:rsidP="00000000" w:rsidRDefault="00000000" w:rsidRPr="00000000" w14:paraId="00000A6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A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c’mon, don’t give me any of that “Performative Male impressing the girls” BS. I support you. And it’s okay. Because I-</w:t>
      </w:r>
    </w:p>
    <w:p w:rsidR="00000000" w:rsidDel="00000000" w:rsidP="00000000" w:rsidRDefault="00000000" w:rsidRPr="00000000" w14:paraId="00000A6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A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look, I know you’re gay or something, and you’re trying to make me come out of the closet for whatever reason, but-</w:t>
      </w:r>
    </w:p>
    <w:p w:rsidR="00000000" w:rsidDel="00000000" w:rsidP="00000000" w:rsidRDefault="00000000" w:rsidRPr="00000000" w14:paraId="00000A6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A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Come out, man, come out, COME OUT! We’d ALL support you, Dean.</w:t>
      </w:r>
    </w:p>
    <w:p w:rsidR="00000000" w:rsidDel="00000000" w:rsidP="00000000" w:rsidRDefault="00000000" w:rsidRPr="00000000" w14:paraId="00000A7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A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this is… weird. Where’s that other kid you usually hang around with, y’know, the one that always stops you from bothering me-</w:t>
      </w:r>
    </w:p>
    <w:p w:rsidR="00000000" w:rsidDel="00000000" w:rsidP="00000000" w:rsidRDefault="00000000" w:rsidRPr="00000000" w14:paraId="00000A7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A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Deegs is on some stupid mission to prove that Travis is gay, or something. I dunno.</w:t>
      </w:r>
    </w:p>
    <w:p w:rsidR="00000000" w:rsidDel="00000000" w:rsidP="00000000" w:rsidRDefault="00000000" w:rsidRPr="00000000" w14:paraId="00000A7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A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well… go do that with him! Or… just stop bothering me.</w:t>
      </w:r>
    </w:p>
    <w:p w:rsidR="00000000" w:rsidDel="00000000" w:rsidP="00000000" w:rsidRDefault="00000000" w:rsidRPr="00000000" w14:paraId="00000A7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(AS DEAN WALKS OFF)</w:t>
      </w:r>
    </w:p>
    <w:p w:rsidR="00000000" w:rsidDel="00000000" w:rsidP="00000000" w:rsidRDefault="00000000" w:rsidRPr="00000000" w14:paraId="00000A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okay, Dean. I know bottling up these feelings can lead to explosive anger- and diarrhea. Just know we all love you, and will continue to love you when you come out.</w:t>
      </w:r>
    </w:p>
    <w:p w:rsidR="00000000" w:rsidDel="00000000" w:rsidP="00000000" w:rsidRDefault="00000000" w:rsidRPr="00000000" w14:paraId="00000A7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(TO HIMSELF)</w:t>
      </w:r>
    </w:p>
    <w:p w:rsidR="00000000" w:rsidDel="00000000" w:rsidP="00000000" w:rsidRDefault="00000000" w:rsidRPr="00000000" w14:paraId="00000A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this kid is so WEIRD, bro…</w:t>
      </w:r>
    </w:p>
    <w:p w:rsidR="00000000" w:rsidDel="00000000" w:rsidP="00000000" w:rsidRDefault="00000000" w:rsidRPr="00000000" w14:paraId="00000A7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[CORBIN RESIDENCE. Deegs, Gina, Cas, and Travis all step up to it.]</w:t>
      </w:r>
    </w:p>
    <w:p w:rsidR="00000000" w:rsidDel="00000000" w:rsidP="00000000" w:rsidRDefault="00000000" w:rsidRPr="00000000" w14:paraId="00000A8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here it is… the Corbin residence. Nice farm, bro.</w:t>
      </w:r>
    </w:p>
    <w:p w:rsidR="00000000" w:rsidDel="00000000" w:rsidP="00000000" w:rsidRDefault="00000000" w:rsidRPr="00000000" w14:paraId="00000A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A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can</w:t>
      </w:r>
      <w:r w:rsidDel="00000000" w:rsidR="00000000" w:rsidRPr="00000000">
        <w:rPr>
          <w:rFonts w:ascii="Courier New" w:cs="Courier New" w:eastAsia="Courier New" w:hAnsi="Courier New"/>
          <w:sz w:val="24"/>
          <w:szCs w:val="24"/>
          <w:rtl w:val="0"/>
        </w:rPr>
        <w:t xml:space="preserve"> smell the scent of cow dung mixed with internalized homophobia.</w:t>
      </w:r>
    </w:p>
    <w:p w:rsidR="00000000" w:rsidDel="00000000" w:rsidP="00000000" w:rsidRDefault="00000000" w:rsidRPr="00000000" w14:paraId="00000A8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A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w:t>
      </w:r>
      <w:r w:rsidDel="00000000" w:rsidR="00000000" w:rsidRPr="00000000">
        <w:rPr>
          <w:rFonts w:ascii="Courier New" w:cs="Courier New" w:eastAsia="Courier New" w:hAnsi="Courier New"/>
          <w:sz w:val="24"/>
          <w:szCs w:val="24"/>
          <w:rtl w:val="0"/>
        </w:rPr>
        <w:t xml:space="preserve">, it ain’t much, but it’s home. But anyway. Lemme show you my dads, ‘n prove how not gay they are.</w:t>
      </w:r>
    </w:p>
    <w:p w:rsidR="00000000" w:rsidDel="00000000" w:rsidP="00000000" w:rsidRDefault="00000000" w:rsidRPr="00000000" w14:paraId="00000A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A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peak sentence.</w:t>
      </w:r>
    </w:p>
    <w:p w:rsidR="00000000" w:rsidDel="00000000" w:rsidP="00000000" w:rsidRDefault="00000000" w:rsidRPr="00000000" w14:paraId="00000A8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A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really, you’ll see. And if my </w:t>
      </w:r>
      <w:r w:rsidDel="00000000" w:rsidR="00000000" w:rsidRPr="00000000">
        <w:rPr>
          <w:rFonts w:ascii="Courier New" w:cs="Courier New" w:eastAsia="Courier New" w:hAnsi="Courier New"/>
          <w:sz w:val="24"/>
          <w:szCs w:val="24"/>
          <w:rtl w:val="0"/>
        </w:rPr>
        <w:t xml:space="preserve">dads</w:t>
      </w:r>
      <w:r w:rsidDel="00000000" w:rsidR="00000000" w:rsidRPr="00000000">
        <w:rPr>
          <w:rFonts w:ascii="Courier New" w:cs="Courier New" w:eastAsia="Courier New" w:hAnsi="Courier New"/>
          <w:sz w:val="24"/>
          <w:szCs w:val="24"/>
          <w:rtl w:val="0"/>
        </w:rPr>
        <w:t xml:space="preserve"> aren’t gay, then </w:t>
      </w:r>
      <w:r w:rsidDel="00000000" w:rsidR="00000000" w:rsidRPr="00000000">
        <w:rPr>
          <w:rFonts w:ascii="Courier New" w:cs="Courier New" w:eastAsia="Courier New" w:hAnsi="Courier New"/>
          <w:sz w:val="24"/>
          <w:szCs w:val="24"/>
          <w:rtl w:val="0"/>
        </w:rPr>
        <w:t xml:space="preserve">I’M not</w:t>
      </w:r>
      <w:r w:rsidDel="00000000" w:rsidR="00000000" w:rsidRPr="00000000">
        <w:rPr>
          <w:rFonts w:ascii="Courier New" w:cs="Courier New" w:eastAsia="Courier New" w:hAnsi="Courier New"/>
          <w:sz w:val="24"/>
          <w:szCs w:val="24"/>
          <w:rtl w:val="0"/>
        </w:rPr>
        <w:t xml:space="preserve"> gay either!</w:t>
      </w:r>
    </w:p>
    <w:p w:rsidR="00000000" w:rsidDel="00000000" w:rsidP="00000000" w:rsidRDefault="00000000" w:rsidRPr="00000000" w14:paraId="00000A9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you do musical theater. And you’re obsessed with men. It’s like, 2026, dude. It’s okay now. You’re good.</w:t>
      </w:r>
    </w:p>
    <w:p w:rsidR="00000000" w:rsidDel="00000000" w:rsidP="00000000" w:rsidRDefault="00000000" w:rsidRPr="00000000" w14:paraId="00000A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KNOCKS]</w:t>
      </w:r>
    </w:p>
    <w:p w:rsidR="00000000" w:rsidDel="00000000" w:rsidP="00000000" w:rsidRDefault="00000000" w:rsidRPr="00000000" w14:paraId="00000A9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BUCK</w:t>
      </w:r>
    </w:p>
    <w:p w:rsidR="00000000" w:rsidDel="00000000" w:rsidP="00000000" w:rsidRDefault="00000000" w:rsidRPr="00000000" w14:paraId="00000A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who the FUCK- Oh, hey, son. You kid’s ain’t Cletus. Who’re you fellers?</w:t>
      </w:r>
    </w:p>
    <w:p w:rsidR="00000000" w:rsidDel="00000000" w:rsidP="00000000" w:rsidRDefault="00000000" w:rsidRPr="00000000" w14:paraId="00000A9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you were our English substitute a little bit ago.</w:t>
      </w:r>
    </w:p>
    <w:p w:rsidR="00000000" w:rsidDel="00000000" w:rsidP="00000000" w:rsidRDefault="00000000" w:rsidRPr="00000000" w14:paraId="00000A9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BUCK</w:t>
      </w:r>
    </w:p>
    <w:p w:rsidR="00000000" w:rsidDel="00000000" w:rsidP="00000000" w:rsidRDefault="00000000" w:rsidRPr="00000000" w14:paraId="00000A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Ohh yeah. Come in, kids, if Travis trusts ya I do too.</w:t>
      </w:r>
    </w:p>
    <w:p w:rsidR="00000000" w:rsidDel="00000000" w:rsidP="00000000" w:rsidRDefault="00000000" w:rsidRPr="00000000" w14:paraId="00000A9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GINA (As they enter the house)</w:t>
      </w:r>
    </w:p>
    <w:p w:rsidR="00000000" w:rsidDel="00000000" w:rsidP="00000000" w:rsidRDefault="00000000" w:rsidRPr="00000000" w14:paraId="00000A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uh, where’s the other one?</w:t>
      </w:r>
    </w:p>
    <w:p w:rsidR="00000000" w:rsidDel="00000000" w:rsidP="00000000" w:rsidRDefault="00000000" w:rsidRPr="00000000" w14:paraId="00000AA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BUCK</w:t>
      </w:r>
    </w:p>
    <w:p w:rsidR="00000000" w:rsidDel="00000000" w:rsidP="00000000" w:rsidRDefault="00000000" w:rsidRPr="00000000" w14:paraId="00000A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Here he is. Kids, this is Jeb. Travis’s other dad. My fishing buddy.</w:t>
      </w:r>
    </w:p>
    <w:p w:rsidR="00000000" w:rsidDel="00000000" w:rsidP="00000000" w:rsidRDefault="00000000" w:rsidRPr="00000000" w14:paraId="00000A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[GINA/DEEGS/CAS GREET HIM]</w:t>
      </w:r>
    </w:p>
    <w:p w:rsidR="00000000" w:rsidDel="00000000" w:rsidP="00000000" w:rsidRDefault="00000000" w:rsidRPr="00000000" w14:paraId="00000AA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so… Mr. Travis’s dads, what’s your opinion on the LGBTQIA+ community?</w:t>
      </w:r>
    </w:p>
    <w:p w:rsidR="00000000" w:rsidDel="00000000" w:rsidP="00000000" w:rsidRDefault="00000000" w:rsidRPr="00000000" w14:paraId="00000AA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A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*Spits* What, the letter people? LGTV whatever the fuck? I hate ‘em. If it were up to me, EVERY month would be ANTI-pride month.</w:t>
      </w:r>
    </w:p>
    <w:p w:rsidR="00000000" w:rsidDel="00000000" w:rsidP="00000000" w:rsidRDefault="00000000" w:rsidRPr="00000000" w14:paraId="00000A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was just NOT talking to you.</w:t>
      </w:r>
    </w:p>
    <w:p w:rsidR="00000000" w:rsidDel="00000000" w:rsidP="00000000" w:rsidRDefault="00000000" w:rsidRPr="00000000" w14:paraId="00000AA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JEB</w:t>
      </w:r>
    </w:p>
    <w:p w:rsidR="00000000" w:rsidDel="00000000" w:rsidP="00000000" w:rsidRDefault="00000000" w:rsidRPr="00000000" w14:paraId="00000A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agree with my adoptive son. If gays were a bug, Uncle Sam would’ve stepped on that cockroach before it even hatched out of its little egg. Why ‘you ask, kid? You fruity or sumthin’?</w:t>
      </w:r>
    </w:p>
    <w:p w:rsidR="00000000" w:rsidDel="00000000" w:rsidP="00000000" w:rsidRDefault="00000000" w:rsidRPr="00000000" w14:paraId="00000A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 I don’t even know what’s HAPPENING anymore.</w:t>
      </w:r>
    </w:p>
    <w:p w:rsidR="00000000" w:rsidDel="00000000" w:rsidP="00000000" w:rsidRDefault="00000000" w:rsidRPr="00000000" w14:paraId="00000AB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[PARADE SETUP]</w:t>
      </w:r>
    </w:p>
    <w:p w:rsidR="00000000" w:rsidDel="00000000" w:rsidP="00000000" w:rsidRDefault="00000000" w:rsidRPr="00000000" w14:paraId="00000AB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(SEARCHING)</w:t>
      </w:r>
    </w:p>
    <w:p w:rsidR="00000000" w:rsidDel="00000000" w:rsidP="00000000" w:rsidRDefault="00000000" w:rsidRPr="00000000" w14:paraId="00000A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Dean, where ARE you, man, it’s like you’re deliberately avoiding me-</w:t>
      </w:r>
    </w:p>
    <w:p w:rsidR="00000000" w:rsidDel="00000000" w:rsidP="00000000" w:rsidRDefault="00000000" w:rsidRPr="00000000" w14:paraId="00000AB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A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Starr, tell Spencer to listen to me about his speech, I’ve got some good advice!</w:t>
      </w:r>
    </w:p>
    <w:p w:rsidR="00000000" w:rsidDel="00000000" w:rsidP="00000000" w:rsidRDefault="00000000" w:rsidRPr="00000000" w14:paraId="00000A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A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She wants me to make my whole speech a detailed memoir about graphic sex with men. Don’t get me wrong- I appreciate the advice, but I don’t think the crowd’s gonna love it as much as you will, Elea.</w:t>
      </w:r>
    </w:p>
    <w:p w:rsidR="00000000" w:rsidDel="00000000" w:rsidP="00000000" w:rsidRDefault="00000000" w:rsidRPr="00000000" w14:paraId="00000AC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A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Pffft, oh please. If I were you, I’d be getting INTO IT-</w:t>
      </w:r>
    </w:p>
    <w:p w:rsidR="00000000" w:rsidDel="00000000" w:rsidP="00000000" w:rsidRDefault="00000000" w:rsidRPr="00000000" w14:paraId="00000AC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A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uh, okay, let’s just hop back into the B-Plot, alright?</w:t>
      </w:r>
    </w:p>
    <w:p w:rsidR="00000000" w:rsidDel="00000000" w:rsidP="00000000" w:rsidRDefault="00000000" w:rsidRPr="00000000" w14:paraId="00000A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[CORBIN HOUSE]</w:t>
      </w:r>
    </w:p>
    <w:p w:rsidR="00000000" w:rsidDel="00000000" w:rsidP="00000000" w:rsidRDefault="00000000" w:rsidRPr="00000000" w14:paraId="00000AC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BUCK</w:t>
      </w:r>
    </w:p>
    <w:p w:rsidR="00000000" w:rsidDel="00000000" w:rsidP="00000000" w:rsidRDefault="00000000" w:rsidRPr="00000000" w14:paraId="00000A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Country Folk, educate yourself. Me ‘n Jeb are just two grown men raising a child together because we hate women. Mainly because women like men. Which is gay. Which I hate.</w:t>
      </w:r>
    </w:p>
    <w:p w:rsidR="00000000" w:rsidDel="00000000" w:rsidP="00000000" w:rsidRDefault="00000000" w:rsidRPr="00000000" w14:paraId="00000AC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A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See, guys, you can act like me and Cletus do and STILL be straight, just like my two dads here.</w:t>
      </w:r>
    </w:p>
    <w:p w:rsidR="00000000" w:rsidDel="00000000" w:rsidP="00000000" w:rsidRDefault="00000000" w:rsidRPr="00000000" w14:paraId="00000AC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not gonna lie… this is seriously making me go insane so I’m just gonna say I believe you and we should go home so I don’t have to think about this anymore.</w:t>
      </w:r>
    </w:p>
    <w:p w:rsidR="00000000" w:rsidDel="00000000" w:rsidP="00000000" w:rsidRDefault="00000000" w:rsidRPr="00000000" w14:paraId="00000AD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A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ditto.</w:t>
      </w:r>
    </w:p>
    <w:p w:rsidR="00000000" w:rsidDel="00000000" w:rsidP="00000000" w:rsidRDefault="00000000" w:rsidRPr="00000000" w14:paraId="00000AD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GINA</w:t>
      </w:r>
    </w:p>
    <w:p w:rsidR="00000000" w:rsidDel="00000000" w:rsidP="00000000" w:rsidRDefault="00000000" w:rsidRPr="00000000" w14:paraId="00000A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it’s actually time for the parade, we should get going so we don’t miss Spencer’s speech. Bye, gay cowboys!!</w:t>
      </w:r>
    </w:p>
    <w:p w:rsidR="00000000" w:rsidDel="00000000" w:rsidP="00000000" w:rsidRDefault="00000000" w:rsidRPr="00000000" w14:paraId="00000AD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BUCK (AS THEY LEAVE)</w:t>
      </w:r>
    </w:p>
    <w:p w:rsidR="00000000" w:rsidDel="00000000" w:rsidP="00000000" w:rsidRDefault="00000000" w:rsidRPr="00000000" w14:paraId="00000A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Hope to see y’all again soon! And don’t forget, the three Ps: pounding pussy… and beer.</w:t>
      </w:r>
    </w:p>
    <w:p w:rsidR="00000000" w:rsidDel="00000000" w:rsidP="00000000" w:rsidRDefault="00000000" w:rsidRPr="00000000" w14:paraId="00000AD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wait- one more thing. What would you say if your son had feelings for men?</w:t>
      </w:r>
    </w:p>
    <w:p w:rsidR="00000000" w:rsidDel="00000000" w:rsidP="00000000" w:rsidRDefault="00000000" w:rsidRPr="00000000" w14:paraId="00000AD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JEB (AFTER A BEAT)</w:t>
      </w:r>
    </w:p>
    <w:p w:rsidR="00000000" w:rsidDel="00000000" w:rsidP="00000000" w:rsidRDefault="00000000" w:rsidRPr="00000000" w14:paraId="00000ADF">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I’d tell him to get out </w:t>
      </w:r>
      <w:r w:rsidDel="00000000" w:rsidR="00000000" w:rsidRPr="00000000">
        <w:rPr>
          <w:rFonts w:ascii="Courier New" w:cs="Courier New" w:eastAsia="Courier New" w:hAnsi="Courier New"/>
          <w:sz w:val="24"/>
          <w:szCs w:val="24"/>
          <w:rtl w:val="0"/>
        </w:rPr>
        <w:t xml:space="preserve">off</w:t>
      </w:r>
      <w:r w:rsidDel="00000000" w:rsidR="00000000" w:rsidRPr="00000000">
        <w:rPr>
          <w:rFonts w:ascii="Courier New" w:cs="Courier New" w:eastAsia="Courier New" w:hAnsi="Courier New"/>
          <w:sz w:val="24"/>
          <w:szCs w:val="24"/>
          <w:rtl w:val="0"/>
        </w:rPr>
        <w:t xml:space="preserve"> my </w:t>
      </w:r>
      <w:r w:rsidDel="00000000" w:rsidR="00000000" w:rsidRPr="00000000">
        <w:rPr>
          <w:rFonts w:ascii="Courier New" w:cs="Courier New" w:eastAsia="Courier New" w:hAnsi="Courier New"/>
          <w:i w:val="1"/>
          <w:iCs w:val="1"/>
          <w:sz w:val="24"/>
          <w:szCs w:val="24"/>
          <w:rtl w:val="0"/>
        </w:rPr>
        <w:t xml:space="preserve">goddamn farm.</w:t>
      </w:r>
    </w:p>
    <w:p w:rsidR="00000000" w:rsidDel="00000000" w:rsidP="00000000" w:rsidRDefault="00000000" w:rsidRPr="00000000" w14:paraId="00000AE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A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father!</w:t>
      </w:r>
    </w:p>
    <w:p w:rsidR="00000000" w:rsidDel="00000000" w:rsidP="00000000" w:rsidRDefault="00000000" w:rsidRPr="00000000" w14:paraId="00000AE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[JEB and TRAVIS high five]</w:t>
      </w:r>
    </w:p>
    <w:p w:rsidR="00000000" w:rsidDel="00000000" w:rsidP="00000000" w:rsidRDefault="00000000" w:rsidRPr="00000000" w14:paraId="00000AE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that makes about as much sense as anything else, seeya.</w:t>
      </w:r>
    </w:p>
    <w:p w:rsidR="00000000" w:rsidDel="00000000" w:rsidP="00000000" w:rsidRDefault="00000000" w:rsidRPr="00000000" w14:paraId="00000AE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[CROWD IN TOWN, GRAND MUSIC IS PLAYING WHILE PEOPLE WAIT FOR THE FLOAT]</w:t>
      </w:r>
    </w:p>
    <w:p w:rsidR="00000000" w:rsidDel="00000000" w:rsidP="00000000" w:rsidRDefault="00000000" w:rsidRPr="00000000" w14:paraId="00000AE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A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 people, don’t push, don’t push- hey, get away from that child, no crowding- Chief! You’re not on the clock for the parade.</w:t>
      </w:r>
    </w:p>
    <w:p w:rsidR="00000000" w:rsidDel="00000000" w:rsidP="00000000" w:rsidRDefault="00000000" w:rsidRPr="00000000" w14:paraId="00000AE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A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True heroes never rest, McCormack. Keep your eyes on the lookout for queers.</w:t>
      </w:r>
    </w:p>
    <w:p w:rsidR="00000000" w:rsidDel="00000000" w:rsidP="00000000" w:rsidRDefault="00000000" w:rsidRPr="00000000" w14:paraId="00000AF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br w:type="textWrapping"/>
        <w:t xml:space="preserve">But, Chief, it’s legal for the month!</w:t>
      </w:r>
    </w:p>
    <w:p w:rsidR="00000000" w:rsidDel="00000000" w:rsidP="00000000" w:rsidRDefault="00000000" w:rsidRPr="00000000" w14:paraId="00000AF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br w:type="textWrapping"/>
        <w:t xml:space="preserve">See if I give a rat's ass. I’m gonna do what’s right. That’s what we pledged to do, McCormack.</w:t>
      </w:r>
    </w:p>
    <w:p w:rsidR="00000000" w:rsidDel="00000000" w:rsidP="00000000" w:rsidRDefault="00000000" w:rsidRPr="00000000" w14:paraId="00000AF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A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are you EXCITED-</w:t>
      </w:r>
    </w:p>
    <w:p w:rsidR="00000000" w:rsidDel="00000000" w:rsidP="00000000" w:rsidRDefault="00000000" w:rsidRPr="00000000" w14:paraId="00000AF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A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t>
      </w:r>
    </w:p>
    <w:p w:rsidR="00000000" w:rsidDel="00000000" w:rsidP="00000000" w:rsidRDefault="00000000" w:rsidRPr="00000000" w14:paraId="00000AF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A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Shhhh it’s starting, lock IN.</w:t>
      </w:r>
    </w:p>
    <w:p w:rsidR="00000000" w:rsidDel="00000000" w:rsidP="00000000" w:rsidRDefault="00000000" w:rsidRPr="00000000" w14:paraId="00000AF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A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music and chatter dies down as the float starts to pass by]</w:t>
      </w:r>
    </w:p>
    <w:p w:rsidR="00000000" w:rsidDel="00000000" w:rsidP="00000000" w:rsidRDefault="00000000" w:rsidRPr="00000000" w14:paraId="00000A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 (On float as it starts passing by)</w:t>
      </w:r>
    </w:p>
    <w:p w:rsidR="00000000" w:rsidDel="00000000" w:rsidP="00000000" w:rsidRDefault="00000000" w:rsidRPr="00000000" w14:paraId="00000B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Attention, </w:t>
      </w:r>
      <w:r w:rsidDel="00000000" w:rsidR="00000000" w:rsidRPr="00000000">
        <w:rPr>
          <w:rFonts w:ascii="Courier New" w:cs="Courier New" w:eastAsia="Courier New" w:hAnsi="Courier New"/>
          <w:i w:val="1"/>
          <w:iCs w:val="1"/>
          <w:sz w:val="24"/>
          <w:szCs w:val="24"/>
          <w:rtl w:val="0"/>
        </w:rPr>
        <w:t xml:space="preserve">fine</w:t>
      </w:r>
      <w:r w:rsidDel="00000000" w:rsidR="00000000" w:rsidRPr="00000000">
        <w:rPr>
          <w:rFonts w:ascii="Courier New" w:cs="Courier New" w:eastAsia="Courier New" w:hAnsi="Courier New"/>
          <w:sz w:val="24"/>
          <w:szCs w:val="24"/>
          <w:rtl w:val="0"/>
        </w:rPr>
        <w:t xml:space="preserve"> people of Nenjac City! I’m Johnny McQueen. You may remember me from such films as </w:t>
      </w:r>
      <w:commentRangeStart w:id="167"/>
      <w:commentRangeStart w:id="168"/>
      <w:r w:rsidDel="00000000" w:rsidR="00000000" w:rsidRPr="00000000">
        <w:rPr>
          <w:rFonts w:ascii="Courier New" w:cs="Courier New" w:eastAsia="Courier New" w:hAnsi="Courier New"/>
          <w:sz w:val="24"/>
          <w:szCs w:val="24"/>
          <w:rtl w:val="0"/>
        </w:rPr>
        <w:t xml:space="preserve">“Alien Invasion: Of Body and Mind” and “My Foot Doctor Knows Proctology”.</w:t>
      </w:r>
      <w:commentRangeEnd w:id="167"/>
      <w:r w:rsidDel="00000000" w:rsidR="00000000" w:rsidRPr="00000000">
        <w:commentReference w:id="167"/>
      </w:r>
      <w:commentRangeEnd w:id="168"/>
      <w:r w:rsidDel="00000000" w:rsidR="00000000" w:rsidRPr="00000000">
        <w:commentReference w:id="168"/>
      </w:r>
      <w:r w:rsidDel="00000000" w:rsidR="00000000" w:rsidRPr="00000000">
        <w:rPr>
          <w:rtl w:val="0"/>
        </w:rPr>
      </w:r>
    </w:p>
    <w:p w:rsidR="00000000" w:rsidDel="00000000" w:rsidP="00000000" w:rsidRDefault="00000000" w:rsidRPr="00000000" w14:paraId="00000B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[CHEERS FROM CROWD]</w:t>
      </w:r>
    </w:p>
    <w:p w:rsidR="00000000" w:rsidDel="00000000" w:rsidP="00000000" w:rsidRDefault="00000000" w:rsidRPr="00000000" w14:paraId="00000B0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0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(Over cheering)</w:t>
      </w:r>
    </w:p>
    <w:p w:rsidR="00000000" w:rsidDel="00000000" w:rsidP="00000000" w:rsidRDefault="00000000" w:rsidRPr="00000000" w14:paraId="00000B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got that one on loop, man, I play that one on loop!!!</w:t>
      </w:r>
    </w:p>
    <w:p w:rsidR="00000000" w:rsidDel="00000000" w:rsidP="00000000" w:rsidRDefault="00000000" w:rsidRPr="00000000" w14:paraId="00000B0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MIA</w:t>
      </w:r>
    </w:p>
    <w:p w:rsidR="00000000" w:rsidDel="00000000" w:rsidP="00000000" w:rsidRDefault="00000000" w:rsidRPr="00000000" w14:paraId="00000B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we would like to make it clear that reproduction is not only for… reproductive purposes! ANYTHING’S possible if you try hard enough!</w:t>
      </w:r>
    </w:p>
    <w:p w:rsidR="00000000" w:rsidDel="00000000" w:rsidP="00000000" w:rsidRDefault="00000000" w:rsidRPr="00000000" w14:paraId="00000B0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B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right! And though we’re married in a straight relationship, we’ve both switched teams more times than I can count, although I’m sure a few DEDICATED fans might know! On with the parade!!</w:t>
      </w:r>
    </w:p>
    <w:p w:rsidR="00000000" w:rsidDel="00000000" w:rsidP="00000000" w:rsidRDefault="00000000" w:rsidRPr="00000000" w14:paraId="00000B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CHEERING AND MUSIC STARTS UP AGAIN AS THE FLOAT PROGRESSES]</w:t>
      </w:r>
    </w:p>
    <w:p w:rsidR="00000000" w:rsidDel="00000000" w:rsidP="00000000" w:rsidRDefault="00000000" w:rsidRPr="00000000" w14:paraId="00000B0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1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11">
      <w:pPr>
        <w:spacing w:line="24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sz w:val="24"/>
          <w:szCs w:val="24"/>
          <w:rtl w:val="0"/>
        </w:rPr>
        <w:t xml:space="preserve">Dude, this thing is so fucking buns, man, I wanna go hooooo-is that </w:t>
      </w:r>
      <w:r w:rsidDel="00000000" w:rsidR="00000000" w:rsidRPr="00000000">
        <w:rPr>
          <w:rFonts w:ascii="Courier New" w:cs="Courier New" w:eastAsia="Courier New" w:hAnsi="Courier New"/>
          <w:b w:val="1"/>
          <w:bCs w:val="1"/>
          <w:i w:val="1"/>
          <w:iCs w:val="1"/>
          <w:sz w:val="24"/>
          <w:szCs w:val="24"/>
          <w:rtl w:val="0"/>
        </w:rPr>
        <w:t xml:space="preserve">fucking Warren??</w:t>
      </w:r>
    </w:p>
    <w:p w:rsidR="00000000" w:rsidDel="00000000" w:rsidP="00000000" w:rsidRDefault="00000000" w:rsidRPr="00000000" w14:paraId="00000B1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IS IN DRAG ON THE FLOAT]</w:t>
      </w:r>
    </w:p>
    <w:p w:rsidR="00000000" w:rsidDel="00000000" w:rsidP="00000000" w:rsidRDefault="00000000" w:rsidRPr="00000000" w14:paraId="00000B1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B1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kid… Turns out, </w:t>
      </w:r>
      <w:commentRangeStart w:id="169"/>
      <w:commentRangeStart w:id="170"/>
      <w:r w:rsidDel="00000000" w:rsidR="00000000" w:rsidRPr="00000000">
        <w:rPr>
          <w:rFonts w:ascii="Courier New" w:cs="Courier New" w:eastAsia="Courier New" w:hAnsi="Courier New"/>
          <w:sz w:val="24"/>
          <w:szCs w:val="24"/>
          <w:rtl w:val="0"/>
        </w:rPr>
        <w:t xml:space="preserve">butt pirates</w:t>
      </w:r>
      <w:commentRangeEnd w:id="169"/>
      <w:r w:rsidDel="00000000" w:rsidR="00000000" w:rsidRPr="00000000">
        <w:commentReference w:id="169"/>
      </w:r>
      <w:commentRangeEnd w:id="170"/>
      <w:r w:rsidDel="00000000" w:rsidR="00000000" w:rsidRPr="00000000">
        <w:commentReference w:id="170"/>
      </w:r>
      <w:r w:rsidDel="00000000" w:rsidR="00000000" w:rsidRPr="00000000">
        <w:rPr>
          <w:rFonts w:ascii="Courier New" w:cs="Courier New" w:eastAsia="Courier New" w:hAnsi="Courier New"/>
          <w:sz w:val="24"/>
          <w:szCs w:val="24"/>
          <w:rtl w:val="0"/>
        </w:rPr>
        <w:t xml:space="preserve"> are crazy into some </w:t>
      </w:r>
      <w:r w:rsidDel="00000000" w:rsidR="00000000" w:rsidRPr="00000000">
        <w:rPr>
          <w:rFonts w:ascii="Courier New" w:cs="Courier New" w:eastAsia="Courier New" w:hAnsi="Courier New"/>
          <w:i w:val="1"/>
          <w:iCs w:val="1"/>
          <w:sz w:val="24"/>
          <w:szCs w:val="24"/>
          <w:rtl w:val="0"/>
        </w:rPr>
        <w:t xml:space="preserve">fucked-up</w:t>
      </w:r>
      <w:r w:rsidDel="00000000" w:rsidR="00000000" w:rsidRPr="00000000">
        <w:rPr>
          <w:rFonts w:ascii="Courier New" w:cs="Courier New" w:eastAsia="Courier New" w:hAnsi="Courier New"/>
          <w:sz w:val="24"/>
          <w:szCs w:val="24"/>
          <w:rtl w:val="0"/>
        </w:rPr>
        <w:t xml:space="preserve"> shit… I couldn’t even tell you what PLANET I’m on…</w:t>
      </w:r>
    </w:p>
    <w:p w:rsidR="00000000" w:rsidDel="00000000" w:rsidP="00000000" w:rsidRDefault="00000000" w:rsidRPr="00000000" w14:paraId="00000B1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did you really just say </w:t>
      </w:r>
      <w:r w:rsidDel="00000000" w:rsidR="00000000" w:rsidRPr="00000000">
        <w:rPr>
          <w:rFonts w:ascii="Courier New" w:cs="Courier New" w:eastAsia="Courier New" w:hAnsi="Courier New"/>
          <w:i w:val="1"/>
          <w:iCs w:val="1"/>
          <w:sz w:val="24"/>
          <w:szCs w:val="24"/>
          <w:rtl w:val="0"/>
        </w:rPr>
        <w:t xml:space="preserve">BUTT PIRATES?? </w:t>
      </w:r>
      <w:r w:rsidDel="00000000" w:rsidR="00000000" w:rsidRPr="00000000">
        <w:rPr>
          <w:rFonts w:ascii="Courier New" w:cs="Courier New" w:eastAsia="Courier New" w:hAnsi="Courier New"/>
          <w:sz w:val="24"/>
          <w:szCs w:val="24"/>
          <w:rtl w:val="0"/>
        </w:rPr>
        <w:t xml:space="preserve">What even-</w:t>
      </w:r>
    </w:p>
    <w:p w:rsidR="00000000" w:rsidDel="00000000" w:rsidP="00000000" w:rsidRDefault="00000000" w:rsidRPr="00000000" w14:paraId="00000B1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1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I </w:t>
      </w:r>
      <w:r w:rsidDel="00000000" w:rsidR="00000000" w:rsidRPr="00000000">
        <w:rPr>
          <w:rFonts w:ascii="Courier New" w:cs="Courier New" w:eastAsia="Courier New" w:hAnsi="Courier New"/>
          <w:i w:val="1"/>
          <w:iCs w:val="1"/>
          <w:sz w:val="24"/>
          <w:szCs w:val="24"/>
          <w:rtl w:val="0"/>
        </w:rPr>
        <w:t xml:space="preserve">LOVE</w:t>
      </w:r>
      <w:r w:rsidDel="00000000" w:rsidR="00000000" w:rsidRPr="00000000">
        <w:rPr>
          <w:rFonts w:ascii="Courier New" w:cs="Courier New" w:eastAsia="Courier New" w:hAnsi="Courier New"/>
          <w:sz w:val="24"/>
          <w:szCs w:val="24"/>
          <w:rtl w:val="0"/>
        </w:rPr>
        <w:t xml:space="preserve"> pirates.</w:t>
      </w:r>
    </w:p>
    <w:p w:rsidR="00000000" w:rsidDel="00000000" w:rsidP="00000000" w:rsidRDefault="00000000" w:rsidRPr="00000000" w14:paraId="00000B1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man… Like I said, this parade is buns.</w:t>
      </w:r>
    </w:p>
    <w:p w:rsidR="00000000" w:rsidDel="00000000" w:rsidP="00000000" w:rsidRDefault="00000000" w:rsidRPr="00000000" w14:paraId="00000B2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B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I have to say, I’m a little disappointed. Besides that quite outdated and frankly ignorant interaction we just witnessed, this town isn’t as homophobic as I once realized.</w:t>
      </w:r>
    </w:p>
    <w:p w:rsidR="00000000" w:rsidDel="00000000" w:rsidP="00000000" w:rsidRDefault="00000000" w:rsidRPr="00000000" w14:paraId="00000B2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B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mean, yeah Chief, It’s 2026. It’s not the 80s anymore, Chief.</w:t>
      </w:r>
    </w:p>
    <w:p w:rsidR="00000000" w:rsidDel="00000000" w:rsidP="00000000" w:rsidRDefault="00000000" w:rsidRPr="00000000" w14:paraId="00000B2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B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that’s no excuse…</w:t>
      </w:r>
    </w:p>
    <w:p w:rsidR="00000000" w:rsidDel="00000000" w:rsidP="00000000" w:rsidRDefault="00000000" w:rsidRPr="00000000" w14:paraId="00000B2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 (In the middle of the float because continuity be damned)</w:t>
      </w:r>
    </w:p>
    <w:p w:rsidR="00000000" w:rsidDel="00000000" w:rsidP="00000000" w:rsidRDefault="00000000" w:rsidRPr="00000000" w14:paraId="00000B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now, the moment you’ve all been waiting for… the speeches!! We’ve got two gay people to give their experiences and words of wisdom to all you lovely people!!</w:t>
      </w:r>
    </w:p>
    <w:p w:rsidR="00000000" w:rsidDel="00000000" w:rsidP="00000000" w:rsidRDefault="00000000" w:rsidRPr="00000000" w14:paraId="00000B2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B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 bitches, my name is Elea, and I like-</w:t>
      </w:r>
    </w:p>
    <w:p w:rsidR="00000000" w:rsidDel="00000000" w:rsidP="00000000" w:rsidRDefault="00000000" w:rsidRPr="00000000" w14:paraId="00000B2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(Bigly taking up the whole screen)</w:t>
      </w:r>
    </w:p>
    <w:p w:rsidR="00000000" w:rsidDel="00000000" w:rsidP="00000000" w:rsidRDefault="00000000" w:rsidRPr="00000000" w14:paraId="00000B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Hihi I’m taking up the camera space so you don’t have to listen to Elea talk about this-</w:t>
      </w:r>
    </w:p>
    <w:p w:rsidR="00000000" w:rsidDel="00000000" w:rsidP="00000000" w:rsidRDefault="00000000" w:rsidRPr="00000000" w14:paraId="00000B3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3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MIA</w:t>
      </w:r>
    </w:p>
    <w:p w:rsidR="00000000" w:rsidDel="00000000" w:rsidP="00000000" w:rsidRDefault="00000000" w:rsidRPr="00000000" w14:paraId="00000B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 was great, sis, I can truly relate to your story… Next up, we’ve got the iconic version of gay, the… gay guy!</w:t>
      </w:r>
    </w:p>
    <w:p w:rsidR="00000000" w:rsidDel="00000000" w:rsidP="00000000" w:rsidRDefault="00000000" w:rsidRPr="00000000" w14:paraId="00000B3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3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 YEAH, SPENCERRRR!!</w:t>
      </w:r>
    </w:p>
    <w:p w:rsidR="00000000" w:rsidDel="00000000" w:rsidP="00000000" w:rsidRDefault="00000000" w:rsidRPr="00000000" w14:paraId="00000B3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3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swear to God, this kid’s speech is the only reason I even pulled up to this thing, so it better be good-</w:t>
      </w:r>
    </w:p>
    <w:p w:rsidR="00000000" w:rsidDel="00000000" w:rsidP="00000000" w:rsidRDefault="00000000" w:rsidRPr="00000000" w14:paraId="00000B3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3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(WHISPERING TO SPENCER)</w:t>
      </w:r>
    </w:p>
    <w:p w:rsidR="00000000" w:rsidDel="00000000" w:rsidP="00000000" w:rsidRDefault="00000000" w:rsidRPr="00000000" w14:paraId="00000B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Remember Spence, make sure the audience is clutching their pearls by the end of this. Here’s a cue card if you need it-</w:t>
      </w:r>
    </w:p>
    <w:p w:rsidR="00000000" w:rsidDel="00000000" w:rsidP="00000000" w:rsidRDefault="00000000" w:rsidRPr="00000000" w14:paraId="00000B3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3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(TAKING THE CARD THEN SIGHING AND THROWING IT)</w:t>
      </w:r>
    </w:p>
    <w:p w:rsidR="00000000" w:rsidDel="00000000" w:rsidP="00000000" w:rsidRDefault="00000000" w:rsidRPr="00000000" w14:paraId="00000B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Thanks uh, but I think I’m okay… I got this. [Deep breath] Peeps of Nenjac City! My name is Spencer, and uh… It seems that a lot of people think that gay pride is just about plowing as many dudes as possible, or seeing who can put on the most makeup without passing out from chemical burns. But the truth is, if we look past strict labels and instead view identity like a spectrum, we’ll find that we are ALL different, and no single person is “normal”, or “different”. We are just people, all different in our own ways, and no one you find is going to perfectly fit a single sexual or gender identiy… Also, my friend gave me this cue card here, and I don’t wanna disappoint you, so here goes:</w:t>
      </w:r>
    </w:p>
    <w:p w:rsidR="00000000" w:rsidDel="00000000" w:rsidP="00000000" w:rsidRDefault="00000000" w:rsidRPr="00000000" w14:paraId="00000B4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4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(Bigly taking up the whole screen)</w:t>
      </w:r>
    </w:p>
    <w:p w:rsidR="00000000" w:rsidDel="00000000" w:rsidP="00000000" w:rsidRDefault="00000000" w:rsidRPr="00000000" w14:paraId="00000B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guys I’m doing this again because fucking Elea is an actual menace to society, dude, like holy shit-</w:t>
      </w:r>
    </w:p>
    <w:p w:rsidR="00000000" w:rsidDel="00000000" w:rsidP="00000000" w:rsidRDefault="00000000" w:rsidRPr="00000000" w14:paraId="00000B4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B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fill my ass. So, ignoring that last part, I hope my speech made some sort of difference in your lives, because I aim to please.</w:t>
      </w:r>
    </w:p>
    <w:p w:rsidR="00000000" w:rsidDel="00000000" w:rsidP="00000000" w:rsidRDefault="00000000" w:rsidRPr="00000000" w14:paraId="00000B4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4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 THEN EVERYONE BEGINS SOBBING/CHEERING/HUGGING]</w:t>
      </w:r>
    </w:p>
    <w:p w:rsidR="00000000" w:rsidDel="00000000" w:rsidP="00000000" w:rsidRDefault="00000000" w:rsidRPr="00000000" w14:paraId="00000B4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man, I can’t- that was so, so beautiful, man-</w:t>
      </w:r>
    </w:p>
    <w:p w:rsidR="00000000" w:rsidDel="00000000" w:rsidP="00000000" w:rsidRDefault="00000000" w:rsidRPr="00000000" w14:paraId="00000B4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Starr I love you dude, no homo-</w:t>
      </w:r>
    </w:p>
    <w:p w:rsidR="00000000" w:rsidDel="00000000" w:rsidP="00000000" w:rsidRDefault="00000000" w:rsidRPr="00000000" w14:paraId="00000B4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 too bucko, no homo man-</w:t>
      </w:r>
    </w:p>
    <w:p w:rsidR="00000000" w:rsidDel="00000000" w:rsidP="00000000" w:rsidRDefault="00000000" w:rsidRPr="00000000" w14:paraId="00000B5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B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bring it here, Mccormack-</w:t>
      </w:r>
    </w:p>
    <w:p w:rsidR="00000000" w:rsidDel="00000000" w:rsidP="00000000" w:rsidRDefault="00000000" w:rsidRPr="00000000" w14:paraId="00000B5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5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B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sorry I always stop you from mauling homeless people, Chief-</w:t>
      </w:r>
    </w:p>
    <w:p w:rsidR="00000000" w:rsidDel="00000000" w:rsidP="00000000" w:rsidRDefault="00000000" w:rsidRPr="00000000" w14:paraId="00000B5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B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alright, Mccormack, it’s alright- If I had the capacity for emotions, I’d say I forgive you-</w:t>
      </w:r>
    </w:p>
    <w:p w:rsidR="00000000" w:rsidDel="00000000" w:rsidP="00000000" w:rsidRDefault="00000000" w:rsidRPr="00000000" w14:paraId="00000B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I’m inspired to make a speech… I was born without a penis. I hope I’ve found a place here.</w:t>
      </w:r>
    </w:p>
    <w:p w:rsidR="00000000" w:rsidDel="00000000" w:rsidP="00000000" w:rsidRDefault="00000000" w:rsidRPr="00000000" w14:paraId="00000B5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man, that’s depressing ‘cuz I got like four penises.</w:t>
      </w:r>
    </w:p>
    <w:p w:rsidR="00000000" w:rsidDel="00000000" w:rsidP="00000000" w:rsidRDefault="00000000" w:rsidRPr="00000000" w14:paraId="00000B6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Can we share?</w:t>
      </w:r>
    </w:p>
    <w:p w:rsidR="00000000" w:rsidDel="00000000" w:rsidP="00000000" w:rsidRDefault="00000000" w:rsidRPr="00000000" w14:paraId="00000B6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0B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Deansexual!!!</w:t>
      </w:r>
    </w:p>
    <w:p w:rsidR="00000000" w:rsidDel="00000000" w:rsidP="00000000" w:rsidRDefault="00000000" w:rsidRPr="00000000" w14:paraId="00000B6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HEROIN HARRY</w:t>
      </w:r>
    </w:p>
    <w:p w:rsidR="00000000" w:rsidDel="00000000" w:rsidP="00000000" w:rsidRDefault="00000000" w:rsidRPr="00000000" w14:paraId="00000B68">
      <w:pPr>
        <w:spacing w:line="240" w:lineRule="auto"/>
        <w:jc w:val="center"/>
        <w:rPr>
          <w:rFonts w:ascii="Courier New" w:cs="Courier New" w:eastAsia="Courier New" w:hAnsi="Courier New"/>
          <w:sz w:val="24"/>
          <w:szCs w:val="24"/>
        </w:rPr>
      </w:pPr>
      <w:commentRangeStart w:id="171"/>
      <w:commentRangeStart w:id="172"/>
      <w:r w:rsidDel="00000000" w:rsidR="00000000" w:rsidRPr="00000000">
        <w:rPr>
          <w:rFonts w:ascii="Courier New" w:cs="Courier New" w:eastAsia="Courier New" w:hAnsi="Courier New"/>
          <w:sz w:val="24"/>
          <w:szCs w:val="24"/>
          <w:rtl w:val="0"/>
        </w:rPr>
        <w:t xml:space="preserve">F-FOUR CORNERS!!</w:t>
      </w:r>
      <w:commentRangeEnd w:id="171"/>
      <w:r w:rsidDel="00000000" w:rsidR="00000000" w:rsidRPr="00000000">
        <w:commentReference w:id="171"/>
      </w:r>
      <w:commentRangeEnd w:id="172"/>
      <w:r w:rsidDel="00000000" w:rsidR="00000000" w:rsidRPr="00000000">
        <w:commentReference w:id="172"/>
      </w:r>
      <w:r w:rsidDel="00000000" w:rsidR="00000000" w:rsidRPr="00000000">
        <w:rPr>
          <w:rFonts w:ascii="Courier New" w:cs="Courier New" w:eastAsia="Courier New" w:hAnsi="Courier New"/>
          <w:sz w:val="24"/>
          <w:szCs w:val="24"/>
          <w:rtl w:val="0"/>
        </w:rPr>
        <w:t xml:space="preserve"> I’m not gay, </w:t>
      </w:r>
      <w:r w:rsidDel="00000000" w:rsidR="00000000" w:rsidRPr="00000000">
        <w:rPr>
          <w:rFonts w:ascii="Courier New" w:cs="Courier New" w:eastAsia="Courier New" w:hAnsi="Courier New"/>
          <w:sz w:val="24"/>
          <w:szCs w:val="24"/>
          <w:rtl w:val="0"/>
        </w:rPr>
        <w:t xml:space="preserve">eughhh</w:t>
      </w:r>
      <w:r w:rsidDel="00000000" w:rsidR="00000000" w:rsidRPr="00000000">
        <w:rPr>
          <w:rFonts w:ascii="Courier New" w:cs="Courier New" w:eastAsia="Courier New" w:hAnsi="Courier New"/>
          <w:sz w:val="24"/>
          <w:szCs w:val="24"/>
          <w:rtl w:val="0"/>
        </w:rPr>
        <w:t xml:space="preserve">, but I’ll suck you off for a dime! Yerrrrrh!! No, a nickel!</w:t>
      </w:r>
    </w:p>
    <w:p w:rsidR="00000000" w:rsidDel="00000000" w:rsidP="00000000" w:rsidRDefault="00000000" w:rsidRPr="00000000" w14:paraId="00000B6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B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like men.</w:t>
      </w:r>
    </w:p>
    <w:p w:rsidR="00000000" w:rsidDel="00000000" w:rsidP="00000000" w:rsidRDefault="00000000" w:rsidRPr="00000000" w14:paraId="00000B6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w:t>
      </w:r>
    </w:p>
    <w:p w:rsidR="00000000" w:rsidDel="00000000" w:rsidP="00000000" w:rsidRDefault="00000000" w:rsidRPr="00000000" w14:paraId="00000B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hi, my name’s Monoleg, and I’m ARO. Mostly because I got my junk blown straight off in ‘Nam. So I don’t really feel anything towards anyone. Mostly because my touch receptors were flayed off by third degree burns.</w:t>
      </w:r>
    </w:p>
    <w:p w:rsidR="00000000" w:rsidDel="00000000" w:rsidP="00000000" w:rsidRDefault="00000000" w:rsidRPr="00000000" w14:paraId="00000B6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B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I’m a sexual sadist… I undertake extreme pleasure in the violent suffering of others… It seems I’ve found a place where I can be myself. </w:t>
      </w:r>
      <w:r w:rsidDel="00000000" w:rsidR="00000000" w:rsidRPr="00000000">
        <w:rPr>
          <w:rFonts w:ascii="Courier New" w:cs="Courier New" w:eastAsia="Courier New" w:hAnsi="Courier New"/>
          <w:sz w:val="24"/>
          <w:szCs w:val="24"/>
          <w:rtl w:val="0"/>
        </w:rPr>
        <w:t xml:space="preserve">Monoleg</w:t>
      </w:r>
      <w:r w:rsidDel="00000000" w:rsidR="00000000" w:rsidRPr="00000000">
        <w:rPr>
          <w:rFonts w:ascii="Courier New" w:cs="Courier New" w:eastAsia="Courier New" w:hAnsi="Courier New"/>
          <w:sz w:val="24"/>
          <w:szCs w:val="24"/>
          <w:rtl w:val="0"/>
        </w:rPr>
        <w:t xml:space="preserve">, I get the most of it from brutalizing you.</w:t>
      </w:r>
    </w:p>
    <w:p w:rsidR="00000000" w:rsidDel="00000000" w:rsidP="00000000" w:rsidRDefault="00000000" w:rsidRPr="00000000" w14:paraId="00000B7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[PAUSE]</w:t>
      </w:r>
    </w:p>
    <w:p w:rsidR="00000000" w:rsidDel="00000000" w:rsidP="00000000" w:rsidRDefault="00000000" w:rsidRPr="00000000" w14:paraId="00000B7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w:t>
      </w:r>
    </w:p>
    <w:p w:rsidR="00000000" w:rsidDel="00000000" w:rsidP="00000000" w:rsidRDefault="00000000" w:rsidRPr="00000000" w14:paraId="00000B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what the fuck?</w:t>
      </w:r>
    </w:p>
    <w:p w:rsidR="00000000" w:rsidDel="00000000" w:rsidP="00000000" w:rsidRDefault="00000000" w:rsidRPr="00000000" w14:paraId="00000B7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guys, I think </w:t>
      </w:r>
      <w:r w:rsidDel="00000000" w:rsidR="00000000" w:rsidRPr="00000000">
        <w:rPr>
          <w:rFonts w:ascii="Courier New" w:cs="Courier New" w:eastAsia="Courier New" w:hAnsi="Courier New"/>
          <w:i w:val="1"/>
          <w:iCs w:val="1"/>
          <w:sz w:val="24"/>
          <w:szCs w:val="24"/>
          <w:rtl w:val="0"/>
        </w:rPr>
        <w:t xml:space="preserve">DEAN</w:t>
      </w:r>
      <w:r w:rsidDel="00000000" w:rsidR="00000000" w:rsidRPr="00000000">
        <w:rPr>
          <w:rFonts w:ascii="Courier New" w:cs="Courier New" w:eastAsia="Courier New" w:hAnsi="Courier New"/>
          <w:sz w:val="24"/>
          <w:szCs w:val="24"/>
          <w:rtl w:val="0"/>
        </w:rPr>
        <w:t xml:space="preserve"> has something to say!!</w:t>
      </w:r>
    </w:p>
    <w:p w:rsidR="00000000" w:rsidDel="00000000" w:rsidP="00000000" w:rsidRDefault="00000000" w:rsidRPr="00000000" w14:paraId="00000B7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B7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I do NOT, don’t worry girls, I like girls.</w:t>
      </w:r>
    </w:p>
    <w:p w:rsidR="00000000" w:rsidDel="00000000" w:rsidP="00000000" w:rsidRDefault="00000000" w:rsidRPr="00000000" w14:paraId="00000B7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y’know what-</w:t>
      </w:r>
    </w:p>
    <w:p w:rsidR="00000000" w:rsidDel="00000000" w:rsidP="00000000" w:rsidRDefault="00000000" w:rsidRPr="00000000" w14:paraId="00000B8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JUMPS ONTO THE FLOAT PODIUM]</w:t>
      </w:r>
    </w:p>
    <w:p w:rsidR="00000000" w:rsidDel="00000000" w:rsidP="00000000" w:rsidRDefault="00000000" w:rsidRPr="00000000" w14:paraId="00000B8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8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CITIZENS OF NENJAC CITY!! I have a friend that is too scared to come out, even after seeing all of our happy faces!! Dean McQueen, just admit your love for me, I can promise you that-</w:t>
      </w:r>
    </w:p>
    <w:p w:rsidR="00000000" w:rsidDel="00000000" w:rsidP="00000000" w:rsidRDefault="00000000" w:rsidRPr="00000000" w14:paraId="00000B8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IS TACKLED OFF THE FLOAT BY DEEGS]</w:t>
      </w:r>
    </w:p>
    <w:p w:rsidR="00000000" w:rsidDel="00000000" w:rsidP="00000000" w:rsidRDefault="00000000" w:rsidRPr="00000000" w14:paraId="00000B8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Agh dude, what the fuck-</w:t>
      </w:r>
    </w:p>
    <w:p w:rsidR="00000000" w:rsidDel="00000000" w:rsidP="00000000" w:rsidRDefault="00000000" w:rsidRPr="00000000" w14:paraId="00000B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not even gonna explain how badly it was gonna go if I let you keep talking. Also… you’re gay, dude. Just admit it. We ALL know it, dawg.</w:t>
      </w:r>
    </w:p>
    <w:p w:rsidR="00000000" w:rsidDel="00000000" w:rsidP="00000000" w:rsidRDefault="00000000" w:rsidRPr="00000000" w14:paraId="00000B8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Pffft… you wish! I like women, bucko. And Dean. Wh- I meant to say peen. I mean-!</w:t>
      </w:r>
    </w:p>
    <w:p w:rsidR="00000000" w:rsidDel="00000000" w:rsidP="00000000" w:rsidRDefault="00000000" w:rsidRPr="00000000" w14:paraId="00000B9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B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people… you’ve all scratched an itch that no ones ever been able to scratch. The events of today are the closest thing anyone will ever get to warming my cruel, withered heart. Against my much better judgement, I’m using the powers vested in me as Chief of Police to make homosexuality legal in Nenjac City… YEAR ROUND. Except in October. I wanna enjoy my halloween.</w:t>
      </w:r>
    </w:p>
    <w:p w:rsidR="00000000" w:rsidDel="00000000" w:rsidP="00000000" w:rsidRDefault="00000000" w:rsidRPr="00000000" w14:paraId="00000B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[MORE CHEERING]</w:t>
      </w:r>
    </w:p>
    <w:p w:rsidR="00000000" w:rsidDel="00000000" w:rsidP="00000000" w:rsidRDefault="00000000" w:rsidRPr="00000000" w14:paraId="00000B9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(Over cheers)</w:t>
      </w:r>
    </w:p>
    <w:p w:rsidR="00000000" w:rsidDel="00000000" w:rsidP="00000000" w:rsidRDefault="00000000" w:rsidRPr="00000000" w14:paraId="00000B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Should exclude January too, gotta start the new year off right.</w:t>
      </w:r>
    </w:p>
    <w:p w:rsidR="00000000" w:rsidDel="00000000" w:rsidP="00000000" w:rsidRDefault="00000000" w:rsidRPr="00000000" w14:paraId="00000B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MONOLEG</w:t>
        <w:br w:type="textWrapping"/>
        <w:t xml:space="preserve">And December, ‘cause that’s when our lord and savior Jesus Christ was born.</w:t>
      </w:r>
    </w:p>
    <w:p w:rsidR="00000000" w:rsidDel="00000000" w:rsidP="00000000" w:rsidRDefault="00000000" w:rsidRPr="00000000" w14:paraId="00000B9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br w:type="textWrapping"/>
        <w:t xml:space="preserve">Wait, November too. I don’t want my birthday overshadowed.</w:t>
      </w:r>
    </w:p>
    <w:p w:rsidR="00000000" w:rsidDel="00000000" w:rsidP="00000000" w:rsidRDefault="00000000" w:rsidRPr="00000000" w14:paraId="00000B9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GINA</w:t>
      </w:r>
    </w:p>
    <w:p w:rsidR="00000000" w:rsidDel="00000000" w:rsidP="00000000" w:rsidRDefault="00000000" w:rsidRPr="00000000" w14:paraId="00000B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well, that all kinda got wrapped up, everyone’s happy and the parade went well but I feel like we kinda forgot something…</w:t>
      </w:r>
    </w:p>
    <w:p w:rsidR="00000000" w:rsidDel="00000000" w:rsidP="00000000" w:rsidRDefault="00000000" w:rsidRPr="00000000" w14:paraId="00000B9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B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was there like a plot point earlier in the episode we forgot to wrap up orrrr…</w:t>
      </w:r>
    </w:p>
    <w:p w:rsidR="00000000" w:rsidDel="00000000" w:rsidP="00000000" w:rsidRDefault="00000000" w:rsidRPr="00000000" w14:paraId="00000BA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 dunno dude, I feel like everyone in town is here, right-</w:t>
      </w:r>
    </w:p>
    <w:p w:rsidR="00000000" w:rsidDel="00000000" w:rsidP="00000000" w:rsidRDefault="00000000" w:rsidRPr="00000000" w14:paraId="00000B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A5">
      <w:pPr>
        <w:spacing w:line="240" w:lineRule="auto"/>
        <w:jc w:val="center"/>
        <w:rPr>
          <w:rFonts w:ascii="Courier New" w:cs="Courier New" w:eastAsia="Courier New" w:hAnsi="Courier New"/>
          <w:sz w:val="24"/>
          <w:szCs w:val="24"/>
        </w:rPr>
      </w:pPr>
      <w:commentRangeStart w:id="173"/>
      <w:commentRangeStart w:id="174"/>
      <w:commentRangeStart w:id="175"/>
      <w:commentRangeStart w:id="176"/>
      <w:commentRangeStart w:id="177"/>
      <w:r w:rsidDel="00000000" w:rsidR="00000000" w:rsidRPr="00000000">
        <w:rPr>
          <w:rFonts w:ascii="Courier New" w:cs="Courier New" w:eastAsia="Courier New" w:hAnsi="Courier New"/>
          <w:sz w:val="24"/>
          <w:szCs w:val="24"/>
          <w:rtl w:val="0"/>
        </w:rPr>
        <w:t xml:space="preserve">[Travis, hidden in fake nose/glasses/mustache, hops on the back of the float as it drives off, without anyone noticing.]</w:t>
      </w:r>
      <w:commentRangeEnd w:id="173"/>
      <w:r w:rsidDel="00000000" w:rsidR="00000000" w:rsidRPr="00000000">
        <w:commentReference w:id="173"/>
      </w:r>
      <w:commentRangeEnd w:id="174"/>
      <w:r w:rsidDel="00000000" w:rsidR="00000000" w:rsidRPr="00000000">
        <w:commentReference w:id="174"/>
      </w:r>
      <w:commentRangeEnd w:id="175"/>
      <w:r w:rsidDel="00000000" w:rsidR="00000000" w:rsidRPr="00000000">
        <w:commentReference w:id="175"/>
      </w:r>
      <w:commentRangeEnd w:id="176"/>
      <w:r w:rsidDel="00000000" w:rsidR="00000000" w:rsidRPr="00000000">
        <w:commentReference w:id="176"/>
      </w:r>
      <w:commentRangeEnd w:id="177"/>
      <w:r w:rsidDel="00000000" w:rsidR="00000000" w:rsidRPr="00000000">
        <w:commentReference w:id="177"/>
      </w:r>
      <w:r w:rsidDel="00000000" w:rsidR="00000000" w:rsidRPr="00000000">
        <w:rPr>
          <w:rtl w:val="0"/>
        </w:rPr>
      </w:r>
    </w:p>
    <w:p w:rsidR="00000000" w:rsidDel="00000000" w:rsidP="00000000" w:rsidRDefault="00000000" w:rsidRPr="00000000" w14:paraId="00000BA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FLOAT DRIVES OFF INTO THE SUNSET]</w:t>
      </w:r>
    </w:p>
    <w:p w:rsidR="00000000" w:rsidDel="00000000" w:rsidP="00000000" w:rsidRDefault="00000000" w:rsidRPr="00000000" w14:paraId="00000BA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[CREDITS]</w:t>
      </w:r>
    </w:p>
    <w:p w:rsidR="00000000" w:rsidDel="00000000" w:rsidP="00000000" w:rsidRDefault="00000000" w:rsidRPr="00000000" w14:paraId="00000B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 CREDITS: MCCORMACK’S BED]</w:t>
      </w:r>
    </w:p>
    <w:p w:rsidR="00000000" w:rsidDel="00000000" w:rsidP="00000000" w:rsidRDefault="00000000" w:rsidRPr="00000000" w14:paraId="00000B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(WAKING UP WITH A YAWN)</w:t>
      </w:r>
    </w:p>
    <w:p w:rsidR="00000000" w:rsidDel="00000000" w:rsidP="00000000" w:rsidRDefault="00000000" w:rsidRPr="00000000" w14:paraId="00000B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Ohhhhh man… What a night… I’m so hungover… ‘Morning, honey…</w:t>
      </w:r>
    </w:p>
    <w:p w:rsidR="00000000" w:rsidDel="00000000" w:rsidP="00000000" w:rsidRDefault="00000000" w:rsidRPr="00000000" w14:paraId="00000BA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CAMERA PANS TO SHOW CHIEF NEXT TO HIM]</w:t>
      </w:r>
    </w:p>
    <w:p w:rsidR="00000000" w:rsidDel="00000000" w:rsidP="00000000" w:rsidRDefault="00000000" w:rsidRPr="00000000" w14:paraId="00000BB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B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(groggy)</w:t>
      </w:r>
    </w:p>
    <w:p w:rsidR="00000000" w:rsidDel="00000000" w:rsidP="00000000" w:rsidRDefault="00000000" w:rsidRPr="00000000" w14:paraId="00000B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 Wha…</w:t>
      </w:r>
    </w:p>
    <w:p w:rsidR="00000000" w:rsidDel="00000000" w:rsidP="00000000" w:rsidRDefault="00000000" w:rsidRPr="00000000" w14:paraId="00000B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(Still groggy and not understanding)</w:t>
      </w:r>
    </w:p>
    <w:p w:rsidR="00000000" w:rsidDel="00000000" w:rsidP="00000000" w:rsidRDefault="00000000" w:rsidRPr="00000000" w14:paraId="00000B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you’re not my wife, you’re just the Chief, morning Cheif… Wait, what…?</w:t>
      </w:r>
    </w:p>
    <w:p w:rsidR="00000000" w:rsidDel="00000000" w:rsidP="00000000" w:rsidRDefault="00000000" w:rsidRPr="00000000" w14:paraId="00000BB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MCCORMACK/CHEIF</w:t>
      </w:r>
    </w:p>
    <w:p w:rsidR="00000000" w:rsidDel="00000000" w:rsidP="00000000" w:rsidRDefault="00000000" w:rsidRPr="00000000" w14:paraId="00000B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shit.</w:t>
      </w:r>
    </w:p>
    <w:p w:rsidR="00000000" w:rsidDel="00000000" w:rsidP="00000000" w:rsidRDefault="00000000" w:rsidRPr="00000000" w14:paraId="00000BBA">
      <w:pPr>
        <w:jc w:val="center"/>
        <w:rPr/>
      </w:pPr>
      <w:r w:rsidDel="00000000" w:rsidR="00000000" w:rsidRPr="00000000">
        <w:rPr>
          <w:rtl w:val="0"/>
        </w:rPr>
      </w:r>
    </w:p>
    <w:p w:rsidR="00000000" w:rsidDel="00000000" w:rsidP="00000000" w:rsidRDefault="00000000" w:rsidRPr="00000000" w14:paraId="00000BBB">
      <w:pPr>
        <w:spacing w:line="240" w:lineRule="auto"/>
        <w:jc w:val="center"/>
        <w:rPr>
          <w:rFonts w:ascii="Courier New" w:cs="Courier New" w:eastAsia="Courier New" w:hAnsi="Courier New"/>
          <w:sz w:val="24"/>
          <w:szCs w:val="24"/>
        </w:rPr>
        <w:sectPr>
          <w:headerReference r:id="rId41" w:type="default"/>
          <w:footerReference r:id="rId4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sectPr>
          <w:headerReference r:id="rId43" w:type="default"/>
          <w:footerReference r:id="rId44" w:type="default"/>
          <w:type w:val="nextPage"/>
          <w:pgSz w:h="15840" w:w="12240" w:orient="portrait"/>
          <w:pgMar w:bottom="1440" w:top="1440" w:left="1440" w:right="1440" w:header="720" w:footer="720"/>
          <w:pgNumType w:start="1"/>
        </w:sectPr>
      </w:pPr>
      <w:bookmarkStart w:colFirst="0" w:colLast="0" w:name="_i23971chh6a"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(long) hamiltonish (seezen finale)</w:t>
      </w:r>
      <w:r w:rsidDel="00000000" w:rsidR="00000000" w:rsidRPr="00000000">
        <w:rPr>
          <w:rtl w:val="0"/>
        </w:rPr>
      </w:r>
    </w:p>
    <w:p w:rsidR="00000000" w:rsidDel="00000000" w:rsidP="00000000" w:rsidRDefault="00000000" w:rsidRPr="00000000" w14:paraId="00000BBD">
      <w:pPr>
        <w:spacing w:line="240" w:lineRule="auto"/>
        <w:rPr>
          <w:b w:val="1"/>
          <w:bCs w:val="1"/>
        </w:rPr>
      </w:pPr>
      <w:r w:rsidDel="00000000" w:rsidR="00000000" w:rsidRPr="00000000">
        <w:rPr>
          <w:b w:val="1"/>
          <w:bCs w:val="1"/>
          <w:rtl w:val="0"/>
        </w:rPr>
        <w:t xml:space="preserve">[nenjac theater]</w:t>
      </w:r>
    </w:p>
    <w:p w:rsidR="00000000" w:rsidDel="00000000" w:rsidP="00000000" w:rsidRDefault="00000000" w:rsidRPr="00000000" w14:paraId="00000BBE">
      <w:pPr>
        <w:spacing w:line="240" w:lineRule="auto"/>
        <w:rPr>
          <w:b w:val="1"/>
          <w:bCs w:val="1"/>
        </w:rPr>
      </w:pPr>
      <w:r w:rsidDel="00000000" w:rsidR="00000000" w:rsidRPr="00000000">
        <w:rPr>
          <w:rtl w:val="0"/>
        </w:rPr>
      </w:r>
    </w:p>
    <w:p w:rsidR="00000000" w:rsidDel="00000000" w:rsidP="00000000" w:rsidRDefault="00000000" w:rsidRPr="00000000" w14:paraId="00000BB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BC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kids, so… You know how we’ve reached the season finale and we kinda gotta perform a musical now ‘cause that’s what everyone’s been waiting for?</w:t>
      </w:r>
    </w:p>
    <w:p w:rsidR="00000000" w:rsidDel="00000000" w:rsidP="00000000" w:rsidRDefault="00000000" w:rsidRPr="00000000" w14:paraId="00000BC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GINA</w:t>
      </w:r>
    </w:p>
    <w:p w:rsidR="00000000" w:rsidDel="00000000" w:rsidP="00000000" w:rsidRDefault="00000000" w:rsidRPr="00000000" w14:paraId="00000B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w:t>
      </w:r>
    </w:p>
    <w:p w:rsidR="00000000" w:rsidDel="00000000" w:rsidP="00000000" w:rsidRDefault="00000000" w:rsidRPr="00000000" w14:paraId="00000BC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B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I’m not gonna lie, if you look back at the episodes we’ve barely done ANY ACTUAL theater… And the musical seems to change every episode, so… any suggestions?</w:t>
      </w:r>
    </w:p>
    <w:p w:rsidR="00000000" w:rsidDel="00000000" w:rsidP="00000000" w:rsidRDefault="00000000" w:rsidRPr="00000000" w14:paraId="00000BC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I’m totally down for locking in but why do you care NOW? Like what’s the occasion?</w:t>
      </w:r>
    </w:p>
    <w:p w:rsidR="00000000" w:rsidDel="00000000" w:rsidP="00000000" w:rsidRDefault="00000000" w:rsidRPr="00000000" w14:paraId="00000BC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B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there’s kind of an audience waiting out there. For us. To perform a show.</w:t>
      </w:r>
    </w:p>
    <w:p w:rsidR="00000000" w:rsidDel="00000000" w:rsidP="00000000" w:rsidRDefault="00000000" w:rsidRPr="00000000" w14:paraId="00000BC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(PEEKING BEHIND CURTAIN)</w:t>
      </w:r>
    </w:p>
    <w:p w:rsidR="00000000" w:rsidDel="00000000" w:rsidP="00000000" w:rsidRDefault="00000000" w:rsidRPr="00000000" w14:paraId="00000B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oooooh holy shit there is, this is kinda bad, dude.</w:t>
      </w:r>
    </w:p>
    <w:p w:rsidR="00000000" w:rsidDel="00000000" w:rsidP="00000000" w:rsidRDefault="00000000" w:rsidRPr="00000000" w14:paraId="00000BD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B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dudes… let’s just do hamilton, everyone knows that one… We won’t have to rehearse!</w:t>
      </w:r>
    </w:p>
    <w:p w:rsidR="00000000" w:rsidDel="00000000" w:rsidP="00000000" w:rsidRDefault="00000000" w:rsidRPr="00000000" w14:paraId="00000BD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B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that’s fortunate, because we have about thirty seconds until places. So who wants to be who?</w:t>
      </w:r>
    </w:p>
    <w:p w:rsidR="00000000" w:rsidDel="00000000" w:rsidP="00000000" w:rsidRDefault="00000000" w:rsidRPr="00000000" w14:paraId="00000BD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AAAAAAA WE’RE DOING HAMILTON THIS IS MY DREAMMMMM I DON’T EVEN CARE WHO I AM-</w:t>
      </w:r>
    </w:p>
    <w:p w:rsidR="00000000" w:rsidDel="00000000" w:rsidP="00000000" w:rsidRDefault="00000000" w:rsidRPr="00000000" w14:paraId="00000BD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so give me the main character, motherfucker.</w:t>
      </w:r>
    </w:p>
    <w:p w:rsidR="00000000" w:rsidDel="00000000" w:rsidP="00000000" w:rsidRDefault="00000000" w:rsidRPr="00000000" w14:paraId="00000BD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B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said you didn’t want a role, Deegs? Okay, uh… Hamilton obviously goes to Dean, since the plot needs me to crush Deegs’ dreams. Uh… Starr as Burr, Elea as Eliza, Travis as Jefferson, Spencer as Phillip, Cas as Mulligan, Gina as Angelica, those weird cherry kids as Washington… yep I think that’s it.</w:t>
      </w:r>
    </w:p>
    <w:p w:rsidR="00000000" w:rsidDel="00000000" w:rsidP="00000000" w:rsidRDefault="00000000" w:rsidRPr="00000000" w14:paraId="00000BD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AHA! You tried to get me that time, Warren, but you forgot about one man… the king! Seeing as I’m the only major character left to cast, I say you hand me those robes, Warren…!</w:t>
      </w:r>
    </w:p>
    <w:p w:rsidR="00000000" w:rsidDel="00000000" w:rsidP="00000000" w:rsidRDefault="00000000" w:rsidRPr="00000000" w14:paraId="00000BE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(AFTER A PAUSE)</w:t>
      </w:r>
    </w:p>
    <w:p w:rsidR="00000000" w:rsidDel="00000000" w:rsidP="00000000" w:rsidRDefault="00000000" w:rsidRPr="00000000" w14:paraId="00000B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I guess if no one wants to play the king, I can do it. I didn’t forget anyone important, right?</w:t>
      </w:r>
    </w:p>
    <w:p w:rsidR="00000000" w:rsidDel="00000000" w:rsidP="00000000" w:rsidRDefault="00000000" w:rsidRPr="00000000" w14:paraId="00000BE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Warrennnnnnnnn-</w:t>
      </w:r>
    </w:p>
    <w:p w:rsidR="00000000" w:rsidDel="00000000" w:rsidP="00000000" w:rsidRDefault="00000000" w:rsidRPr="00000000" w14:paraId="00000BE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B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well. If I forgot anyone, they can just play… Peggy. Get on stage, people. It’s the one day of the year I halfheartedly care.</w:t>
      </w:r>
    </w:p>
    <w:p w:rsidR="00000000" w:rsidDel="00000000" w:rsidP="00000000" w:rsidRDefault="00000000" w:rsidRPr="00000000" w14:paraId="00000BE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B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Deegs, cheer up. At least one of us got a main character.</w:t>
      </w:r>
    </w:p>
    <w:p w:rsidR="00000000" w:rsidDel="00000000" w:rsidP="00000000" w:rsidRDefault="00000000" w:rsidRPr="00000000" w14:paraId="00000BE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am SO serious get the hell away from me, man.</w:t>
      </w:r>
    </w:p>
    <w:p w:rsidR="00000000" w:rsidDel="00000000" w:rsidP="00000000" w:rsidRDefault="00000000" w:rsidRPr="00000000" w14:paraId="00000BF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aren’t you SO happy I got-</w:t>
      </w:r>
    </w:p>
    <w:p w:rsidR="00000000" w:rsidDel="00000000" w:rsidP="00000000" w:rsidRDefault="00000000" w:rsidRPr="00000000" w14:paraId="00000BF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B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Nope.</w:t>
      </w:r>
    </w:p>
    <w:p w:rsidR="00000000" w:rsidDel="00000000" w:rsidP="00000000" w:rsidRDefault="00000000" w:rsidRPr="00000000" w14:paraId="00000BF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B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okay.</w:t>
      </w:r>
    </w:p>
    <w:p w:rsidR="00000000" w:rsidDel="00000000" w:rsidP="00000000" w:rsidRDefault="00000000" w:rsidRPr="00000000" w14:paraId="00000BF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w:t>
      </w:r>
    </w:p>
    <w:p w:rsidR="00000000" w:rsidDel="00000000" w:rsidP="00000000" w:rsidRDefault="00000000" w:rsidRPr="00000000" w14:paraId="00000B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[MAFIA HIDEOUT. TONY ENTERS]</w:t>
      </w:r>
    </w:p>
    <w:p w:rsidR="00000000" w:rsidDel="00000000" w:rsidP="00000000" w:rsidRDefault="00000000" w:rsidRPr="00000000" w14:paraId="00000BF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BF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C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Boss! We heard yous was dead!</w:t>
      </w:r>
    </w:p>
    <w:p w:rsidR="00000000" w:rsidDel="00000000" w:rsidP="00000000" w:rsidRDefault="00000000" w:rsidRPr="00000000" w14:paraId="00000C0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r>
    </w:p>
    <w:p w:rsidR="00000000" w:rsidDel="00000000" w:rsidP="00000000" w:rsidRDefault="00000000" w:rsidRPr="00000000" w14:paraId="00000C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word on the street’s the cops nabbed you after the escape!</w:t>
      </w:r>
    </w:p>
    <w:p w:rsidR="00000000" w:rsidDel="00000000" w:rsidP="00000000" w:rsidRDefault="00000000" w:rsidRPr="00000000" w14:paraId="00000C0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0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C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Settle down, boys. I threw a dummy version of me out onto the pavement and that nutjob Chief immediately ate its eyeballs. Crazy son-of-a-bitch.</w:t>
      </w:r>
    </w:p>
    <w:p w:rsidR="00000000" w:rsidDel="00000000" w:rsidP="00000000" w:rsidRDefault="00000000" w:rsidRPr="00000000" w14:paraId="00000C0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C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well boss, now that you’re alive, I hear the high school theater’s performing a play tonight, so… </w:t>
      </w:r>
    </w:p>
    <w:p w:rsidR="00000000" w:rsidDel="00000000" w:rsidP="00000000" w:rsidRDefault="00000000" w:rsidRPr="00000000" w14:paraId="00000C0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C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So what?</w:t>
      </w:r>
    </w:p>
    <w:p w:rsidR="00000000" w:rsidDel="00000000" w:rsidP="00000000" w:rsidRDefault="00000000" w:rsidRPr="00000000" w14:paraId="00000C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C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like, you know how much me n Rocco’ve always wanted to be on stage, Boss… and I’ve never actually seen a live show, because of, y’know, all the crime and nefariety we get up to and whatnot. Not that that’s bad- I love your brutal hit jobs but a break once in a while would be NICE, y’know?</w:t>
      </w:r>
    </w:p>
    <w:p w:rsidR="00000000" w:rsidDel="00000000" w:rsidP="00000000" w:rsidRDefault="00000000" w:rsidRPr="00000000" w14:paraId="00000C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r>
    </w:p>
    <w:p w:rsidR="00000000" w:rsidDel="00000000" w:rsidP="00000000" w:rsidRDefault="00000000" w:rsidRPr="00000000" w14:paraId="00000C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Eh… he DOES have a point, boss… I think we’ve earned a break, especially after that offscreen prison break.</w:t>
      </w:r>
    </w:p>
    <w:p w:rsidR="00000000" w:rsidDel="00000000" w:rsidP="00000000" w:rsidRDefault="00000000" w:rsidRPr="00000000" w14:paraId="00000C1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 GRUNTS AGREEINGLY]</w:t>
      </w:r>
    </w:p>
    <w:p w:rsidR="00000000" w:rsidDel="00000000" w:rsidP="00000000" w:rsidRDefault="00000000" w:rsidRPr="00000000" w14:paraId="00000C1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1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C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 well… I suppose if you three are in agreement, I’ll let up. But the FIRST SIGN OF TROUBLE, we split. Capice?</w:t>
      </w:r>
    </w:p>
    <w:p w:rsidR="00000000" w:rsidDel="00000000" w:rsidP="00000000" w:rsidRDefault="00000000" w:rsidRPr="00000000" w14:paraId="00000C1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[GENERAL AGREEMENTS]</w:t>
      </w:r>
    </w:p>
    <w:p w:rsidR="00000000" w:rsidDel="00000000" w:rsidP="00000000" w:rsidRDefault="00000000" w:rsidRPr="00000000" w14:paraId="00000C1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Theater. Warren addresses the audience in the seats]</w:t>
      </w:r>
    </w:p>
    <w:p w:rsidR="00000000" w:rsidDel="00000000" w:rsidP="00000000" w:rsidRDefault="00000000" w:rsidRPr="00000000" w14:paraId="00000C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C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Hello, audience. I uh… have a show play musical thing for you. It’s called Hamilton. Or something. I think it’s a made-up word. I dunno. And we expect NO disruptions this time, I’m looking at you, Heroin Harry.</w:t>
      </w:r>
    </w:p>
    <w:p w:rsidR="00000000" w:rsidDel="00000000" w:rsidP="00000000" w:rsidRDefault="00000000" w:rsidRPr="00000000" w14:paraId="00000C1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HEROIN HARRY</w:t>
      </w:r>
    </w:p>
    <w:p w:rsidR="00000000" w:rsidDel="00000000" w:rsidP="00000000" w:rsidRDefault="00000000" w:rsidRPr="00000000" w14:paraId="00000C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Eughh!!</w:t>
      </w:r>
    </w:p>
    <w:p w:rsidR="00000000" w:rsidDel="00000000" w:rsidP="00000000" w:rsidRDefault="00000000" w:rsidRPr="00000000" w14:paraId="00000C2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[HEROIN HARRY spits a loogie in WARREN’s face from the audience. Awkward silence.]</w:t>
      </w:r>
    </w:p>
    <w:p w:rsidR="00000000" w:rsidDel="00000000" w:rsidP="00000000" w:rsidRDefault="00000000" w:rsidRPr="00000000" w14:paraId="00000C2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C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Anyway, these kids have been putting a lot of effort into this show, offscreen, y’know. So without further adieu… Nenjac kids, do your thing or some crap I don’t really care.</w:t>
      </w:r>
    </w:p>
    <w:p w:rsidR="00000000" w:rsidDel="00000000" w:rsidP="00000000" w:rsidRDefault="00000000" w:rsidRPr="00000000" w14:paraId="00000C2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STARR’S DAD</w:t>
      </w:r>
    </w:p>
    <w:p w:rsidR="00000000" w:rsidDel="00000000" w:rsidP="00000000" w:rsidRDefault="00000000" w:rsidRPr="00000000" w14:paraId="00000C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son of mine’s gonna be singing and dancing!!</w:t>
      </w:r>
    </w:p>
    <w:p w:rsidR="00000000" w:rsidDel="00000000" w:rsidP="00000000" w:rsidRDefault="00000000" w:rsidRPr="00000000" w14:paraId="00000C2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man!</w:t>
      </w:r>
    </w:p>
    <w:p w:rsidR="00000000" w:rsidDel="00000000" w:rsidP="00000000" w:rsidRDefault="00000000" w:rsidRPr="00000000" w14:paraId="00000C2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C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okay. Anyway, since we don’t have the rights to Hamilton music, we’re just gonna have to acapella this shit. Okay, play ball.</w:t>
      </w:r>
    </w:p>
    <w:p w:rsidR="00000000" w:rsidDel="00000000" w:rsidP="00000000" w:rsidRDefault="00000000" w:rsidRPr="00000000" w14:paraId="00000C3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31">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CAS (monotone)</w:t>
      </w:r>
    </w:p>
    <w:p w:rsidR="00000000" w:rsidDel="00000000" w:rsidP="00000000" w:rsidRDefault="00000000" w:rsidRPr="00000000" w14:paraId="00000C32">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Bum badadadum dum dum, duh duh duh duh…</w:t>
      </w:r>
    </w:p>
    <w:p w:rsidR="00000000" w:rsidDel="00000000" w:rsidP="00000000" w:rsidRDefault="00000000" w:rsidRPr="00000000" w14:paraId="00000C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35">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Ohmygodit’smylinewait </w:t>
      </w:r>
      <w:r w:rsidDel="00000000" w:rsidR="00000000" w:rsidRPr="00000000">
        <w:rPr>
          <w:rFonts w:ascii="Courier New" w:cs="Courier New" w:eastAsia="Courier New" w:hAnsi="Courier New"/>
          <w:b w:val="1"/>
          <w:bCs w:val="1"/>
          <w:sz w:val="24"/>
          <w:szCs w:val="24"/>
          <w:rtl w:val="0"/>
        </w:rPr>
        <w:t xml:space="preserve">How does a bastard, orphan, son of a WHORE-</w:t>
      </w:r>
    </w:p>
    <w:p w:rsidR="00000000" w:rsidDel="00000000" w:rsidP="00000000" w:rsidRDefault="00000000" w:rsidRPr="00000000" w14:paraId="00000C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Pfft haha.</w:t>
      </w:r>
    </w:p>
    <w:p w:rsidR="00000000" w:rsidDel="00000000" w:rsidP="00000000" w:rsidRDefault="00000000" w:rsidRPr="00000000" w14:paraId="00000C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what?</w:t>
      </w:r>
    </w:p>
    <w:p w:rsidR="00000000" w:rsidDel="00000000" w:rsidP="00000000" w:rsidRDefault="00000000" w:rsidRPr="00000000" w14:paraId="00000C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I dunno it’s just funny cuz like Dean is ACTUALLY the son of a whore, get it cuz like his parents are pornstars-</w:t>
      </w:r>
    </w:p>
    <w:p w:rsidR="00000000" w:rsidDel="00000000" w:rsidP="00000000" w:rsidRDefault="00000000" w:rsidRPr="00000000" w14:paraId="00000C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C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shut up, dude.</w:t>
      </w:r>
    </w:p>
    <w:p w:rsidR="00000000" w:rsidDel="00000000" w:rsidP="00000000" w:rsidRDefault="00000000" w:rsidRPr="00000000" w14:paraId="00000C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 Heh, that’s actually pretty funny, yeah. Um… anyway. Lemme start ov- Cas, could you…</w:t>
      </w:r>
    </w:p>
    <w:p w:rsidR="00000000" w:rsidDel="00000000" w:rsidP="00000000" w:rsidRDefault="00000000" w:rsidRPr="00000000" w14:paraId="00000C4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46">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CAS</w:t>
      </w:r>
    </w:p>
    <w:p w:rsidR="00000000" w:rsidDel="00000000" w:rsidP="00000000" w:rsidRDefault="00000000" w:rsidRPr="00000000" w14:paraId="00000C47">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Bum badadadum dum dum, duh duh duh duh…</w:t>
      </w:r>
    </w:p>
    <w:p w:rsidR="00000000" w:rsidDel="00000000" w:rsidP="00000000" w:rsidRDefault="00000000" w:rsidRPr="00000000" w14:paraId="00000C48">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C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4A">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How does a-</w:t>
      </w:r>
    </w:p>
    <w:p w:rsidR="00000000" w:rsidDel="00000000" w:rsidP="00000000" w:rsidRDefault="00000000" w:rsidRPr="00000000" w14:paraId="00000C4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coughs]</w:t>
      </w:r>
    </w:p>
    <w:p w:rsidR="00000000" w:rsidDel="00000000" w:rsidP="00000000" w:rsidRDefault="00000000" w:rsidRPr="00000000" w14:paraId="00000C4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someone coughed.</w:t>
      </w:r>
    </w:p>
    <w:p w:rsidR="00000000" w:rsidDel="00000000" w:rsidP="00000000" w:rsidRDefault="00000000" w:rsidRPr="00000000" w14:paraId="00000C5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Sorry, I have a cold.</w:t>
      </w:r>
    </w:p>
    <w:p w:rsidR="00000000" w:rsidDel="00000000" w:rsidP="00000000" w:rsidRDefault="00000000" w:rsidRPr="00000000" w14:paraId="00000C5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C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dude… could you just let him sing his verse so we can move the show along? It’s three hours. And I’m the only one with an attention span.</w:t>
      </w:r>
    </w:p>
    <w:p w:rsidR="00000000" w:rsidDel="00000000" w:rsidP="00000000" w:rsidRDefault="00000000" w:rsidRPr="00000000" w14:paraId="00000C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C58">
      <w:pPr>
        <w:spacing w:line="240" w:lineRule="auto"/>
        <w:jc w:val="center"/>
        <w:rPr>
          <w:rFonts w:ascii="Courier New" w:cs="Courier New" w:eastAsia="Courier New" w:hAnsi="Courier New"/>
          <w:sz w:val="24"/>
          <w:szCs w:val="24"/>
        </w:rPr>
      </w:pPr>
      <w:commentRangeStart w:id="178"/>
      <w:commentRangeStart w:id="179"/>
      <w:r w:rsidDel="00000000" w:rsidR="00000000" w:rsidRPr="00000000">
        <w:rPr>
          <w:rFonts w:ascii="Courier New" w:cs="Courier New" w:eastAsia="Courier New" w:hAnsi="Courier New"/>
          <w:sz w:val="24"/>
          <w:szCs w:val="24"/>
          <w:rtl w:val="0"/>
        </w:rPr>
        <w:t xml:space="preserve">Someone whip out Subway Surfers, I’m tweaking.</w:t>
      </w:r>
      <w:commentRangeEnd w:id="178"/>
      <w:r w:rsidDel="00000000" w:rsidR="00000000" w:rsidRPr="00000000">
        <w:commentReference w:id="178"/>
      </w:r>
      <w:commentRangeEnd w:id="179"/>
      <w:r w:rsidDel="00000000" w:rsidR="00000000" w:rsidRPr="00000000">
        <w:commentReference w:id="179"/>
      </w:r>
      <w:r w:rsidDel="00000000" w:rsidR="00000000" w:rsidRPr="00000000">
        <w:rPr>
          <w:rtl w:val="0"/>
        </w:rPr>
      </w:r>
    </w:p>
    <w:p w:rsidR="00000000" w:rsidDel="00000000" w:rsidP="00000000" w:rsidRDefault="00000000" w:rsidRPr="00000000" w14:paraId="00000C5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(With fire coming out of his mouth)</w:t>
      </w:r>
    </w:p>
    <w:p w:rsidR="00000000" w:rsidDel="00000000" w:rsidP="00000000" w:rsidRDefault="00000000" w:rsidRPr="00000000" w14:paraId="00000C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HAVE A LINE!! LET ME DO MY LINE!!</w:t>
      </w:r>
    </w:p>
    <w:p w:rsidR="00000000" w:rsidDel="00000000" w:rsidP="00000000" w:rsidRDefault="00000000" w:rsidRPr="00000000" w14:paraId="00000C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(Normal)</w:t>
      </w:r>
    </w:p>
    <w:p w:rsidR="00000000" w:rsidDel="00000000" w:rsidP="00000000" w:rsidRDefault="00000000" w:rsidRPr="00000000" w14:paraId="00000C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 Anywho. Take three. Cas, could you do the riff again-</w:t>
      </w:r>
    </w:p>
    <w:p w:rsidR="00000000" w:rsidDel="00000000" w:rsidP="00000000" w:rsidRDefault="00000000" w:rsidRPr="00000000" w14:paraId="00000C5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5F">
      <w:pPr>
        <w:spacing w:line="240" w:lineRule="auto"/>
        <w:jc w:val="center"/>
        <w:rPr>
          <w:rFonts w:ascii="Courier New" w:cs="Courier New" w:eastAsia="Courier New" w:hAnsi="Courier New"/>
          <w:sz w:val="24"/>
          <w:szCs w:val="24"/>
        </w:rPr>
      </w:pPr>
      <w:commentRangeStart w:id="180"/>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C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cmon dude just say the line at this point</w:t>
      </w:r>
      <w:commentRangeEnd w:id="180"/>
      <w:r w:rsidDel="00000000" w:rsidR="00000000" w:rsidRPr="00000000">
        <w:commentReference w:id="180"/>
      </w:r>
      <w:r w:rsidDel="00000000" w:rsidR="00000000" w:rsidRPr="00000000">
        <w:rPr>
          <w:rtl w:val="0"/>
        </w:rPr>
      </w:r>
    </w:p>
    <w:p w:rsidR="00000000" w:rsidDel="00000000" w:rsidP="00000000" w:rsidRDefault="00000000" w:rsidRPr="00000000" w14:paraId="00000C6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Agh, but I can’t do it without the opening be- I need it to ground myself, yknow- Okay fine, fine, I’ll do it myself.</w:t>
      </w:r>
    </w:p>
    <w:p w:rsidR="00000000" w:rsidDel="00000000" w:rsidP="00000000" w:rsidRDefault="00000000" w:rsidRPr="00000000" w14:paraId="00000C6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wait dude, I can do it.</w:t>
      </w:r>
    </w:p>
    <w:p w:rsidR="00000000" w:rsidDel="00000000" w:rsidP="00000000" w:rsidRDefault="00000000" w:rsidRPr="00000000" w14:paraId="00000C6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wait really, that’s- pretty nice, thanks.</w:t>
      </w:r>
    </w:p>
    <w:p w:rsidR="00000000" w:rsidDel="00000000" w:rsidP="00000000" w:rsidRDefault="00000000" w:rsidRPr="00000000" w14:paraId="00000C6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of course, I gotchu.</w:t>
      </w:r>
    </w:p>
    <w:p w:rsidR="00000000" w:rsidDel="00000000" w:rsidP="00000000" w:rsidRDefault="00000000" w:rsidRPr="00000000" w14:paraId="00000C6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0C6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so like, wheneeeever you’re ready, dude.</w:t>
      </w:r>
    </w:p>
    <w:p w:rsidR="00000000" w:rsidDel="00000000" w:rsidP="00000000" w:rsidRDefault="00000000" w:rsidRPr="00000000" w14:paraId="00000C7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Agh… can’t. I have a scratchy throat, man, I told you this.</w:t>
      </w:r>
    </w:p>
    <w:p w:rsidR="00000000" w:rsidDel="00000000" w:rsidP="00000000" w:rsidRDefault="00000000" w:rsidRPr="00000000" w14:paraId="00000C7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takes a deep breath in frustration]</w:t>
      </w:r>
    </w:p>
    <w:p w:rsidR="00000000" w:rsidDel="00000000" w:rsidP="00000000" w:rsidRDefault="00000000" w:rsidRPr="00000000" w14:paraId="00000C7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79">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Okay… Okay. I’m doing it. </w:t>
      </w:r>
      <w:r w:rsidDel="00000000" w:rsidR="00000000" w:rsidRPr="00000000">
        <w:rPr>
          <w:rFonts w:ascii="Courier New" w:cs="Courier New" w:eastAsia="Courier New" w:hAnsi="Courier New"/>
          <w:b w:val="1"/>
          <w:bCs w:val="1"/>
          <w:sz w:val="24"/>
          <w:szCs w:val="24"/>
          <w:rtl w:val="0"/>
        </w:rPr>
        <w:t xml:space="preserve">Bum badada-</w:t>
      </w:r>
    </w:p>
    <w:p w:rsidR="00000000" w:rsidDel="00000000" w:rsidP="00000000" w:rsidRDefault="00000000" w:rsidRPr="00000000" w14:paraId="00000C7A">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C7B">
      <w:pPr>
        <w:spacing w:line="240" w:lineRule="auto"/>
        <w:jc w:val="center"/>
        <w:rPr>
          <w:rFonts w:ascii="Courier New" w:cs="Courier New" w:eastAsia="Courier New" w:hAnsi="Courier New"/>
          <w:b w:val="1"/>
          <w:bCs w:val="1"/>
          <w:sz w:val="24"/>
          <w:szCs w:val="24"/>
        </w:rPr>
      </w:pPr>
      <w:commentRangeStart w:id="181"/>
      <w:r w:rsidDel="00000000" w:rsidR="00000000" w:rsidRPr="00000000">
        <w:rPr>
          <w:rFonts w:ascii="Courier New" w:cs="Courier New" w:eastAsia="Courier New" w:hAnsi="Courier New"/>
          <w:b w:val="1"/>
          <w:bCs w:val="1"/>
          <w:sz w:val="24"/>
          <w:szCs w:val="24"/>
          <w:rtl w:val="0"/>
        </w:rPr>
        <w:t xml:space="preserve">DEEGS (Going over Starr)</w:t>
      </w:r>
    </w:p>
    <w:p w:rsidR="00000000" w:rsidDel="00000000" w:rsidP="00000000" w:rsidRDefault="00000000" w:rsidRPr="00000000" w14:paraId="00000C7C">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BUM BADADADUM-</w:t>
      </w:r>
      <w:commentRangeEnd w:id="181"/>
      <w:r w:rsidDel="00000000" w:rsidR="00000000" w:rsidRPr="00000000">
        <w:commentReference w:id="181"/>
      </w:r>
      <w:r w:rsidDel="00000000" w:rsidR="00000000" w:rsidRPr="00000000">
        <w:rPr>
          <w:rtl w:val="0"/>
        </w:rPr>
      </w:r>
    </w:p>
    <w:p w:rsidR="00000000" w:rsidDel="00000000" w:rsidP="00000000" w:rsidRDefault="00000000" w:rsidRPr="00000000" w14:paraId="00000C7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AGH FUCK!!</w:t>
      </w:r>
    </w:p>
    <w:p w:rsidR="00000000" w:rsidDel="00000000" w:rsidP="00000000" w:rsidRDefault="00000000" w:rsidRPr="00000000" w14:paraId="00000C8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0C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LOCK INNN-</w:t>
      </w:r>
    </w:p>
    <w:p w:rsidR="00000000" w:rsidDel="00000000" w:rsidP="00000000" w:rsidRDefault="00000000" w:rsidRPr="00000000" w14:paraId="00000C8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8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(TO MCCORMACK, FROM AUDIENCE)</w:t>
      </w:r>
    </w:p>
    <w:p w:rsidR="00000000" w:rsidDel="00000000" w:rsidP="00000000" w:rsidRDefault="00000000" w:rsidRPr="00000000" w14:paraId="00000C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Dear God, I knew we </w:t>
      </w:r>
      <w:r w:rsidDel="00000000" w:rsidR="00000000" w:rsidRPr="00000000">
        <w:rPr>
          <w:rFonts w:ascii="Courier New" w:cs="Courier New" w:eastAsia="Courier New" w:hAnsi="Courier New"/>
          <w:sz w:val="24"/>
          <w:szCs w:val="24"/>
          <w:rtl w:val="0"/>
        </w:rPr>
        <w:t xml:space="preserve">shouldn’t’ve thrown</w:t>
      </w:r>
      <w:r w:rsidDel="00000000" w:rsidR="00000000" w:rsidRPr="00000000">
        <w:rPr>
          <w:rFonts w:ascii="Courier New" w:cs="Courier New" w:eastAsia="Courier New" w:hAnsi="Courier New"/>
          <w:sz w:val="24"/>
          <w:szCs w:val="24"/>
          <w:rtl w:val="0"/>
        </w:rPr>
        <w:t xml:space="preserve"> away the mafia prison escape case for this shit.</w:t>
      </w:r>
    </w:p>
    <w:p w:rsidR="00000000" w:rsidDel="00000000" w:rsidP="00000000" w:rsidRDefault="00000000" w:rsidRPr="00000000" w14:paraId="00000C8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C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They could be anywhere by now… [Whispered to Rocco, Lorenzo, and Gianni] Let’s go, gentlemen.</w:t>
      </w:r>
    </w:p>
    <w:p w:rsidR="00000000" w:rsidDel="00000000" w:rsidP="00000000" w:rsidRDefault="00000000" w:rsidRPr="00000000" w14:paraId="00000C8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8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exit their seats quietly]</w:t>
      </w:r>
    </w:p>
    <w:p w:rsidR="00000000" w:rsidDel="00000000" w:rsidP="00000000" w:rsidRDefault="00000000" w:rsidRPr="00000000" w14:paraId="00000C8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C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bye, weirdos. They’re somewhere in this city, Mccormack… Just waiting for me to find…</w:t>
      </w:r>
    </w:p>
    <w:p w:rsidR="00000000" w:rsidDel="00000000" w:rsidP="00000000" w:rsidRDefault="00000000" w:rsidRPr="00000000" w14:paraId="00000C8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(Outside theater)</w:t>
      </w:r>
    </w:p>
    <w:p w:rsidR="00000000" w:rsidDel="00000000" w:rsidP="00000000" w:rsidRDefault="00000000" w:rsidRPr="00000000" w14:paraId="00000C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Aww, c’mon, boss, can’t we just stay for one more second?? I’m sure those cops back there didn’t even notice us!</w:t>
      </w:r>
    </w:p>
    <w:p w:rsidR="00000000" w:rsidDel="00000000" w:rsidP="00000000" w:rsidRDefault="00000000" w:rsidRPr="00000000" w14:paraId="00000C9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C9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Ugh! Fine… we’ll sit in the back! (TO GIANNI) These two are driving me up the goddamn wall… </w:t>
      </w:r>
    </w:p>
    <w:p w:rsidR="00000000" w:rsidDel="00000000" w:rsidP="00000000" w:rsidRDefault="00000000" w:rsidRPr="00000000" w14:paraId="00000C9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(with Cas/Deegs behind him, badly beatboxing)</w:t>
      </w:r>
    </w:p>
    <w:p w:rsidR="00000000" w:rsidDel="00000000" w:rsidP="00000000" w:rsidRDefault="00000000" w:rsidRPr="00000000" w14:paraId="00000C96">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Sir, I’m Alexander Hamilton, I’m at your service, sir, I have been looking for you-</w:t>
      </w:r>
    </w:p>
    <w:p w:rsidR="00000000" w:rsidDel="00000000" w:rsidP="00000000" w:rsidRDefault="00000000" w:rsidRPr="00000000" w14:paraId="00000C9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you don’t say…</w:t>
      </w:r>
    </w:p>
    <w:p w:rsidR="00000000" w:rsidDel="00000000" w:rsidP="00000000" w:rsidRDefault="00000000" w:rsidRPr="00000000" w14:paraId="00000C9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C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what, say your line dude- I’m not really sure how to react to this right now.</w:t>
      </w:r>
    </w:p>
    <w:p w:rsidR="00000000" w:rsidDel="00000000" w:rsidP="00000000" w:rsidRDefault="00000000" w:rsidRPr="00000000" w14:paraId="00000C9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MIA</w:t>
      </w:r>
    </w:p>
    <w:p w:rsidR="00000000" w:rsidDel="00000000" w:rsidP="00000000" w:rsidRDefault="00000000" w:rsidRPr="00000000" w14:paraId="00000C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okay, honey!! Just keep smiling! Be sure to flash those shiny pearls!</w:t>
      </w:r>
    </w:p>
    <w:p w:rsidR="00000000" w:rsidDel="00000000" w:rsidP="00000000" w:rsidRDefault="00000000" w:rsidRPr="00000000" w14:paraId="00000CA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[Tv static transition]</w:t>
      </w:r>
    </w:p>
    <w:p w:rsidR="00000000" w:rsidDel="00000000" w:rsidP="00000000" w:rsidRDefault="00000000" w:rsidRPr="00000000" w14:paraId="00000CA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A3">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TRAVIS/DEEGS</w:t>
      </w:r>
    </w:p>
    <w:p w:rsidR="00000000" w:rsidDel="00000000" w:rsidP="00000000" w:rsidRDefault="00000000" w:rsidRPr="00000000" w14:paraId="00000CA4">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It’s time to take a shot!</w:t>
      </w:r>
    </w:p>
    <w:p w:rsidR="00000000" w:rsidDel="00000000" w:rsidP="00000000" w:rsidRDefault="00000000" w:rsidRPr="00000000" w14:paraId="00000CA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(While Elea does the obvious)</w:t>
      </w:r>
    </w:p>
    <w:p w:rsidR="00000000" w:rsidDel="00000000" w:rsidP="00000000" w:rsidRDefault="00000000" w:rsidRPr="00000000" w14:paraId="00000C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not literally, Elea-</w:t>
      </w:r>
    </w:p>
    <w:p w:rsidR="00000000" w:rsidDel="00000000" w:rsidP="00000000" w:rsidRDefault="00000000" w:rsidRPr="00000000" w14:paraId="00000CA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[Tv static transition]</w:t>
      </w:r>
    </w:p>
    <w:p w:rsidR="00000000" w:rsidDel="00000000" w:rsidP="00000000" w:rsidRDefault="00000000" w:rsidRPr="00000000" w14:paraId="00000C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AB">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ELEA</w:t>
      </w:r>
    </w:p>
    <w:p w:rsidR="00000000" w:rsidDel="00000000" w:rsidP="00000000" w:rsidRDefault="00000000" w:rsidRPr="00000000" w14:paraId="00000CAC">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Eliza-</w:t>
      </w:r>
    </w:p>
    <w:p w:rsidR="00000000" w:rsidDel="00000000" w:rsidP="00000000" w:rsidRDefault="00000000" w:rsidRPr="00000000" w14:paraId="00000CAD">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CAE">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DEEGS</w:t>
      </w:r>
    </w:p>
    <w:p w:rsidR="00000000" w:rsidDel="00000000" w:rsidP="00000000" w:rsidRDefault="00000000" w:rsidRPr="00000000" w14:paraId="00000CAF">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*Sigh* And Peggy.</w:t>
      </w:r>
    </w:p>
    <w:p w:rsidR="00000000" w:rsidDel="00000000" w:rsidP="00000000" w:rsidRDefault="00000000" w:rsidRPr="00000000" w14:paraId="00000CB0">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CB1">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GIRLS/DEEGS</w:t>
      </w:r>
    </w:p>
    <w:p w:rsidR="00000000" w:rsidDel="00000000" w:rsidP="00000000" w:rsidRDefault="00000000" w:rsidRPr="00000000" w14:paraId="00000CB2">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 Skylar sisters!</w:t>
      </w:r>
    </w:p>
    <w:p w:rsidR="00000000" w:rsidDel="00000000" w:rsidP="00000000" w:rsidRDefault="00000000" w:rsidRPr="00000000" w14:paraId="00000CB3">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C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[Tv static transition]</w:t>
      </w:r>
    </w:p>
    <w:p w:rsidR="00000000" w:rsidDel="00000000" w:rsidP="00000000" w:rsidRDefault="00000000" w:rsidRPr="00000000" w14:paraId="00000CB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B6">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WARREN</w:t>
      </w:r>
    </w:p>
    <w:p w:rsidR="00000000" w:rsidDel="00000000" w:rsidP="00000000" w:rsidRDefault="00000000" w:rsidRPr="00000000" w14:paraId="00000CB7">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They say…</w:t>
      </w:r>
    </w:p>
    <w:p w:rsidR="00000000" w:rsidDel="00000000" w:rsidP="00000000" w:rsidRDefault="00000000" w:rsidRPr="00000000" w14:paraId="00000CB8">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C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[Tv static transition]</w:t>
      </w:r>
    </w:p>
    <w:p w:rsidR="00000000" w:rsidDel="00000000" w:rsidP="00000000" w:rsidRDefault="00000000" w:rsidRPr="00000000" w14:paraId="00000CBA">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CBB">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WARREN</w:t>
      </w:r>
    </w:p>
    <w:p w:rsidR="00000000" w:rsidDel="00000000" w:rsidP="00000000" w:rsidRDefault="00000000" w:rsidRPr="00000000" w14:paraId="00000CBC">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Dadadadada. Dadadadyada.</w:t>
      </w:r>
    </w:p>
    <w:p w:rsidR="00000000" w:rsidDel="00000000" w:rsidP="00000000" w:rsidRDefault="00000000" w:rsidRPr="00000000" w14:paraId="00000CBD">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C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[Tv static transition]</w:t>
      </w:r>
    </w:p>
    <w:p w:rsidR="00000000" w:rsidDel="00000000" w:rsidP="00000000" w:rsidRDefault="00000000" w:rsidRPr="00000000" w14:paraId="00000CBF">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CC0">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ALL</w:t>
      </w:r>
    </w:p>
    <w:p w:rsidR="00000000" w:rsidDel="00000000" w:rsidP="00000000" w:rsidRDefault="00000000" w:rsidRPr="00000000" w14:paraId="00000CC1">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HURCELES MULLIGAN!!</w:t>
      </w:r>
    </w:p>
    <w:p w:rsidR="00000000" w:rsidDel="00000000" w:rsidP="00000000" w:rsidRDefault="00000000" w:rsidRPr="00000000" w14:paraId="00000CC2">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CC3">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CAS</w:t>
      </w:r>
    </w:p>
    <w:p w:rsidR="00000000" w:rsidDel="00000000" w:rsidP="00000000" w:rsidRDefault="00000000" w:rsidRPr="00000000" w14:paraId="00000CC4">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 tailor spying on the british government i take their measurements, information and then i smuggle it</w:t>
      </w:r>
    </w:p>
    <w:p w:rsidR="00000000" w:rsidDel="00000000" w:rsidP="00000000" w:rsidRDefault="00000000" w:rsidRPr="00000000" w14:paraId="00000CC5">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C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[Tv static transition]</w:t>
      </w:r>
    </w:p>
    <w:p w:rsidR="00000000" w:rsidDel="00000000" w:rsidP="00000000" w:rsidRDefault="00000000" w:rsidRPr="00000000" w14:paraId="00000CC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C8">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TRAVIS</w:t>
      </w:r>
    </w:p>
    <w:p w:rsidR="00000000" w:rsidDel="00000000" w:rsidP="00000000" w:rsidRDefault="00000000" w:rsidRPr="00000000" w14:paraId="00000CC9">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am Thomas Jefferson and I own slaves and that is not okay… But remember it’s okay back then…</w:t>
      </w:r>
    </w:p>
    <w:p w:rsidR="00000000" w:rsidDel="00000000" w:rsidP="00000000" w:rsidRDefault="00000000" w:rsidRPr="00000000" w14:paraId="00000CC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[Tv static transition]</w:t>
      </w:r>
    </w:p>
    <w:p w:rsidR="00000000" w:rsidDel="00000000" w:rsidP="00000000" w:rsidRDefault="00000000" w:rsidRPr="00000000" w14:paraId="00000CC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just say your line-</w:t>
      </w:r>
    </w:p>
    <w:p w:rsidR="00000000" w:rsidDel="00000000" w:rsidP="00000000" w:rsidRDefault="00000000" w:rsidRPr="00000000" w14:paraId="00000CC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say YOURS dude-</w:t>
      </w:r>
    </w:p>
    <w:p w:rsidR="00000000" w:rsidDel="00000000" w:rsidP="00000000" w:rsidRDefault="00000000" w:rsidRPr="00000000" w14:paraId="00000C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just SAID my line, naturally your line comes AFTER it-</w:t>
      </w:r>
    </w:p>
    <w:p w:rsidR="00000000" w:rsidDel="00000000" w:rsidP="00000000" w:rsidRDefault="00000000" w:rsidRPr="00000000" w14:paraId="00000CD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but you said it wrong, you missed a word-</w:t>
      </w:r>
    </w:p>
    <w:p w:rsidR="00000000" w:rsidDel="00000000" w:rsidP="00000000" w:rsidRDefault="00000000" w:rsidRPr="00000000" w14:paraId="00000CD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missed “the”! i missed the word “the”. so what?</w:t>
      </w:r>
    </w:p>
    <w:p w:rsidR="00000000" w:rsidDel="00000000" w:rsidP="00000000" w:rsidRDefault="00000000" w:rsidRPr="00000000" w14:paraId="00000CD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SOO my line won’t make sense now-</w:t>
      </w:r>
    </w:p>
    <w:p w:rsidR="00000000" w:rsidDel="00000000" w:rsidP="00000000" w:rsidRDefault="00000000" w:rsidRPr="00000000" w14:paraId="00000CD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why the hell would it not make sense because i forgot the “the”-</w:t>
      </w:r>
    </w:p>
    <w:p w:rsidR="00000000" w:rsidDel="00000000" w:rsidP="00000000" w:rsidRDefault="00000000" w:rsidRPr="00000000" w14:paraId="00000CE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i was gonna do an improv bit-</w:t>
      </w:r>
    </w:p>
    <w:p w:rsidR="00000000" w:rsidDel="00000000" w:rsidP="00000000" w:rsidRDefault="00000000" w:rsidRPr="00000000" w14:paraId="00000CE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then DONT do an improv bit-</w:t>
      </w:r>
    </w:p>
    <w:p w:rsidR="00000000" w:rsidDel="00000000" w:rsidP="00000000" w:rsidRDefault="00000000" w:rsidRPr="00000000" w14:paraId="00000CE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 COUGHS]</w:t>
        <w:br w:type="textWrapping"/>
        <w:br w:type="textWrapping"/>
        <w:t xml:space="preserve">DEEGS (As Chief whacks Monoleg with his truncheon) </w:t>
        <w:br w:type="textWrapping"/>
        <w:t xml:space="preserve">SHUTUP!</w:t>
      </w:r>
    </w:p>
    <w:p w:rsidR="00000000" w:rsidDel="00000000" w:rsidP="00000000" w:rsidRDefault="00000000" w:rsidRPr="00000000" w14:paraId="00000CE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“the” is integral to the bit, but you FORGOT the “the”, so i’m gonna have to-</w:t>
      </w:r>
    </w:p>
    <w:p w:rsidR="00000000" w:rsidDel="00000000" w:rsidP="00000000" w:rsidRDefault="00000000" w:rsidRPr="00000000" w14:paraId="00000CE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why the hell is the “the” so important to you? how on EARTH could it ruin your improv bit?</w:t>
      </w:r>
    </w:p>
    <w:p w:rsidR="00000000" w:rsidDel="00000000" w:rsidP="00000000" w:rsidRDefault="00000000" w:rsidRPr="00000000" w14:paraId="00000CE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it doesn’t matter now, i’m gonna have to skip the bit-</w:t>
      </w:r>
    </w:p>
    <w:p w:rsidR="00000000" w:rsidDel="00000000" w:rsidP="00000000" w:rsidRDefault="00000000" w:rsidRPr="00000000" w14:paraId="00000CF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C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shit!</w:t>
      </w:r>
    </w:p>
    <w:p w:rsidR="00000000" w:rsidDel="00000000" w:rsidP="00000000" w:rsidRDefault="00000000" w:rsidRPr="00000000" w14:paraId="00000CF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C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Anyway I forgot the line, what was… uh LINE??</w:t>
      </w:r>
    </w:p>
    <w:p w:rsidR="00000000" w:rsidDel="00000000" w:rsidP="00000000" w:rsidRDefault="00000000" w:rsidRPr="00000000" w14:paraId="00000CF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SIGHS]</w:t>
      </w:r>
    </w:p>
    <w:p w:rsidR="00000000" w:rsidDel="00000000" w:rsidP="00000000" w:rsidRDefault="00000000" w:rsidRPr="00000000" w14:paraId="00000CF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 </w:t>
      </w:r>
      <w:commentRangeStart w:id="182"/>
      <w:commentRangeStart w:id="183"/>
      <w:r w:rsidDel="00000000" w:rsidR="00000000" w:rsidRPr="00000000">
        <w:rPr>
          <w:rFonts w:ascii="Courier New" w:cs="Courier New" w:eastAsia="Courier New" w:hAnsi="Courier New"/>
          <w:sz w:val="24"/>
          <w:szCs w:val="24"/>
          <w:rtl w:val="0"/>
        </w:rPr>
        <w:t xml:space="preserve">[Stabbing Starr with heroin</w:t>
      </w:r>
      <w:commentRangeEnd w:id="182"/>
      <w:r w:rsidDel="00000000" w:rsidR="00000000" w:rsidRPr="00000000">
        <w:commentReference w:id="182"/>
      </w:r>
      <w:commentRangeEnd w:id="183"/>
      <w:r w:rsidDel="00000000" w:rsidR="00000000" w:rsidRPr="00000000">
        <w:commentReference w:id="183"/>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C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Yuhhhh!!!</w:t>
      </w:r>
    </w:p>
    <w:p w:rsidR="00000000" w:rsidDel="00000000" w:rsidP="00000000" w:rsidRDefault="00000000" w:rsidRPr="00000000" w14:paraId="00000CF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[AUDIENCE GASP]</w:t>
      </w:r>
    </w:p>
    <w:p w:rsidR="00000000" w:rsidDel="00000000" w:rsidP="00000000" w:rsidRDefault="00000000" w:rsidRPr="00000000" w14:paraId="00000C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D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AAAAAAH WHAT THE FUUUUUUUCKKKKK-</w:t>
      </w:r>
    </w:p>
    <w:p w:rsidR="00000000" w:rsidDel="00000000" w:rsidP="00000000" w:rsidRDefault="00000000" w:rsidRPr="00000000" w14:paraId="00000D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D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Good God, finally, something interesting is happening! McCormack, set your taser to “Thunderstorm!”</w:t>
      </w:r>
    </w:p>
    <w:p w:rsidR="00000000" w:rsidDel="00000000" w:rsidP="00000000" w:rsidRDefault="00000000" w:rsidRPr="00000000" w14:paraId="00000D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D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damn hobo again!! Alright scumbag, hands up!!</w:t>
      </w:r>
    </w:p>
    <w:p w:rsidR="00000000" w:rsidDel="00000000" w:rsidP="00000000" w:rsidRDefault="00000000" w:rsidRPr="00000000" w14:paraId="00000D0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w:t>
      </w:r>
    </w:p>
    <w:p w:rsidR="00000000" w:rsidDel="00000000" w:rsidP="00000000" w:rsidRDefault="00000000" w:rsidRPr="00000000" w14:paraId="00000D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Cop! Cop!</w:t>
      </w:r>
    </w:p>
    <w:p w:rsidR="00000000" w:rsidDel="00000000" w:rsidP="00000000" w:rsidRDefault="00000000" w:rsidRPr="00000000" w14:paraId="00000D0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[HARRY IS CHASED OUT BY MCCORMACK and CHEIF]</w:t>
      </w:r>
    </w:p>
    <w:p w:rsidR="00000000" w:rsidDel="00000000" w:rsidP="00000000" w:rsidRDefault="00000000" w:rsidRPr="00000000" w14:paraId="00000D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D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Agh… I can feel the heroin mixed with </w:t>
      </w:r>
      <w:r w:rsidDel="00000000" w:rsidR="00000000" w:rsidRPr="00000000">
        <w:rPr>
          <w:rFonts w:ascii="Courier New" w:cs="Courier New" w:eastAsia="Courier New" w:hAnsi="Courier New"/>
          <w:sz w:val="24"/>
          <w:szCs w:val="24"/>
          <w:rtl w:val="0"/>
        </w:rPr>
        <w:t xml:space="preserve">aids</w:t>
      </w:r>
      <w:r w:rsidDel="00000000" w:rsidR="00000000" w:rsidRPr="00000000">
        <w:rPr>
          <w:rFonts w:ascii="Courier New" w:cs="Courier New" w:eastAsia="Courier New" w:hAnsi="Courier New"/>
          <w:sz w:val="24"/>
          <w:szCs w:val="24"/>
          <w:rtl w:val="0"/>
        </w:rPr>
        <w:t xml:space="preserve"> blood and rabies laced semen poisoning my paper cut-prone veins… goodbye world…</w:t>
      </w:r>
    </w:p>
    <w:p w:rsidR="00000000" w:rsidDel="00000000" w:rsidP="00000000" w:rsidRDefault="00000000" w:rsidRPr="00000000" w14:paraId="00000D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GodDAMNIT dude, why do we keep letting homeless people into the theater? SPECIFICALLY that guy! Literally every single show, someone gets needle-stabbed by him!</w:t>
      </w:r>
    </w:p>
    <w:p w:rsidR="00000000" w:rsidDel="00000000" w:rsidP="00000000" w:rsidRDefault="00000000" w:rsidRPr="00000000" w14:paraId="00000D1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EMT</w:t>
      </w:r>
    </w:p>
    <w:p w:rsidR="00000000" w:rsidDel="00000000" w:rsidP="00000000" w:rsidRDefault="00000000" w:rsidRPr="00000000" w14:paraId="00000D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WEE-OH WEE-OH WEE-OH! Goddamnit, every single show. That homeless asshole always gets at least one unlucky son of a bitch. Kid, kid, can you hear me? We are NOT going to lose you. We’re taking you to the hospital now. I need you to keep your breathing steady, and Goddamnit, kid, try not to fucking die.</w:t>
      </w:r>
    </w:p>
    <w:p w:rsidR="00000000" w:rsidDel="00000000" w:rsidP="00000000" w:rsidRDefault="00000000" w:rsidRPr="00000000" w14:paraId="00000D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D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I’ll try. Y’know what, I actually feel fine now, I feel like the dirty aids heroin has worn off by at this point. It IS fairly common-</w:t>
      </w:r>
    </w:p>
    <w:p w:rsidR="00000000" w:rsidDel="00000000" w:rsidP="00000000" w:rsidRDefault="00000000" w:rsidRPr="00000000" w14:paraId="00000D1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EMT</w:t>
      </w:r>
    </w:p>
    <w:p w:rsidR="00000000" w:rsidDel="00000000" w:rsidP="00000000" w:rsidRDefault="00000000" w:rsidRPr="00000000" w14:paraId="00000D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It’s too dangerous, kid. Plus, we need you out of the next scene, you’ll understand soon. Time of death… soon, unless we haul ass. With haste, gentlemen. It’s gonna be a long night for whatever surgeon is the unlucky bastard that draws the short straw.</w:t>
      </w:r>
    </w:p>
    <w:p w:rsidR="00000000" w:rsidDel="00000000" w:rsidP="00000000" w:rsidRDefault="00000000" w:rsidRPr="00000000" w14:paraId="00000D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is put into the ambulance and it crashes through the wall and drives off]</w:t>
      </w:r>
    </w:p>
    <w:p w:rsidR="00000000" w:rsidDel="00000000" w:rsidP="00000000" w:rsidRDefault="00000000" w:rsidRPr="00000000" w14:paraId="00000D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0D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Holy balls, dude.</w:t>
      </w:r>
    </w:p>
    <w:p w:rsidR="00000000" w:rsidDel="00000000" w:rsidP="00000000" w:rsidRDefault="00000000" w:rsidRPr="00000000" w14:paraId="00000D2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uh, so Warren… now that Starr’s like dying or somehting, who’s gonna play Burr…?</w:t>
      </w:r>
    </w:p>
    <w:p w:rsidR="00000000" w:rsidDel="00000000" w:rsidP="00000000" w:rsidRDefault="00000000" w:rsidRPr="00000000" w14:paraId="00000D2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D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 Oh, fine… I’ll play Burr, I guess. If no one else wants to.</w:t>
      </w:r>
    </w:p>
    <w:p w:rsidR="00000000" w:rsidDel="00000000" w:rsidP="00000000" w:rsidRDefault="00000000" w:rsidRPr="00000000" w14:paraId="00000D2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dude what the fuck WHY DO YOU SUDDENLY CARE ABOUT THEATER JUST WHEN IT LOOKS LIKE I’M GONNA GET A LEAD BRO FUUUUCCKKKKKK-</w:t>
      </w:r>
    </w:p>
    <w:p w:rsidR="00000000" w:rsidDel="00000000" w:rsidP="00000000" w:rsidRDefault="00000000" w:rsidRPr="00000000" w14:paraId="00000D2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NERD</w:t>
      </w:r>
    </w:p>
    <w:p w:rsidR="00000000" w:rsidDel="00000000" w:rsidP="00000000" w:rsidRDefault="00000000" w:rsidRPr="00000000" w14:paraId="00000D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Erm erm Warren, you won’t have enough time to change between scenes for your King Goerge song. Who will be taking your place as the British monarch character?</w:t>
      </w:r>
    </w:p>
    <w:p w:rsidR="00000000" w:rsidDel="00000000" w:rsidP="00000000" w:rsidRDefault="00000000" w:rsidRPr="00000000" w14:paraId="00000D2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*GASP* Uh c’mon Warren c’mon dude c’mon c’monnnnn…!!</w:t>
      </w:r>
    </w:p>
    <w:p w:rsidR="00000000" w:rsidDel="00000000" w:rsidP="00000000" w:rsidRDefault="00000000" w:rsidRPr="00000000" w14:paraId="00000D3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D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hmm, let’s see here… How about… Dean McQueen!</w:t>
      </w:r>
    </w:p>
    <w:p w:rsidR="00000000" w:rsidDel="00000000" w:rsidP="00000000" w:rsidRDefault="00000000" w:rsidRPr="00000000" w14:paraId="00000D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the FUCK!!!</w:t>
      </w:r>
    </w:p>
    <w:p w:rsidR="00000000" w:rsidDel="00000000" w:rsidP="00000000" w:rsidRDefault="00000000" w:rsidRPr="00000000" w14:paraId="00000D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0D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DEAN, YOU’RE SUCH A SEXY BRITISH MONAR-</w:t>
      </w:r>
    </w:p>
    <w:p w:rsidR="00000000" w:rsidDel="00000000" w:rsidP="00000000" w:rsidRDefault="00000000" w:rsidRPr="00000000" w14:paraId="00000D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D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Ladies, ladies, please. But uh, I know I’m like… a legend and all-</w:t>
      </w:r>
    </w:p>
    <w:p w:rsidR="00000000" w:rsidDel="00000000" w:rsidP="00000000" w:rsidRDefault="00000000" w:rsidRPr="00000000" w14:paraId="00000D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D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my boy!! Just like his pops!!</w:t>
      </w:r>
    </w:p>
    <w:p w:rsidR="00000000" w:rsidDel="00000000" w:rsidP="00000000" w:rsidRDefault="00000000" w:rsidRPr="00000000" w14:paraId="00000D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D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…But I feel like two roles at once is too much, even for me. See, I’m aware of my own flaws, being the sensitive and thoughtful man that I am…</w:t>
      </w:r>
    </w:p>
    <w:p w:rsidR="00000000" w:rsidDel="00000000" w:rsidP="00000000" w:rsidRDefault="00000000" w:rsidRPr="00000000" w14:paraId="00000D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0D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SENSITIVE!!!</w:t>
      </w:r>
    </w:p>
    <w:p w:rsidR="00000000" w:rsidDel="00000000" w:rsidP="00000000" w:rsidRDefault="00000000" w:rsidRPr="00000000" w14:paraId="00000D4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gonna actually like crash out, PLEASE tell me someone here has gasoline and a flamethrower, where’s that Police Cheif guy-</w:t>
      </w:r>
    </w:p>
    <w:p w:rsidR="00000000" w:rsidDel="00000000" w:rsidP="00000000" w:rsidRDefault="00000000" w:rsidRPr="00000000" w14:paraId="00000D4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D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Uh…</w:t>
      </w:r>
    </w:p>
    <w:p w:rsidR="00000000" w:rsidDel="00000000" w:rsidP="00000000" w:rsidRDefault="00000000" w:rsidRPr="00000000" w14:paraId="00000D4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[GASPS]</w:t>
      </w:r>
    </w:p>
    <w:p w:rsidR="00000000" w:rsidDel="00000000" w:rsidP="00000000" w:rsidRDefault="00000000" w:rsidRPr="00000000" w14:paraId="00000D4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D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can… I can play the King…</w:t>
      </w:r>
    </w:p>
    <w:p w:rsidR="00000000" w:rsidDel="00000000" w:rsidP="00000000" w:rsidRDefault="00000000" w:rsidRPr="00000000" w14:paraId="00000D5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(WHISPERING THROUGH GRITTED TEETH)</w:t>
      </w:r>
    </w:p>
    <w:p w:rsidR="00000000" w:rsidDel="00000000" w:rsidP="00000000" w:rsidRDefault="00000000" w:rsidRPr="00000000" w14:paraId="00000D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What are you doing?? Sit. Down! We’re keeping a low profile here!!</w:t>
      </w:r>
    </w:p>
    <w:p w:rsidR="00000000" w:rsidDel="00000000" w:rsidP="00000000" w:rsidRDefault="00000000" w:rsidRPr="00000000" w14:paraId="00000D5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D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Sorry, boss. I’ll make sure to give a fake name so no one knows it’s me-</w:t>
      </w:r>
    </w:p>
    <w:p w:rsidR="00000000" w:rsidDel="00000000" w:rsidP="00000000" w:rsidRDefault="00000000" w:rsidRPr="00000000" w14:paraId="00000D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D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I guess I don’t really give a fuck if you wanna play the King, so sure, guy. What’s your name?</w:t>
      </w:r>
    </w:p>
    <w:p w:rsidR="00000000" w:rsidDel="00000000" w:rsidP="00000000" w:rsidRDefault="00000000" w:rsidRPr="00000000" w14:paraId="00000D5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D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*GASPS* Oh, I thank you, kind theater directing stranger! My name is… Tony Morelli!</w:t>
      </w:r>
    </w:p>
    <w:p w:rsidR="00000000" w:rsidDel="00000000" w:rsidP="00000000" w:rsidRDefault="00000000" w:rsidRPr="00000000" w14:paraId="00000D5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(WHISPERED)</w:t>
      </w:r>
    </w:p>
    <w:p w:rsidR="00000000" w:rsidDel="00000000" w:rsidP="00000000" w:rsidRDefault="00000000" w:rsidRPr="00000000" w14:paraId="00000D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The. FUCK??</w:t>
      </w:r>
    </w:p>
    <w:p w:rsidR="00000000" w:rsidDel="00000000" w:rsidP="00000000" w:rsidRDefault="00000000" w:rsidRPr="00000000" w14:paraId="00000D5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(TO TONY)</w:t>
      </w:r>
    </w:p>
    <w:p w:rsidR="00000000" w:rsidDel="00000000" w:rsidP="00000000" w:rsidRDefault="00000000" w:rsidRPr="00000000" w14:paraId="00000D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see, I didn’t give them my real name so now they don’t know I’m secretly an escaped mafia member! Rocco, c’mon with me!</w:t>
      </w:r>
    </w:p>
    <w:p w:rsidR="00000000" w:rsidDel="00000000" w:rsidP="00000000" w:rsidRDefault="00000000" w:rsidRPr="00000000" w14:paraId="00000D6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 (TO TONY, AS LORENZO AND ROCCO MAKE THEIR WAY DOWN)</w:t>
      </w:r>
    </w:p>
    <w:p w:rsidR="00000000" w:rsidDel="00000000" w:rsidP="00000000" w:rsidRDefault="00000000" w:rsidRPr="00000000" w14:paraId="00000D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Boss, you should really think of hiring some new employees.</w:t>
      </w:r>
    </w:p>
    <w:p w:rsidR="00000000" w:rsidDel="00000000" w:rsidP="00000000" w:rsidRDefault="00000000" w:rsidRPr="00000000" w14:paraId="00000D6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D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 know, I know.</w:t>
      </w:r>
    </w:p>
    <w:p w:rsidR="00000000" w:rsidDel="00000000" w:rsidP="00000000" w:rsidRDefault="00000000" w:rsidRPr="00000000" w14:paraId="00000D6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Alright… Audience, you still there? Ready for our show?</w:t>
      </w:r>
    </w:p>
    <w:p w:rsidR="00000000" w:rsidDel="00000000" w:rsidP="00000000" w:rsidRDefault="00000000" w:rsidRPr="00000000" w14:paraId="00000D6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br w:type="textWrapping"/>
        <w:t xml:space="preserve">…Dude, yes!</w:t>
      </w:r>
    </w:p>
    <w:p w:rsidR="00000000" w:rsidDel="00000000" w:rsidP="00000000" w:rsidRDefault="00000000" w:rsidRPr="00000000" w14:paraId="00000D6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[AS ROCCO GRUNTS TO THE BEAT]</w:t>
      </w:r>
    </w:p>
    <w:p w:rsidR="00000000" w:rsidDel="00000000" w:rsidP="00000000" w:rsidRDefault="00000000" w:rsidRPr="00000000" w14:paraId="00000D6E">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They say… George Washington’s yielding his power and stepping away-</w:t>
      </w:r>
    </w:p>
    <w:p w:rsidR="00000000" w:rsidDel="00000000" w:rsidP="00000000" w:rsidRDefault="00000000" w:rsidRPr="00000000" w14:paraId="00000D6F">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D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(on stage during the king solo)</w:t>
      </w:r>
    </w:p>
    <w:p w:rsidR="00000000" w:rsidDel="00000000" w:rsidP="00000000" w:rsidRDefault="00000000" w:rsidRPr="00000000" w14:paraId="00000D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Aww hey, this is a pretty sweet ending to the season.</w:t>
      </w:r>
    </w:p>
    <w:p w:rsidR="00000000" w:rsidDel="00000000" w:rsidP="00000000" w:rsidRDefault="00000000" w:rsidRPr="00000000" w14:paraId="00000D7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Hmph. I suppose even I couldn’t get mad at the sight of a man with his dream role. Glad SOMEONE got it…</w:t>
      </w:r>
    </w:p>
    <w:p w:rsidR="00000000" w:rsidDel="00000000" w:rsidP="00000000" w:rsidRDefault="00000000" w:rsidRPr="00000000" w14:paraId="00000D7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D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guys, I’m back now, they got most of the aids blood out of my system, but the semeroin is still swimming around somewhere in there. So, what’s the occasion?</w:t>
      </w:r>
    </w:p>
    <w:p w:rsidR="00000000" w:rsidDel="00000000" w:rsidP="00000000" w:rsidRDefault="00000000" w:rsidRPr="00000000" w14:paraId="00000D7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occasion is that we just YAPPED through the ending of the show, so… honestly, as Cas would say-</w:t>
      </w:r>
    </w:p>
    <w:p w:rsidR="00000000" w:rsidDel="00000000" w:rsidP="00000000" w:rsidRDefault="00000000" w:rsidRPr="00000000" w14:paraId="00000D7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7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D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peak show.</w:t>
      </w:r>
    </w:p>
    <w:p w:rsidR="00000000" w:rsidDel="00000000" w:rsidP="00000000" w:rsidRDefault="00000000" w:rsidRPr="00000000" w14:paraId="00000D7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D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Which one? The Hamilton performance or like our ACTUAL show?</w:t>
      </w:r>
    </w:p>
    <w:p w:rsidR="00000000" w:rsidDel="00000000" w:rsidP="00000000" w:rsidRDefault="00000000" w:rsidRPr="00000000" w14:paraId="00000D8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Both, man. I know we’re routinely going through life altering chaos, but I love you, man. You’re the best sidekick a quarterpounder could ask for.</w:t>
      </w:r>
    </w:p>
    <w:p w:rsidR="00000000" w:rsidDel="00000000" w:rsidP="00000000" w:rsidRDefault="00000000" w:rsidRPr="00000000" w14:paraId="00000D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D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shucks… love you too, bucko. And NOT because you think I’m some sort of sidekick… like I’m some SECONDARY PROTAGONIST or some shit.</w:t>
      </w:r>
    </w:p>
    <w:p w:rsidR="00000000" w:rsidDel="00000000" w:rsidP="00000000" w:rsidRDefault="00000000" w:rsidRPr="00000000" w14:paraId="00000D8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NERD</w:t>
      </w:r>
    </w:p>
    <w:p w:rsidR="00000000" w:rsidDel="00000000" w:rsidP="00000000" w:rsidRDefault="00000000" w:rsidRPr="00000000" w14:paraId="00000D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Erm erm Warren, Warren, we have to get a cast photo! It’s legally required after every performance!</w:t>
      </w:r>
    </w:p>
    <w:p w:rsidR="00000000" w:rsidDel="00000000" w:rsidP="00000000" w:rsidRDefault="00000000" w:rsidRPr="00000000" w14:paraId="00000D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D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my fucking- yes. Fine. Attention all… characters. Living and dead. Let’s end off season one with… an ending.</w:t>
      </w:r>
    </w:p>
    <w:p w:rsidR="00000000" w:rsidDel="00000000" w:rsidP="00000000" w:rsidRDefault="00000000" w:rsidRPr="00000000" w14:paraId="00000D8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Woohoo, everyone say-</w:t>
      </w:r>
    </w:p>
    <w:p w:rsidR="00000000" w:rsidDel="00000000" w:rsidP="00000000" w:rsidRDefault="00000000" w:rsidRPr="00000000" w14:paraId="00000D9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0D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brother!!”</w:t>
      </w:r>
    </w:p>
    <w:p w:rsidR="00000000" w:rsidDel="00000000" w:rsidP="00000000" w:rsidRDefault="00000000" w:rsidRPr="00000000" w14:paraId="00000D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(Seriously. Every single character.)</w:t>
      </w:r>
    </w:p>
    <w:p w:rsidR="00000000" w:rsidDel="00000000" w:rsidP="00000000" w:rsidRDefault="00000000" w:rsidRPr="00000000" w14:paraId="00000D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BROTHER!!!</w:t>
      </w:r>
    </w:p>
    <w:p w:rsidR="00000000" w:rsidDel="00000000" w:rsidP="00000000" w:rsidRDefault="00000000" w:rsidRPr="00000000" w14:paraId="00000D9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97">
      <w:pPr>
        <w:spacing w:line="240" w:lineRule="auto"/>
        <w:jc w:val="center"/>
        <w:rPr>
          <w:rFonts w:ascii="Courier New" w:cs="Courier New" w:eastAsia="Courier New" w:hAnsi="Courier New"/>
          <w:sz w:val="24"/>
          <w:szCs w:val="24"/>
        </w:rPr>
        <w:sectPr>
          <w:headerReference r:id="rId45" w:type="default"/>
          <w:footerReference r:id="rId46"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4"/>
          <w:szCs w:val="24"/>
          <w:rtl w:val="0"/>
        </w:rPr>
        <w:t xml:space="preserve">[Credits roll over group photo]</w:t>
      </w:r>
    </w:p>
    <w:p w:rsidR="00000000" w:rsidDel="00000000" w:rsidP="00000000" w:rsidRDefault="00000000" w:rsidRPr="00000000" w14:paraId="00000D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sectPr>
          <w:headerReference r:id="rId47" w:type="default"/>
          <w:footerReference r:id="rId48" w:type="default"/>
          <w:type w:val="nextPage"/>
          <w:pgSz w:h="15840" w:w="12240" w:orient="portrait"/>
          <w:pgMar w:bottom="1440" w:top="1440" w:left="1440" w:right="1440" w:header="720" w:footer="720"/>
          <w:pgNumType w:start="1"/>
        </w:sectPr>
      </w:pPr>
      <w:bookmarkStart w:colFirst="0" w:colLast="0" w:name="_gmipeq4mta60"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(long) Starr Wars: A New Stolen IP</w:t>
      </w:r>
      <w:r w:rsidDel="00000000" w:rsidR="00000000" w:rsidRPr="00000000">
        <w:rPr>
          <w:rtl w:val="0"/>
        </w:rPr>
      </w:r>
    </w:p>
    <w:p w:rsidR="00000000" w:rsidDel="00000000" w:rsidP="00000000" w:rsidRDefault="00000000" w:rsidRPr="00000000" w14:paraId="00000D9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THEATER OUTSIDE. THE MAFIA SNEAKS AROUND]</w:t>
      </w:r>
    </w:p>
    <w:p w:rsidR="00000000" w:rsidDel="00000000" w:rsidP="00000000" w:rsidRDefault="00000000" w:rsidRPr="00000000" w14:paraId="00000D9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D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boss- wait up! Me and Rocco ain’t as big as yous!</w:t>
      </w:r>
    </w:p>
    <w:p w:rsidR="00000000" w:rsidDel="00000000" w:rsidP="00000000" w:rsidRDefault="00000000" w:rsidRPr="00000000" w14:paraId="00000D9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D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Eat more or something, Lorenzo! Anyway, you know the mission. That random mysterious hooded figure that mysteriously spoke to us was right. Kidnapping this random theater kid and taking him to Mars is INTEGRAL to win the war against those pig cops.</w:t>
      </w:r>
    </w:p>
    <w:p w:rsidR="00000000" w:rsidDel="00000000" w:rsidP="00000000" w:rsidRDefault="00000000" w:rsidRPr="00000000" w14:paraId="00000DA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D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mean, if ya say so, boss… who was that random mysterious hooded figure, anyways?</w:t>
      </w:r>
    </w:p>
    <w:p w:rsidR="00000000" w:rsidDel="00000000" w:rsidP="00000000" w:rsidRDefault="00000000" w:rsidRPr="00000000" w14:paraId="00000DA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D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dunno, he was… </w:t>
      </w:r>
      <w:commentRangeStart w:id="184"/>
      <w:r w:rsidDel="00000000" w:rsidR="00000000" w:rsidRPr="00000000">
        <w:rPr>
          <w:rFonts w:ascii="Courier New" w:cs="Courier New" w:eastAsia="Courier New" w:hAnsi="Courier New"/>
          <w:sz w:val="24"/>
          <w:szCs w:val="24"/>
          <w:rtl w:val="0"/>
        </w:rPr>
        <w:t xml:space="preserve">mysterious and hooded, I guess.</w:t>
      </w:r>
      <w:commentRangeEnd w:id="184"/>
      <w:r w:rsidDel="00000000" w:rsidR="00000000" w:rsidRPr="00000000">
        <w:commentReference w:id="184"/>
      </w:r>
      <w:r w:rsidDel="00000000" w:rsidR="00000000" w:rsidRPr="00000000">
        <w:rPr>
          <w:rFonts w:ascii="Courier New" w:cs="Courier New" w:eastAsia="Courier New" w:hAnsi="Courier New"/>
          <w:sz w:val="24"/>
          <w:szCs w:val="24"/>
          <w:rtl w:val="0"/>
        </w:rPr>
        <w:t xml:space="preserve"> Stop asking questions! Let’s find this kid!</w:t>
      </w:r>
    </w:p>
    <w:p w:rsidR="00000000" w:rsidDel="00000000" w:rsidP="00000000" w:rsidRDefault="00000000" w:rsidRPr="00000000" w14:paraId="00000DA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[INSIDE THE THEATER, TALKING TO GIRLS]</w:t>
      </w:r>
    </w:p>
    <w:p w:rsidR="00000000" w:rsidDel="00000000" w:rsidP="00000000" w:rsidRDefault="00000000" w:rsidRPr="00000000" w14:paraId="00000D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and so then I told the guy “Hey, listen, Mr. Period Cramps, but I can’t in good conscience let you continue your reign” and I kicked him in the face.</w:t>
      </w:r>
    </w:p>
    <w:p w:rsidR="00000000" w:rsidDel="00000000" w:rsidP="00000000" w:rsidRDefault="00000000" w:rsidRPr="00000000" w14:paraId="00000DA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(SARCASTIC)</w:t>
      </w:r>
    </w:p>
    <w:p w:rsidR="00000000" w:rsidDel="00000000" w:rsidP="00000000" w:rsidRDefault="00000000" w:rsidRPr="00000000" w14:paraId="00000D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Wow. Great story, asshole.</w:t>
      </w:r>
    </w:p>
    <w:p w:rsidR="00000000" w:rsidDel="00000000" w:rsidP="00000000" w:rsidRDefault="00000000" w:rsidRPr="00000000" w14:paraId="00000D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0D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SURE</w:t>
      </w:r>
      <w:r w:rsidDel="00000000" w:rsidR="00000000" w:rsidRPr="00000000">
        <w:rPr>
          <w:rFonts w:ascii="Courier New" w:cs="Courier New" w:eastAsia="Courier New" w:hAnsi="Courier New"/>
          <w:sz w:val="24"/>
          <w:szCs w:val="24"/>
          <w:rtl w:val="0"/>
        </w:rPr>
        <w:t xml:space="preserve"> WASSSSS!!!! SO DREAMY!!!!</w:t>
      </w:r>
    </w:p>
    <w:p w:rsidR="00000000" w:rsidDel="00000000" w:rsidP="00000000" w:rsidRDefault="00000000" w:rsidRPr="00000000" w14:paraId="00000DA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D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I just know you’d protect me if we were ever mugged on a starry sunset walk one day-</w:t>
      </w:r>
    </w:p>
    <w:p w:rsidR="00000000" w:rsidDel="00000000" w:rsidP="00000000" w:rsidRDefault="00000000" w:rsidRPr="00000000" w14:paraId="00000D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Starr, let’s just keep it at “</w:t>
      </w:r>
      <w:commentRangeStart w:id="185"/>
      <w:r w:rsidDel="00000000" w:rsidR="00000000" w:rsidRPr="00000000">
        <w:rPr>
          <w:rFonts w:ascii="Courier New" w:cs="Courier New" w:eastAsia="Courier New" w:hAnsi="Courier New"/>
          <w:i w:val="1"/>
          <w:iCs w:val="1"/>
          <w:sz w:val="24"/>
          <w:szCs w:val="24"/>
          <w:rtl w:val="0"/>
        </w:rPr>
        <w:t xml:space="preserve">possibly</w:t>
      </w:r>
      <w:r w:rsidDel="00000000" w:rsidR="00000000" w:rsidRPr="00000000">
        <w:rPr>
          <w:rFonts w:ascii="Courier New" w:cs="Courier New" w:eastAsia="Courier New" w:hAnsi="Courier New"/>
          <w:sz w:val="24"/>
          <w:szCs w:val="24"/>
          <w:rtl w:val="0"/>
        </w:rPr>
        <w:t xml:space="preserve"> homosexual</w:t>
      </w:r>
      <w:commentRangeEnd w:id="185"/>
      <w:r w:rsidDel="00000000" w:rsidR="00000000" w:rsidRPr="00000000">
        <w:commentReference w:id="185"/>
      </w:r>
      <w:r w:rsidDel="00000000" w:rsidR="00000000" w:rsidRPr="00000000">
        <w:rPr>
          <w:rFonts w:ascii="Courier New" w:cs="Courier New" w:eastAsia="Courier New" w:hAnsi="Courier New"/>
          <w:sz w:val="24"/>
          <w:szCs w:val="24"/>
          <w:rtl w:val="0"/>
        </w:rPr>
        <w:t xml:space="preserve">” instead of whatever the hell this is.</w:t>
      </w:r>
    </w:p>
    <w:p w:rsidR="00000000" w:rsidDel="00000000" w:rsidP="00000000" w:rsidRDefault="00000000" w:rsidRPr="00000000" w14:paraId="00000DB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D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Deegs speaking of something absolutely unrelated, d’you wanna duel with my new plastic lightsabers I got for </w:t>
      </w:r>
      <w:commentRangeStart w:id="186"/>
      <w:r w:rsidDel="00000000" w:rsidR="00000000" w:rsidRPr="00000000">
        <w:rPr>
          <w:rFonts w:ascii="Courier New" w:cs="Courier New" w:eastAsia="Courier New" w:hAnsi="Courier New"/>
          <w:sz w:val="24"/>
          <w:szCs w:val="24"/>
          <w:rtl w:val="0"/>
        </w:rPr>
        <w:t xml:space="preserve">Nenjmas</w:t>
      </w:r>
      <w:commentRangeEnd w:id="186"/>
      <w:r w:rsidDel="00000000" w:rsidR="00000000" w:rsidRPr="00000000">
        <w:commentReference w:id="186"/>
      </w:r>
      <w:r w:rsidDel="00000000" w:rsidR="00000000" w:rsidRPr="00000000">
        <w:rPr>
          <w:rFonts w:ascii="Courier New" w:cs="Courier New" w:eastAsia="Courier New" w:hAnsi="Courier New"/>
          <w:sz w:val="24"/>
          <w:szCs w:val="24"/>
          <w:rtl w:val="0"/>
        </w:rPr>
        <w:t xml:space="preserve">? They lowkey light up!</w:t>
      </w:r>
    </w:p>
    <w:p w:rsidR="00000000" w:rsidDel="00000000" w:rsidP="00000000" w:rsidRDefault="00000000" w:rsidRPr="00000000" w14:paraId="00000DB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no! I’m not a nerd, dude. I’ve never even seen those movies!</w:t>
      </w:r>
    </w:p>
    <w:p w:rsidR="00000000" w:rsidDel="00000000" w:rsidP="00000000" w:rsidRDefault="00000000" w:rsidRPr="00000000" w14:paraId="00000DB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[AS MAFIA ENTERS]</w:t>
      </w:r>
    </w:p>
    <w:p w:rsidR="00000000" w:rsidDel="00000000" w:rsidP="00000000" w:rsidRDefault="00000000" w:rsidRPr="00000000" w14:paraId="00000DB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Hands up, kids! Rocco, take the dolla bill. We’re going to Mars!</w:t>
      </w:r>
    </w:p>
    <w:p w:rsidR="00000000" w:rsidDel="00000000" w:rsidP="00000000" w:rsidRDefault="00000000" w:rsidRPr="00000000" w14:paraId="00000DB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(being “taken" against his will)</w:t>
      </w:r>
    </w:p>
    <w:p w:rsidR="00000000" w:rsidDel="00000000" w:rsidP="00000000" w:rsidRDefault="00000000" w:rsidRPr="00000000" w14:paraId="00000DC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hey, what the f-</w:t>
      </w:r>
    </w:p>
    <w:p w:rsidR="00000000" w:rsidDel="00000000" w:rsidP="00000000" w:rsidRDefault="00000000" w:rsidRPr="00000000" w14:paraId="00000DC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0D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NOOO!!!! DON’T KIDNAP DEANIE-POO!!!!</w:t>
      </w:r>
    </w:p>
    <w:p w:rsidR="00000000" w:rsidDel="00000000" w:rsidP="00000000" w:rsidRDefault="00000000" w:rsidRPr="00000000" w14:paraId="00000DC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(overjoyed, as the mafia exits with Dean)</w:t>
      </w:r>
    </w:p>
    <w:p w:rsidR="00000000" w:rsidDel="00000000" w:rsidP="00000000" w:rsidRDefault="00000000" w:rsidRPr="00000000" w14:paraId="00000D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c’mon, Dean, fight him off with your sick karate moves! Aaaand they’re gone. They’re taking him to… Mars, did they say? Weird.</w:t>
      </w:r>
    </w:p>
    <w:p w:rsidR="00000000" w:rsidDel="00000000" w:rsidP="00000000" w:rsidRDefault="00000000" w:rsidRPr="00000000" w14:paraId="00000DC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D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Hooooly shit. Deegs. </w:t>
      </w:r>
      <w:commentRangeStart w:id="187"/>
      <w:r w:rsidDel="00000000" w:rsidR="00000000" w:rsidRPr="00000000">
        <w:rPr>
          <w:rFonts w:ascii="Courier New" w:cs="Courier New" w:eastAsia="Courier New" w:hAnsi="Courier New"/>
          <w:sz w:val="24"/>
          <w:szCs w:val="24"/>
          <w:rtl w:val="0"/>
        </w:rPr>
        <w:t xml:space="preserve">We’ve gotta save the galaxy.</w:t>
      </w:r>
      <w:commentRangeEnd w:id="187"/>
      <w:r w:rsidDel="00000000" w:rsidR="00000000" w:rsidRPr="00000000">
        <w:commentReference w:id="187"/>
      </w:r>
      <w:r w:rsidDel="00000000" w:rsidR="00000000" w:rsidRPr="00000000">
        <w:rPr>
          <w:rtl w:val="0"/>
        </w:rPr>
      </w:r>
    </w:p>
    <w:p w:rsidR="00000000" w:rsidDel="00000000" w:rsidP="00000000" w:rsidRDefault="00000000" w:rsidRPr="00000000" w14:paraId="00000DC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 (Deegs and Starr badly acapella-ing the star wars theme song while the text crawl shows the credits)]</w:t>
      </w:r>
    </w:p>
    <w:p w:rsidR="00000000" w:rsidDel="00000000" w:rsidP="00000000" w:rsidRDefault="00000000" w:rsidRPr="00000000" w14:paraId="00000DC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commentRangeStart w:id="188"/>
      <w:commentRangeStart w:id="189"/>
      <w:r w:rsidDel="00000000" w:rsidR="00000000" w:rsidRPr="00000000">
        <w:rPr>
          <w:rFonts w:ascii="Courier New" w:cs="Courier New" w:eastAsia="Courier New" w:hAnsi="Courier New"/>
          <w:sz w:val="24"/>
          <w:szCs w:val="24"/>
          <w:rtl w:val="0"/>
        </w:rPr>
        <w:t xml:space="preserve">NASA</w:t>
      </w:r>
      <w:commentRangeEnd w:id="188"/>
      <w:r w:rsidDel="00000000" w:rsidR="00000000" w:rsidRPr="00000000">
        <w:commentReference w:id="188"/>
      </w:r>
      <w:commentRangeEnd w:id="189"/>
      <w:r w:rsidDel="00000000" w:rsidR="00000000" w:rsidRPr="00000000">
        <w:commentReference w:id="189"/>
      </w:r>
      <w:r w:rsidDel="00000000" w:rsidR="00000000" w:rsidRPr="00000000">
        <w:rPr>
          <w:rFonts w:ascii="Courier New" w:cs="Courier New" w:eastAsia="Courier New" w:hAnsi="Courier New"/>
          <w:sz w:val="24"/>
          <w:szCs w:val="24"/>
          <w:rtl w:val="0"/>
        </w:rPr>
        <w:t xml:space="preserve"> HEADQUARTERS. Starr/Deegs/Warren/Cas/The twins]</w:t>
      </w:r>
    </w:p>
    <w:p w:rsidR="00000000" w:rsidDel="00000000" w:rsidP="00000000" w:rsidRDefault="00000000" w:rsidRPr="00000000" w14:paraId="00000DC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D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operation: Save Dean is put in motion. Everyone still in?</w:t>
      </w:r>
    </w:p>
    <w:p w:rsidR="00000000" w:rsidDel="00000000" w:rsidP="00000000" w:rsidRDefault="00000000" w:rsidRPr="00000000" w14:paraId="00000DD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D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yuuuuh.</w:t>
      </w:r>
    </w:p>
    <w:p w:rsidR="00000000" w:rsidDel="00000000" w:rsidP="00000000" w:rsidRDefault="00000000" w:rsidRPr="00000000" w14:paraId="00000DD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 guess. Better than theater.</w:t>
      </w:r>
    </w:p>
    <w:p w:rsidR="00000000" w:rsidDel="00000000" w:rsidP="00000000" w:rsidRDefault="00000000" w:rsidRPr="00000000" w14:paraId="00000DD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D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Ditto.</w:t>
      </w:r>
    </w:p>
    <w:p w:rsidR="00000000" w:rsidDel="00000000" w:rsidP="00000000" w:rsidRDefault="00000000" w:rsidRPr="00000000" w14:paraId="00000DD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MELISSA</w:t>
      </w:r>
    </w:p>
    <w:p w:rsidR="00000000" w:rsidDel="00000000" w:rsidP="00000000" w:rsidRDefault="00000000" w:rsidRPr="00000000" w14:paraId="00000D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We’re just happy-</w:t>
      </w:r>
    </w:p>
    <w:p w:rsidR="00000000" w:rsidDel="00000000" w:rsidP="00000000" w:rsidRDefault="00000000" w:rsidRPr="00000000" w14:paraId="00000DD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MARISSA</w:t>
      </w:r>
    </w:p>
    <w:p w:rsidR="00000000" w:rsidDel="00000000" w:rsidP="00000000" w:rsidRDefault="00000000" w:rsidRPr="00000000" w14:paraId="00000D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be important!</w:t>
      </w:r>
    </w:p>
    <w:p w:rsidR="00000000" w:rsidDel="00000000" w:rsidP="00000000" w:rsidRDefault="00000000" w:rsidRPr="00000000" w14:paraId="00000DE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Mmm don’t get your hopes up, but it’s great you have dreams, guys. So, all we do is break into the nasa headquarters and steal a spaceshuttle? Could be worse.</w:t>
      </w:r>
    </w:p>
    <w:p w:rsidR="00000000" w:rsidDel="00000000" w:rsidP="00000000" w:rsidRDefault="00000000" w:rsidRPr="00000000" w14:paraId="00000DE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D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all things considered I think it’s a pretty good plan. Look, there’s a rocketship now!</w:t>
      </w:r>
    </w:p>
    <w:p w:rsidR="00000000" w:rsidDel="00000000" w:rsidP="00000000" w:rsidRDefault="00000000" w:rsidRPr="00000000" w14:paraId="00000DE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w:t>
      </w:r>
    </w:p>
    <w:p w:rsidR="00000000" w:rsidDel="00000000" w:rsidP="00000000" w:rsidRDefault="00000000" w:rsidRPr="00000000" w14:paraId="00000D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hey kids! We’re filming an astronaut movie! Alien Invasion of The Body: Part Two. </w:t>
      </w:r>
      <w:commentRangeStart w:id="190"/>
      <w:r w:rsidDel="00000000" w:rsidR="00000000" w:rsidRPr="00000000">
        <w:rPr>
          <w:rFonts w:ascii="Courier New" w:cs="Courier New" w:eastAsia="Courier New" w:hAnsi="Courier New"/>
          <w:sz w:val="24"/>
          <w:szCs w:val="24"/>
          <w:rtl w:val="0"/>
        </w:rPr>
        <w:t xml:space="preserve">Coming to a school chromebook near you!</w:t>
      </w:r>
      <w:commentRangeEnd w:id="190"/>
      <w:r w:rsidDel="00000000" w:rsidR="00000000" w:rsidRPr="00000000">
        <w:commentReference w:id="190"/>
      </w:r>
      <w:r w:rsidDel="00000000" w:rsidR="00000000" w:rsidRPr="00000000">
        <w:rPr>
          <w:rtl w:val="0"/>
        </w:rPr>
      </w:r>
    </w:p>
    <w:p w:rsidR="00000000" w:rsidDel="00000000" w:rsidP="00000000" w:rsidRDefault="00000000" w:rsidRPr="00000000" w14:paraId="00000DE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MIA</w:t>
      </w:r>
    </w:p>
    <w:p w:rsidR="00000000" w:rsidDel="00000000" w:rsidP="00000000" w:rsidRDefault="00000000" w:rsidRPr="00000000" w14:paraId="00000D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you’re all eighteen, right?</w:t>
      </w:r>
    </w:p>
    <w:p w:rsidR="00000000" w:rsidDel="00000000" w:rsidP="00000000" w:rsidRDefault="00000000" w:rsidRPr="00000000" w14:paraId="00000DE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D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Yeahhhh but that’s NOT why we’re here… we’re trying to rescue Dean, ‘cause he’s lowkey on Mars right now. Y’know, your son?</w:t>
      </w:r>
    </w:p>
    <w:p w:rsidR="00000000" w:rsidDel="00000000" w:rsidP="00000000" w:rsidRDefault="00000000" w:rsidRPr="00000000" w14:paraId="00000DE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MIA</w:t>
      </w:r>
    </w:p>
    <w:p w:rsidR="00000000" w:rsidDel="00000000" w:rsidP="00000000" w:rsidRDefault="00000000" w:rsidRPr="00000000" w14:paraId="00000D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no! We’ve been so wrapped up in our work, I guess we havn’t noticed! Go ahead and take the spaceship, sweetie. We’ll find another one to film in!</w:t>
      </w:r>
    </w:p>
    <w:p w:rsidR="00000000" w:rsidDel="00000000" w:rsidP="00000000" w:rsidRDefault="00000000" w:rsidRPr="00000000" w14:paraId="00000DF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 (LEAVING WITH HIS WIFE)</w:t>
      </w:r>
    </w:p>
    <w:p w:rsidR="00000000" w:rsidDel="00000000" w:rsidP="00000000" w:rsidRDefault="00000000" w:rsidRPr="00000000" w14:paraId="00000D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Have a great time rescuing our son, kids!</w:t>
      </w:r>
    </w:p>
    <w:p w:rsidR="00000000" w:rsidDel="00000000" w:rsidP="00000000" w:rsidRDefault="00000000" w:rsidRPr="00000000" w14:paraId="00000DF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[GETTING INTO THE SHIP]</w:t>
      </w:r>
    </w:p>
    <w:p w:rsidR="00000000" w:rsidDel="00000000" w:rsidP="00000000" w:rsidRDefault="00000000" w:rsidRPr="00000000" w14:paraId="00000D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hate to say it… But I partied through my “</w:t>
      </w:r>
      <w:commentRangeStart w:id="191"/>
      <w:commentRangeStart w:id="192"/>
      <w:commentRangeStart w:id="193"/>
      <w:r w:rsidDel="00000000" w:rsidR="00000000" w:rsidRPr="00000000">
        <w:rPr>
          <w:rFonts w:ascii="Courier New" w:cs="Courier New" w:eastAsia="Courier New" w:hAnsi="Courier New"/>
          <w:sz w:val="24"/>
          <w:szCs w:val="24"/>
          <w:rtl w:val="0"/>
        </w:rPr>
        <w:t xml:space="preserve">Rocketship piloting</w:t>
      </w:r>
      <w:commentRangeEnd w:id="191"/>
      <w:r w:rsidDel="00000000" w:rsidR="00000000" w:rsidRPr="00000000">
        <w:commentReference w:id="191"/>
      </w:r>
      <w:commentRangeEnd w:id="192"/>
      <w:r w:rsidDel="00000000" w:rsidR="00000000" w:rsidRPr="00000000">
        <w:commentReference w:id="192"/>
      </w:r>
      <w:commentRangeEnd w:id="193"/>
      <w:r w:rsidDel="00000000" w:rsidR="00000000" w:rsidRPr="00000000">
        <w:commentReference w:id="193"/>
      </w:r>
      <w:r w:rsidDel="00000000" w:rsidR="00000000" w:rsidRPr="00000000">
        <w:rPr>
          <w:rFonts w:ascii="Courier New" w:cs="Courier New" w:eastAsia="Courier New" w:hAnsi="Courier New"/>
          <w:sz w:val="24"/>
          <w:szCs w:val="24"/>
          <w:rtl w:val="0"/>
        </w:rPr>
        <w:t xml:space="preserve">” class in college… Someone else’ll have to do it.</w:t>
      </w:r>
    </w:p>
    <w:p w:rsidR="00000000" w:rsidDel="00000000" w:rsidP="00000000" w:rsidRDefault="00000000" w:rsidRPr="00000000" w14:paraId="00000DF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D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took it as an elective in middle school i got this.</w:t>
      </w:r>
    </w:p>
    <w:p w:rsidR="00000000" w:rsidDel="00000000" w:rsidP="00000000" w:rsidRDefault="00000000" w:rsidRPr="00000000" w14:paraId="00000DF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SPACESHIP BLASTS OFF]</w:t>
      </w:r>
    </w:p>
    <w:p w:rsidR="00000000" w:rsidDel="00000000" w:rsidP="00000000" w:rsidRDefault="00000000" w:rsidRPr="00000000" w14:paraId="00000DF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 [as the rocket leaves earth]</w:t>
      </w:r>
    </w:p>
    <w:p w:rsidR="00000000" w:rsidDel="00000000" w:rsidP="00000000" w:rsidRDefault="00000000" w:rsidRPr="00000000" w14:paraId="00000DF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google maps says we’ll be there in like five minutes. then we can </w:t>
      </w:r>
      <w:r w:rsidDel="00000000" w:rsidR="00000000" w:rsidRPr="00000000">
        <w:rPr>
          <w:rFonts w:ascii="Courier New" w:cs="Courier New" w:eastAsia="Courier New" w:hAnsi="Courier New"/>
          <w:sz w:val="24"/>
          <w:szCs w:val="24"/>
          <w:rtl w:val="0"/>
        </w:rPr>
        <w:t xml:space="preserve">rescue dean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E0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Heyyyyy Deeeeegs…</w:t>
      </w:r>
    </w:p>
    <w:p w:rsidR="00000000" w:rsidDel="00000000" w:rsidP="00000000" w:rsidRDefault="00000000" w:rsidRPr="00000000" w14:paraId="00000E0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E0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Don’t say it.</w:t>
      </w:r>
    </w:p>
    <w:p w:rsidR="00000000" w:rsidDel="00000000" w:rsidP="00000000" w:rsidRDefault="00000000" w:rsidRPr="00000000" w14:paraId="00000E0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is kinda like-</w:t>
      </w:r>
    </w:p>
    <w:p w:rsidR="00000000" w:rsidDel="00000000" w:rsidP="00000000" w:rsidRDefault="00000000" w:rsidRPr="00000000" w14:paraId="00000E0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E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 Wars. I know. Star Wars. I know. Star War-</w:t>
      </w:r>
    </w:p>
    <w:p w:rsidR="00000000" w:rsidDel="00000000" w:rsidP="00000000" w:rsidRDefault="00000000" w:rsidRPr="00000000" w14:paraId="00000E0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0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Think about it! We’re a group of ragtag explorers ready to take on the galaxy and save the princess! That's Dean, by the way, waiting to be rescued by </w:t>
      </w:r>
      <w:r w:rsidDel="00000000" w:rsidR="00000000" w:rsidRPr="00000000">
        <w:rPr>
          <w:rFonts w:ascii="Courier New" w:cs="Courier New" w:eastAsia="Courier New" w:hAnsi="Courier New"/>
          <w:b w:val="1"/>
          <w:bCs w:val="1"/>
          <w:i w:val="1"/>
          <w:iCs w:val="1"/>
          <w:sz w:val="24"/>
          <w:szCs w:val="24"/>
          <w:rtl w:val="0"/>
        </w:rPr>
        <w:t xml:space="preserve">me</w:t>
      </w:r>
      <w:r w:rsidDel="00000000" w:rsidR="00000000" w:rsidRPr="00000000">
        <w:rPr>
          <w:rFonts w:ascii="Courier New" w:cs="Courier New" w:eastAsia="Courier New" w:hAnsi="Courier New"/>
          <w:sz w:val="24"/>
          <w:szCs w:val="24"/>
          <w:rtl w:val="0"/>
        </w:rPr>
        <w:t xml:space="preserve">, the young, ambitious dreamer that yearns for adventure! You’re the rugged scoundrel that attempts to deny his traits of heroism! Cas- You’re the scary, silent and loyal co-pilot.</w:t>
      </w:r>
    </w:p>
    <w:p w:rsidR="00000000" w:rsidDel="00000000" w:rsidP="00000000" w:rsidRDefault="00000000" w:rsidRPr="00000000" w14:paraId="00000E0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1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E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cool.</w:t>
      </w:r>
    </w:p>
    <w:p w:rsidR="00000000" w:rsidDel="00000000" w:rsidP="00000000" w:rsidRDefault="00000000" w:rsidRPr="00000000" w14:paraId="00000E1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Melissa and Marissa- you’re the two bickering but lovable side characters!</w:t>
      </w:r>
    </w:p>
    <w:p w:rsidR="00000000" w:rsidDel="00000000" w:rsidP="00000000" w:rsidRDefault="00000000" w:rsidRPr="00000000" w14:paraId="00000E1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1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MELISSA</w:t>
      </w:r>
    </w:p>
    <w:p w:rsidR="00000000" w:rsidDel="00000000" w:rsidP="00000000" w:rsidRDefault="00000000" w:rsidRPr="00000000" w14:paraId="00000E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don’t-</w:t>
      </w:r>
    </w:p>
    <w:p w:rsidR="00000000" w:rsidDel="00000000" w:rsidP="00000000" w:rsidRDefault="00000000" w:rsidRPr="00000000" w14:paraId="00000E1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MARISSA</w:t>
      </w:r>
    </w:p>
    <w:p w:rsidR="00000000" w:rsidDel="00000000" w:rsidP="00000000" w:rsidRDefault="00000000" w:rsidRPr="00000000" w14:paraId="00000E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-Bicker!</w:t>
      </w:r>
    </w:p>
    <w:p w:rsidR="00000000" w:rsidDel="00000000" w:rsidP="00000000" w:rsidRDefault="00000000" w:rsidRPr="00000000" w14:paraId="00000E1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1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MELISSA</w:t>
      </w:r>
    </w:p>
    <w:p w:rsidR="00000000" w:rsidDel="00000000" w:rsidP="00000000" w:rsidRDefault="00000000" w:rsidRPr="00000000" w14:paraId="00000E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w:t>
      </w:r>
    </w:p>
    <w:p w:rsidR="00000000" w:rsidDel="00000000" w:rsidP="00000000" w:rsidRDefault="00000000" w:rsidRPr="00000000" w14:paraId="00000E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MARISSA</w:t>
      </w:r>
    </w:p>
    <w:p w:rsidR="00000000" w:rsidDel="00000000" w:rsidP="00000000" w:rsidRDefault="00000000" w:rsidRPr="00000000" w14:paraId="00000E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w:t>
      </w:r>
    </w:p>
    <w:p w:rsidR="00000000" w:rsidDel="00000000" w:rsidP="00000000" w:rsidRDefault="00000000" w:rsidRPr="00000000" w14:paraId="00000E2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w:t>
      </w:r>
      <w:r w:rsidDel="00000000" w:rsidR="00000000" w:rsidRPr="00000000">
        <w:rPr>
          <w:rFonts w:ascii="Courier New" w:cs="Courier New" w:eastAsia="Courier New" w:hAnsi="Courier New"/>
          <w:i w:val="1"/>
          <w:iCs w:val="1"/>
          <w:sz w:val="24"/>
          <w:szCs w:val="24"/>
          <w:rtl w:val="0"/>
        </w:rPr>
        <w:t xml:space="preserve">Warren’s </w:t>
      </w:r>
      <w:r w:rsidDel="00000000" w:rsidR="00000000" w:rsidRPr="00000000">
        <w:rPr>
          <w:rFonts w:ascii="Courier New" w:cs="Courier New" w:eastAsia="Courier New" w:hAnsi="Courier New"/>
          <w:sz w:val="24"/>
          <w:szCs w:val="24"/>
          <w:rtl w:val="0"/>
        </w:rPr>
        <w:t xml:space="preserve">the wise old mentor.</w:t>
      </w:r>
    </w:p>
    <w:p w:rsidR="00000000" w:rsidDel="00000000" w:rsidP="00000000" w:rsidRDefault="00000000" w:rsidRPr="00000000" w14:paraId="00000E2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E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Come again, kid? I’m not fucking wise. I don’t even remember my phone password.</w:t>
      </w:r>
    </w:p>
    <w:p w:rsidR="00000000" w:rsidDel="00000000" w:rsidP="00000000" w:rsidRDefault="00000000" w:rsidRPr="00000000" w14:paraId="00000E2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c’mon, give us some wisdom, Warren.</w:t>
      </w:r>
    </w:p>
    <w:p w:rsidR="00000000" w:rsidDel="00000000" w:rsidP="00000000" w:rsidRDefault="00000000" w:rsidRPr="00000000" w14:paraId="00000E2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E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okay, well… You wanna know the exact maximum amount you can drink before going over the legal limit?</w:t>
      </w:r>
    </w:p>
    <w:p w:rsidR="00000000" w:rsidDel="00000000" w:rsidP="00000000" w:rsidRDefault="00000000" w:rsidRPr="00000000" w14:paraId="00000E2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E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this guy’s not very wise. I think you may be wrong, Starr.</w:t>
      </w:r>
    </w:p>
    <w:p w:rsidR="00000000" w:rsidDel="00000000" w:rsidP="00000000" w:rsidRDefault="00000000" w:rsidRPr="00000000" w14:paraId="00000E3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don’t worry, he’ll come through when it really matters.</w:t>
      </w:r>
    </w:p>
    <w:p w:rsidR="00000000" w:rsidDel="00000000" w:rsidP="00000000" w:rsidRDefault="00000000" w:rsidRPr="00000000" w14:paraId="00000E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E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speaking of absolutely nothing related but WHAT THE FUCK IS THAT THING??</w:t>
      </w:r>
    </w:p>
    <w:p w:rsidR="00000000" w:rsidDel="00000000" w:rsidP="00000000" w:rsidRDefault="00000000" w:rsidRPr="00000000" w14:paraId="00000E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E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dunno maybe like a moon or something-</w:t>
      </w:r>
    </w:p>
    <w:p w:rsidR="00000000" w:rsidDel="00000000" w:rsidP="00000000" w:rsidRDefault="00000000" w:rsidRPr="00000000" w14:paraId="00000E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NO MOON! THAT’S NO MOON! HE SAID THE THING!! HOLY SHIT IT’S THE ACTUAL DEATH STAR!!</w:t>
      </w:r>
    </w:p>
    <w:p w:rsidR="00000000" w:rsidDel="00000000" w:rsidP="00000000" w:rsidRDefault="00000000" w:rsidRPr="00000000" w14:paraId="00000E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(sarcastically)</w:t>
      </w:r>
    </w:p>
    <w:p w:rsidR="00000000" w:rsidDel="00000000" w:rsidP="00000000" w:rsidRDefault="00000000" w:rsidRPr="00000000" w14:paraId="00000E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can hardly contain my excitement. Kid, what makes you think the rest of us have even </w:t>
      </w:r>
      <w:r w:rsidDel="00000000" w:rsidR="00000000" w:rsidRPr="00000000">
        <w:rPr>
          <w:rFonts w:ascii="Courier New" w:cs="Courier New" w:eastAsia="Courier New" w:hAnsi="Courier New"/>
          <w:i w:val="1"/>
          <w:iCs w:val="1"/>
          <w:sz w:val="24"/>
          <w:szCs w:val="24"/>
          <w:rtl w:val="0"/>
        </w:rPr>
        <w:t xml:space="preserve">seen</w:t>
      </w:r>
      <w:r w:rsidDel="00000000" w:rsidR="00000000" w:rsidRPr="00000000">
        <w:rPr>
          <w:rFonts w:ascii="Courier New" w:cs="Courier New" w:eastAsia="Courier New" w:hAnsi="Courier New"/>
          <w:sz w:val="24"/>
          <w:szCs w:val="24"/>
          <w:rtl w:val="0"/>
        </w:rPr>
        <w:t xml:space="preserve"> the Lord of the Rings?</w:t>
      </w:r>
    </w:p>
    <w:p w:rsidR="00000000" w:rsidDel="00000000" w:rsidP="00000000" w:rsidRDefault="00000000" w:rsidRPr="00000000" w14:paraId="00000E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DEATH STAR]</w:t>
      </w:r>
    </w:p>
    <w:p w:rsidR="00000000" w:rsidDel="00000000" w:rsidP="00000000" w:rsidRDefault="00000000" w:rsidRPr="00000000" w14:paraId="00000E4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4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See McCormack, I told you this was a good idea. A giant death star-esc space laser is PERFECT for disintegrating the Nenjac mafia base. </w:t>
      </w:r>
      <w:commentRangeStart w:id="194"/>
      <w:r w:rsidDel="00000000" w:rsidR="00000000" w:rsidRPr="00000000">
        <w:rPr>
          <w:rFonts w:ascii="Courier New" w:cs="Courier New" w:eastAsia="Courier New" w:hAnsi="Courier New"/>
          <w:sz w:val="24"/>
          <w:szCs w:val="24"/>
          <w:rtl w:val="0"/>
        </w:rPr>
        <w:t xml:space="preserve">Good thing a random mysterious hooded figure appeared to give me that brilliant idea.</w:t>
      </w:r>
      <w:commentRangeEnd w:id="194"/>
      <w:r w:rsidDel="00000000" w:rsidR="00000000" w:rsidRPr="00000000">
        <w:commentReference w:id="194"/>
      </w:r>
      <w:r w:rsidDel="00000000" w:rsidR="00000000" w:rsidRPr="00000000">
        <w:rPr>
          <w:rtl w:val="0"/>
        </w:rPr>
      </w:r>
    </w:p>
    <w:p w:rsidR="00000000" w:rsidDel="00000000" w:rsidP="00000000" w:rsidRDefault="00000000" w:rsidRPr="00000000" w14:paraId="00000E4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E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uh… I don’t really know about that… maybe we should test it first, and confirm that it won’t… y’know… destroy the entire world when we aim it at the mafia base?</w:t>
      </w:r>
    </w:p>
    <w:p w:rsidR="00000000" w:rsidDel="00000000" w:rsidP="00000000" w:rsidRDefault="00000000" w:rsidRPr="00000000" w14:paraId="00000E4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4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See, this is why I keep you around, Deputy. Such council! Tell you what. We’ll aim it at Mars first, how’s that sound.</w:t>
      </w:r>
    </w:p>
    <w:p w:rsidR="00000000" w:rsidDel="00000000" w:rsidP="00000000" w:rsidRDefault="00000000" w:rsidRPr="00000000" w14:paraId="00000E4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E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Apart from the scientific bankruptcy, I say th- CHIEF! A spaceshuttle is approaching! Due to the NASA logo, it appears to be owned by… Nasa!</w:t>
      </w:r>
    </w:p>
    <w:p w:rsidR="00000000" w:rsidDel="00000000" w:rsidP="00000000" w:rsidRDefault="00000000" w:rsidRPr="00000000" w14:paraId="00000E4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Damn! Government’s here to give us some “zoning laws” and “illegal space laser” bullcrap. Open fire!!!</w:t>
      </w:r>
    </w:p>
    <w:p w:rsidR="00000000" w:rsidDel="00000000" w:rsidP="00000000" w:rsidRDefault="00000000" w:rsidRPr="00000000" w14:paraId="00000E5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(AS MINI LAZERS OPEN FIRE)  </w:t>
      </w:r>
    </w:p>
    <w:p w:rsidR="00000000" w:rsidDel="00000000" w:rsidP="00000000" w:rsidRDefault="00000000" w:rsidRPr="00000000" w14:paraId="00000E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 DUDE IT’S SHOOTING AT US!!!</w:t>
      </w:r>
    </w:p>
    <w:p w:rsidR="00000000" w:rsidDel="00000000" w:rsidP="00000000" w:rsidRDefault="00000000" w:rsidRPr="00000000" w14:paraId="00000E5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HAVE A BAAAD FEELING ABOUT-</w:t>
      </w:r>
    </w:p>
    <w:p w:rsidR="00000000" w:rsidDel="00000000" w:rsidP="00000000" w:rsidRDefault="00000000" w:rsidRPr="00000000" w14:paraId="00000E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big shot rocks the ship]</w:t>
      </w:r>
    </w:p>
    <w:p w:rsidR="00000000" w:rsidDel="00000000" w:rsidP="00000000" w:rsidRDefault="00000000" w:rsidRPr="00000000" w14:paraId="00000E5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0E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there’s only one escape pod, some I’m lowkey gonna… like, just, yeah… see you kids later…</w:t>
      </w:r>
    </w:p>
    <w:p w:rsidR="00000000" w:rsidDel="00000000" w:rsidP="00000000" w:rsidRDefault="00000000" w:rsidRPr="00000000" w14:paraId="00000E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[As Warren jettisons away]</w:t>
      </w:r>
    </w:p>
    <w:p w:rsidR="00000000" w:rsidDel="00000000" w:rsidP="00000000" w:rsidRDefault="00000000" w:rsidRPr="00000000" w14:paraId="00000E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fucking hate this guy.</w:t>
      </w:r>
    </w:p>
    <w:p w:rsidR="00000000" w:rsidDel="00000000" w:rsidP="00000000" w:rsidRDefault="00000000" w:rsidRPr="00000000" w14:paraId="00000E5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look! They’re concentrating their fire on him instead of us! He’s a distraction!</w:t>
      </w:r>
    </w:p>
    <w:p w:rsidR="00000000" w:rsidDel="00000000" w:rsidP="00000000" w:rsidRDefault="00000000" w:rsidRPr="00000000" w14:paraId="00000E6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[as he’s being shot at]</w:t>
      </w:r>
    </w:p>
    <w:p w:rsidR="00000000" w:rsidDel="00000000" w:rsidP="00000000" w:rsidRDefault="00000000" w:rsidRPr="00000000" w14:paraId="00000E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fuck.</w:t>
      </w:r>
    </w:p>
    <w:p w:rsidR="00000000" w:rsidDel="00000000" w:rsidP="00000000" w:rsidRDefault="00000000" w:rsidRPr="00000000" w14:paraId="00000E6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[WARREN’S ESPACE POD IS BLOWN UP]</w:t>
      </w:r>
    </w:p>
    <w:p w:rsidR="00000000" w:rsidDel="00000000" w:rsidP="00000000" w:rsidRDefault="00000000" w:rsidRPr="00000000" w14:paraId="00000E6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HOLY SHIT! *Sniff* he really was a wise old mentor… sacrificing himself so we could escape…</w:t>
      </w:r>
    </w:p>
    <w:p w:rsidR="00000000" w:rsidDel="00000000" w:rsidP="00000000" w:rsidRDefault="00000000" w:rsidRPr="00000000" w14:paraId="00000E6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E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so let’s DO THAT!!! GO, CAS, GOOO-</w:t>
      </w:r>
    </w:p>
    <w:p w:rsidR="00000000" w:rsidDel="00000000" w:rsidP="00000000" w:rsidRDefault="00000000" w:rsidRPr="00000000" w14:paraId="00000E6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SHUTTLE SPEEDS OFF BUT DEEGS FALLS OUT A BROKEN WINDOW]</w:t>
      </w:r>
    </w:p>
    <w:p w:rsidR="00000000" w:rsidDel="00000000" w:rsidP="00000000" w:rsidRDefault="00000000" w:rsidRPr="00000000" w14:paraId="00000E6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E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w:t>
      </w:r>
    </w:p>
    <w:p w:rsidR="00000000" w:rsidDel="00000000" w:rsidP="00000000" w:rsidRDefault="00000000" w:rsidRPr="00000000" w14:paraId="00000E7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E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They escaped, but that one serial killer kid is just floating around! We’re using the tractor beam magnet to pull him in!</w:t>
      </w:r>
    </w:p>
    <w:p w:rsidR="00000000" w:rsidDel="00000000" w:rsidP="00000000" w:rsidRDefault="00000000" w:rsidRPr="00000000" w14:paraId="00000E7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 yeah sure do whatever the hell you want.</w:t>
      </w:r>
    </w:p>
    <w:p w:rsidR="00000000" w:rsidDel="00000000" w:rsidP="00000000" w:rsidRDefault="00000000" w:rsidRPr="00000000" w14:paraId="00000E7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[MARS. THE ROCKET LANDS]</w:t>
      </w:r>
    </w:p>
    <w:p w:rsidR="00000000" w:rsidDel="00000000" w:rsidP="00000000" w:rsidRDefault="00000000" w:rsidRPr="00000000" w14:paraId="00000E7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FUCK! I think Deegs fell out of the ship a couple minutes ago!</w:t>
      </w:r>
    </w:p>
    <w:p w:rsidR="00000000" w:rsidDel="00000000" w:rsidP="00000000" w:rsidRDefault="00000000" w:rsidRPr="00000000" w14:paraId="00000E7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E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see sand. this is mars.</w:t>
      </w:r>
    </w:p>
    <w:p w:rsidR="00000000" w:rsidDel="00000000" w:rsidP="00000000" w:rsidRDefault="00000000" w:rsidRPr="00000000" w14:paraId="00000E7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Sand… Tatooine… this means we’re close. Let’s go to that creepy cantina over there.</w:t>
      </w:r>
    </w:p>
    <w:p w:rsidR="00000000" w:rsidDel="00000000" w:rsidP="00000000" w:rsidRDefault="00000000" w:rsidRPr="00000000" w14:paraId="00000E8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E8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w:t>
      </w:r>
    </w:p>
    <w:p w:rsidR="00000000" w:rsidDel="00000000" w:rsidP="00000000" w:rsidRDefault="00000000" w:rsidRPr="00000000" w14:paraId="00000E8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DEATH STAR]</w:t>
      </w:r>
    </w:p>
    <w:p w:rsidR="00000000" w:rsidDel="00000000" w:rsidP="00000000" w:rsidRDefault="00000000" w:rsidRPr="00000000" w14:paraId="00000E8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Burger kid, I apoligise for the attack, I thought you were Nasa. Damn stuck up lunati-</w:t>
      </w:r>
    </w:p>
    <w:p w:rsidR="00000000" w:rsidDel="00000000" w:rsidP="00000000" w:rsidRDefault="00000000" w:rsidRPr="00000000" w14:paraId="00000E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t>
      </w:r>
      <w:commentRangeStart w:id="195"/>
      <w:r w:rsidDel="00000000" w:rsidR="00000000" w:rsidRPr="00000000">
        <w:rPr>
          <w:rFonts w:ascii="Courier New" w:cs="Courier New" w:eastAsia="Courier New" w:hAnsi="Courier New"/>
          <w:sz w:val="24"/>
          <w:szCs w:val="24"/>
          <w:rtl w:val="0"/>
        </w:rPr>
        <w:t xml:space="preserve">[in darth vader-esc suit with darth vader voice]</w:t>
      </w:r>
      <w:commentRangeEnd w:id="195"/>
      <w:r w:rsidDel="00000000" w:rsidR="00000000" w:rsidRPr="00000000">
        <w:commentReference w:id="195"/>
      </w:r>
      <w:r w:rsidDel="00000000" w:rsidR="00000000" w:rsidRPr="00000000">
        <w:rPr>
          <w:rtl w:val="0"/>
        </w:rPr>
      </w:r>
    </w:p>
    <w:p w:rsidR="00000000" w:rsidDel="00000000" w:rsidP="00000000" w:rsidRDefault="00000000" w:rsidRPr="00000000" w14:paraId="00000E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yeah it’s whatever, but I look like a fucking robot right now, what the hell’s happening?</w:t>
      </w:r>
    </w:p>
    <w:p w:rsidR="00000000" w:rsidDel="00000000" w:rsidP="00000000" w:rsidRDefault="00000000" w:rsidRPr="00000000" w14:paraId="00000E8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due to space related injuries, you’ve gotta wear that mask and shit. I dunno, not a doctor. Did the best I could.</w:t>
      </w:r>
    </w:p>
    <w:p w:rsidR="00000000" w:rsidDel="00000000" w:rsidP="00000000" w:rsidRDefault="00000000" w:rsidRPr="00000000" w14:paraId="00000E9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E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shit, well… it’s kidna cool, I guess.</w:t>
      </w:r>
    </w:p>
    <w:p w:rsidR="00000000" w:rsidDel="00000000" w:rsidP="00000000" w:rsidRDefault="00000000" w:rsidRPr="00000000" w14:paraId="00000E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HOODED FIGURE APPEARS ON A HOLOGRAM]</w:t>
      </w:r>
    </w:p>
    <w:p w:rsidR="00000000" w:rsidDel="00000000" w:rsidP="00000000" w:rsidRDefault="00000000" w:rsidRPr="00000000" w14:paraId="00000E9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HOODED FIGURE</w:t>
      </w:r>
    </w:p>
    <w:p w:rsidR="00000000" w:rsidDel="00000000" w:rsidP="00000000" w:rsidRDefault="00000000" w:rsidRPr="00000000" w14:paraId="00000E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You MUST give into your hate… your ANGER… Feel it flow through you, from the base of your shaft, all the way to-</w:t>
      </w:r>
    </w:p>
    <w:p w:rsidR="00000000" w:rsidDel="00000000" w:rsidP="00000000" w:rsidRDefault="00000000" w:rsidRPr="00000000" w14:paraId="00000E9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E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okay fine I’ll be evil! Like you don’t even have to ask, random mysterious hooded figure. I lowkey live my whole life being a villain.</w:t>
      </w:r>
    </w:p>
    <w:p w:rsidR="00000000" w:rsidDel="00000000" w:rsidP="00000000" w:rsidRDefault="00000000" w:rsidRPr="00000000" w14:paraId="00000E9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HOODED FIGURE</w:t>
      </w:r>
    </w:p>
    <w:p w:rsidR="00000000" w:rsidDel="00000000" w:rsidP="00000000" w:rsidRDefault="00000000" w:rsidRPr="00000000" w14:paraId="00000E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City Chief… you must teach this boy the ways of police brutality…</w:t>
      </w:r>
    </w:p>
    <w:p w:rsidR="00000000" w:rsidDel="00000000" w:rsidP="00000000" w:rsidRDefault="00000000" w:rsidRPr="00000000" w14:paraId="00000E9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a bad idea at all! Kid, grab a truncheon. I’m teaching you the ways of the </w:t>
      </w:r>
      <w:commentRangeStart w:id="196"/>
      <w:r w:rsidDel="00000000" w:rsidR="00000000" w:rsidRPr="00000000">
        <w:rPr>
          <w:rFonts w:ascii="Courier New" w:cs="Courier New" w:eastAsia="Courier New" w:hAnsi="Courier New"/>
          <w:sz w:val="24"/>
          <w:szCs w:val="24"/>
          <w:rtl w:val="0"/>
        </w:rPr>
        <w:t xml:space="preserve">force…-d confession!</w:t>
      </w:r>
      <w:commentRangeEnd w:id="196"/>
      <w:r w:rsidDel="00000000" w:rsidR="00000000" w:rsidRPr="00000000">
        <w:commentReference w:id="196"/>
      </w:r>
      <w:r w:rsidDel="00000000" w:rsidR="00000000" w:rsidRPr="00000000">
        <w:rPr>
          <w:rtl w:val="0"/>
        </w:rPr>
      </w:r>
    </w:p>
    <w:p w:rsidR="00000000" w:rsidDel="00000000" w:rsidP="00000000" w:rsidRDefault="00000000" w:rsidRPr="00000000" w14:paraId="00000EA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[CANTINA. Crappy acapella cantina rendition. Lots of weird ass aliens]</w:t>
      </w:r>
    </w:p>
    <w:p w:rsidR="00000000" w:rsidDel="00000000" w:rsidP="00000000" w:rsidRDefault="00000000" w:rsidRPr="00000000" w14:paraId="00000EA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there’s a FUCK ton of cool ass characters here, but where’s Dean??</w:t>
      </w:r>
    </w:p>
    <w:p w:rsidR="00000000" w:rsidDel="00000000" w:rsidP="00000000" w:rsidRDefault="00000000" w:rsidRPr="00000000" w14:paraId="00000EA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MELLISSA</w:t>
      </w:r>
    </w:p>
    <w:p w:rsidR="00000000" w:rsidDel="00000000" w:rsidP="00000000" w:rsidRDefault="00000000" w:rsidRPr="00000000" w14:paraId="00000E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Over-</w:t>
      </w:r>
    </w:p>
    <w:p w:rsidR="00000000" w:rsidDel="00000000" w:rsidP="00000000" w:rsidRDefault="00000000" w:rsidRPr="00000000" w14:paraId="00000EA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MARISSA</w:t>
      </w:r>
    </w:p>
    <w:p w:rsidR="00000000" w:rsidDel="00000000" w:rsidP="00000000" w:rsidRDefault="00000000" w:rsidRPr="00000000" w14:paraId="00000E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w:t>
      </w:r>
    </w:p>
    <w:p w:rsidR="00000000" w:rsidDel="00000000" w:rsidP="00000000" w:rsidRDefault="00000000" w:rsidRPr="00000000" w14:paraId="00000E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a corner, the mob has Dean]</w:t>
      </w:r>
    </w:p>
    <w:p w:rsidR="00000000" w:rsidDel="00000000" w:rsidP="00000000" w:rsidRDefault="00000000" w:rsidRPr="00000000" w14:paraId="00000EA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Don’t worry, I’m here to rescue you!! No need to kiss me… Uh I mean </w:t>
      </w:r>
      <w:r w:rsidDel="00000000" w:rsidR="00000000" w:rsidRPr="00000000">
        <w:rPr>
          <w:rFonts w:ascii="Courier New" w:cs="Courier New" w:eastAsia="Courier New" w:hAnsi="Courier New"/>
          <w:i w:val="1"/>
          <w:iCs w:val="1"/>
          <w:sz w:val="24"/>
          <w:szCs w:val="24"/>
          <w:rtl w:val="0"/>
        </w:rPr>
        <w:t xml:space="preserve">thank</w:t>
      </w:r>
      <w:r w:rsidDel="00000000" w:rsidR="00000000" w:rsidRPr="00000000">
        <w:rPr>
          <w:rFonts w:ascii="Courier New" w:cs="Courier New" w:eastAsia="Courier New" w:hAnsi="Courier New"/>
          <w:sz w:val="24"/>
          <w:szCs w:val="24"/>
          <w:rtl w:val="0"/>
        </w:rPr>
        <w:t xml:space="preserve"> me-</w:t>
      </w:r>
    </w:p>
    <w:p w:rsidR="00000000" w:rsidDel="00000000" w:rsidP="00000000" w:rsidRDefault="00000000" w:rsidRPr="00000000" w14:paraId="00000EB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B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E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uh… who are you again?</w:t>
      </w:r>
    </w:p>
    <w:p w:rsidR="00000000" w:rsidDel="00000000" w:rsidP="00000000" w:rsidRDefault="00000000" w:rsidRPr="00000000" w14:paraId="00000E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Someone who loves you.</w:t>
      </w:r>
    </w:p>
    <w:p w:rsidR="00000000" w:rsidDel="00000000" w:rsidP="00000000" w:rsidRDefault="00000000" w:rsidRPr="00000000" w14:paraId="00000EB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E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w:t>
      </w:r>
    </w:p>
    <w:p w:rsidR="00000000" w:rsidDel="00000000" w:rsidP="00000000" w:rsidRDefault="00000000" w:rsidRPr="00000000" w14:paraId="00000EB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like it’s a quote from Return of th-</w:t>
      </w:r>
    </w:p>
    <w:p w:rsidR="00000000" w:rsidDel="00000000" w:rsidP="00000000" w:rsidRDefault="00000000" w:rsidRPr="00000000" w14:paraId="00000E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E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Look, listen kid, you’re not rescuing this guy. We’ve got an entire plan in motion, and I won’t have it ruined by-</w:t>
      </w:r>
    </w:p>
    <w:p w:rsidR="00000000" w:rsidDel="00000000" w:rsidP="00000000" w:rsidRDefault="00000000" w:rsidRPr="00000000" w14:paraId="00000EC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(over loud ass PA system]</w:t>
      </w:r>
    </w:p>
    <w:p w:rsidR="00000000" w:rsidDel="00000000" w:rsidP="00000000" w:rsidRDefault="00000000" w:rsidRPr="00000000" w14:paraId="00000E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Attention, alien civilians of Mars!! We are testing our space laser on your planet!! Ok, ready? In three… Two…</w:t>
      </w:r>
    </w:p>
    <w:p w:rsidR="00000000" w:rsidDel="00000000" w:rsidP="00000000" w:rsidRDefault="00000000" w:rsidRPr="00000000" w14:paraId="00000EC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(over commotion as they exit the bar)</w:t>
      </w:r>
    </w:p>
    <w:p w:rsidR="00000000" w:rsidDel="00000000" w:rsidP="00000000" w:rsidRDefault="00000000" w:rsidRPr="00000000" w14:paraId="00000E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Where’d you park the ship??</w:t>
      </w:r>
    </w:p>
    <w:p w:rsidR="00000000" w:rsidDel="00000000" w:rsidP="00000000" w:rsidRDefault="00000000" w:rsidRPr="00000000" w14:paraId="00000E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E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don’t know!! I could’ve sworn it was right here!!</w:t>
      </w:r>
    </w:p>
    <w:p w:rsidR="00000000" w:rsidDel="00000000" w:rsidP="00000000" w:rsidRDefault="00000000" w:rsidRPr="00000000" w14:paraId="00000EC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E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uhh… if you give us Dean, we’ll let you come with us, type shit.</w:t>
      </w:r>
    </w:p>
    <w:p w:rsidR="00000000" w:rsidDel="00000000" w:rsidP="00000000" w:rsidRDefault="00000000" w:rsidRPr="00000000" w14:paraId="00000EC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E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Deal!</w:t>
      </w:r>
    </w:p>
    <w:p w:rsidR="00000000" w:rsidDel="00000000" w:rsidP="00000000" w:rsidRDefault="00000000" w:rsidRPr="00000000" w14:paraId="00000EC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E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Deal!</w:t>
      </w:r>
    </w:p>
    <w:p w:rsidR="00000000" w:rsidDel="00000000" w:rsidP="00000000" w:rsidRDefault="00000000" w:rsidRPr="00000000" w14:paraId="00000E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E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Fine. Deal!</w:t>
      </w:r>
    </w:p>
    <w:p w:rsidR="00000000" w:rsidDel="00000000" w:rsidP="00000000" w:rsidRDefault="00000000" w:rsidRPr="00000000" w14:paraId="00000ED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 pilots the ship out right as Mars explodes]</w:t>
      </w:r>
    </w:p>
    <w:p w:rsidR="00000000" w:rsidDel="00000000" w:rsidP="00000000" w:rsidRDefault="00000000" w:rsidRPr="00000000" w14:paraId="00000ED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would you look at that. Whaddya know, this thing IS strong enough to destroy a planet…</w:t>
      </w:r>
    </w:p>
    <w:p w:rsidR="00000000" w:rsidDel="00000000" w:rsidP="00000000" w:rsidRDefault="00000000" w:rsidRPr="00000000" w14:paraId="00000ED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E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 Chief, we just destroyed MARS!! You can’t still possibly think it’s a good idea to aim it at earth!!</w:t>
      </w:r>
    </w:p>
    <w:p w:rsidR="00000000" w:rsidDel="00000000" w:rsidP="00000000" w:rsidRDefault="00000000" w:rsidRPr="00000000" w14:paraId="00000ED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HOODED FIGURE (appearing on hologram)</w:t>
      </w:r>
    </w:p>
    <w:p w:rsidR="00000000" w:rsidDel="00000000" w:rsidP="00000000" w:rsidRDefault="00000000" w:rsidRPr="00000000" w14:paraId="00000E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Don’t listen to him, Chief. It’s worth blowing up the earth if it means wiping out the mobsters and hobos of this world.</w:t>
      </w:r>
    </w:p>
    <w:p w:rsidR="00000000" w:rsidDel="00000000" w:rsidP="00000000" w:rsidRDefault="00000000" w:rsidRPr="00000000" w14:paraId="00000EE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random mysterious hooded figure makes a point. Set course to earth!!</w:t>
      </w:r>
    </w:p>
    <w:p w:rsidR="00000000" w:rsidDel="00000000" w:rsidP="00000000" w:rsidRDefault="00000000" w:rsidRPr="00000000" w14:paraId="00000EE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COP #1</w:t>
      </w:r>
    </w:p>
    <w:p w:rsidR="00000000" w:rsidDel="00000000" w:rsidP="00000000" w:rsidRDefault="00000000" w:rsidRPr="00000000" w14:paraId="00000E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sir? Are you… </w:t>
      </w:r>
      <w:r w:rsidDel="00000000" w:rsidR="00000000" w:rsidRPr="00000000">
        <w:rPr>
          <w:rFonts w:ascii="Courier New" w:cs="Courier New" w:eastAsia="Courier New" w:hAnsi="Courier New"/>
          <w:i w:val="1"/>
          <w:iCs w:val="1"/>
          <w:sz w:val="24"/>
          <w:szCs w:val="24"/>
          <w:rtl w:val="0"/>
        </w:rPr>
        <w:t xml:space="preserve">sure</w:t>
      </w:r>
      <w:r w:rsidDel="00000000" w:rsidR="00000000" w:rsidRPr="00000000">
        <w:rPr>
          <w:rFonts w:ascii="Courier New" w:cs="Courier New" w:eastAsia="Courier New" w:hAnsi="Courier New"/>
          <w:sz w:val="24"/>
          <w:szCs w:val="24"/>
          <w:rtl w:val="0"/>
        </w:rPr>
        <w:t xml:space="preserve"> that’s a good idea?</w:t>
      </w:r>
    </w:p>
    <w:p w:rsidR="00000000" w:rsidDel="00000000" w:rsidP="00000000" w:rsidRDefault="00000000" w:rsidRPr="00000000" w14:paraId="00000EE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chief pull out a gun and shoots him in the face]</w:t>
      </w:r>
    </w:p>
    <w:p w:rsidR="00000000" w:rsidDel="00000000" w:rsidP="00000000" w:rsidRDefault="00000000" w:rsidRPr="00000000" w14:paraId="00000EE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E9">
      <w:pPr>
        <w:spacing w:line="240" w:lineRule="auto"/>
        <w:jc w:val="center"/>
        <w:rPr>
          <w:rFonts w:ascii="Courier New" w:cs="Courier New" w:eastAsia="Courier New" w:hAnsi="Courier New"/>
          <w:sz w:val="24"/>
          <w:szCs w:val="24"/>
        </w:rPr>
      </w:pPr>
      <w:commentRangeStart w:id="197"/>
      <w:commentRangeStart w:id="198"/>
      <w:commentRangeStart w:id="199"/>
      <w:commentRangeStart w:id="200"/>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I’m pretty sure. Any other dissenters?</w:t>
      </w:r>
      <w:commentRangeEnd w:id="197"/>
      <w:r w:rsidDel="00000000" w:rsidR="00000000" w:rsidRPr="00000000">
        <w:commentReference w:id="197"/>
      </w:r>
      <w:commentRangeEnd w:id="198"/>
      <w:r w:rsidDel="00000000" w:rsidR="00000000" w:rsidRPr="00000000">
        <w:commentReference w:id="198"/>
      </w:r>
      <w:commentRangeEnd w:id="199"/>
      <w:r w:rsidDel="00000000" w:rsidR="00000000" w:rsidRPr="00000000">
        <w:commentReference w:id="199"/>
      </w:r>
      <w:commentRangeEnd w:id="200"/>
      <w:r w:rsidDel="00000000" w:rsidR="00000000" w:rsidRPr="00000000">
        <w:commentReference w:id="200"/>
      </w:r>
      <w:r w:rsidDel="00000000" w:rsidR="00000000" w:rsidRPr="00000000">
        <w:rPr>
          <w:rtl w:val="0"/>
        </w:rPr>
      </w:r>
    </w:p>
    <w:p w:rsidR="00000000" w:rsidDel="00000000" w:rsidP="00000000" w:rsidRDefault="00000000" w:rsidRPr="00000000" w14:paraId="00000EE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(pulling out truncheon)</w:t>
      </w:r>
    </w:p>
    <w:p w:rsidR="00000000" w:rsidDel="00000000" w:rsidP="00000000" w:rsidRDefault="00000000" w:rsidRPr="00000000" w14:paraId="00000E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Yes. I can’t let you do this, Chief. I can’t let you destroy our planet.</w:t>
      </w:r>
    </w:p>
    <w:p w:rsidR="00000000" w:rsidDel="00000000" w:rsidP="00000000" w:rsidRDefault="00000000" w:rsidRPr="00000000" w14:paraId="00000EE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(taking out his own truncheon)</w:t>
      </w:r>
    </w:p>
    <w:p w:rsidR="00000000" w:rsidDel="00000000" w:rsidP="00000000" w:rsidRDefault="00000000" w:rsidRPr="00000000" w14:paraId="00000E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challenging me to a duel, are you? I’m game, Mccormack, I’m game… Your move.</w:t>
      </w:r>
    </w:p>
    <w:p w:rsidR="00000000" w:rsidDel="00000000" w:rsidP="00000000" w:rsidRDefault="00000000" w:rsidRPr="00000000" w14:paraId="00000EF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tries to get a couple hits in but fails to and gets bonked]</w:t>
      </w:r>
    </w:p>
    <w:p w:rsidR="00000000" w:rsidDel="00000000" w:rsidP="00000000" w:rsidRDefault="00000000" w:rsidRPr="00000000" w14:paraId="00000E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You’re lucky I like you, Mccormack. I reallllly like you. But your “good cop” skills with a truncheon are no match for the power of police brutality. Officers, take him to the trash compactor!</w:t>
      </w:r>
    </w:p>
    <w:p w:rsidR="00000000" w:rsidDel="00000000" w:rsidP="00000000" w:rsidRDefault="00000000" w:rsidRPr="00000000" w14:paraId="00000EF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COP #2</w:t>
      </w:r>
    </w:p>
    <w:p w:rsidR="00000000" w:rsidDel="00000000" w:rsidP="00000000" w:rsidRDefault="00000000" w:rsidRPr="00000000" w14:paraId="00000E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Look sir, it’s that Nasa shuttle again!</w:t>
      </w:r>
    </w:p>
    <w:p w:rsidR="00000000" w:rsidDel="00000000" w:rsidP="00000000" w:rsidRDefault="00000000" w:rsidRPr="00000000" w14:paraId="00000E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E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Quick, while they’re still close… Activate big-ass-magnet!!</w:t>
      </w:r>
    </w:p>
    <w:p w:rsidR="00000000" w:rsidDel="00000000" w:rsidP="00000000" w:rsidRDefault="00000000" w:rsidRPr="00000000" w14:paraId="00000E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(“getting sucked” in)</w:t>
      </w:r>
    </w:p>
    <w:p w:rsidR="00000000" w:rsidDel="00000000" w:rsidP="00000000" w:rsidRDefault="00000000" w:rsidRPr="00000000" w14:paraId="00000E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Shit, men! We’re getting sucked in! I have a plan…</w:t>
      </w:r>
    </w:p>
    <w:p w:rsidR="00000000" w:rsidDel="00000000" w:rsidP="00000000" w:rsidRDefault="00000000" w:rsidRPr="00000000" w14:paraId="00000E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F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 it run?</w:t>
      </w:r>
    </w:p>
    <w:p w:rsidR="00000000" w:rsidDel="00000000" w:rsidP="00000000" w:rsidRDefault="00000000" w:rsidRPr="00000000" w14:paraId="00000F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F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is run.</w:t>
      </w:r>
    </w:p>
    <w:p w:rsidR="00000000" w:rsidDel="00000000" w:rsidP="00000000" w:rsidRDefault="00000000" w:rsidRPr="00000000" w14:paraId="00000F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F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 we’ll come with you.</w:t>
      </w:r>
    </w:p>
    <w:p w:rsidR="00000000" w:rsidDel="00000000" w:rsidP="00000000" w:rsidRDefault="00000000" w:rsidRPr="00000000" w14:paraId="00000F0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[When the ship lands in the hangar, Tony, Lorenzo, Rocco, Dean, Cas, Melissa, and Marissa all run out of the shuttle and into a corridor]</w:t>
      </w:r>
    </w:p>
    <w:p w:rsidR="00000000" w:rsidDel="00000000" w:rsidP="00000000" w:rsidRDefault="00000000" w:rsidRPr="00000000" w14:paraId="00000F0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F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no you don’t! Officers, after them! (to starr) hey paper kid, why aren’t you running away?</w:t>
      </w:r>
    </w:p>
    <w:p w:rsidR="00000000" w:rsidDel="00000000" w:rsidP="00000000" w:rsidRDefault="00000000" w:rsidRPr="00000000" w14:paraId="00000F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looking for Deegs. I know he is still alive. I can feel it. I can feel it in my-</w:t>
      </w:r>
    </w:p>
    <w:p w:rsidR="00000000" w:rsidDel="00000000" w:rsidP="00000000" w:rsidRDefault="00000000" w:rsidRPr="00000000" w14:paraId="00000F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(starr doesn’t recognize him with the robo suit)</w:t>
      </w:r>
    </w:p>
    <w:p w:rsidR="00000000" w:rsidDel="00000000" w:rsidP="00000000" w:rsidRDefault="00000000" w:rsidRPr="00000000" w14:paraId="00000F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is dead. And soon, you will be as well…</w:t>
      </w:r>
    </w:p>
    <w:p w:rsidR="00000000" w:rsidDel="00000000" w:rsidP="00000000" w:rsidRDefault="00000000" w:rsidRPr="00000000" w14:paraId="00000F1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ignites the plastic red lightsaber]</w:t>
      </w:r>
    </w:p>
    <w:p w:rsidR="00000000" w:rsidDel="00000000" w:rsidP="00000000" w:rsidRDefault="00000000" w:rsidRPr="00000000" w14:paraId="00000F1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16">
      <w:pPr>
        <w:spacing w:line="240" w:lineRule="auto"/>
        <w:jc w:val="center"/>
        <w:rPr>
          <w:rFonts w:ascii="Courier New" w:cs="Courier New" w:eastAsia="Courier New" w:hAnsi="Courier New"/>
          <w:sz w:val="24"/>
          <w:szCs w:val="24"/>
        </w:rPr>
      </w:pPr>
      <w:commentRangeStart w:id="201"/>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you killed Deegs? YOU BASTARD!!!</w:t>
      </w:r>
      <w:commentRangeEnd w:id="201"/>
      <w:r w:rsidDel="00000000" w:rsidR="00000000" w:rsidRPr="00000000">
        <w:commentReference w:id="201"/>
      </w:r>
      <w:r w:rsidDel="00000000" w:rsidR="00000000" w:rsidRPr="00000000">
        <w:rPr>
          <w:rtl w:val="0"/>
        </w:rPr>
      </w:r>
    </w:p>
    <w:p w:rsidR="00000000" w:rsidDel="00000000" w:rsidP="00000000" w:rsidRDefault="00000000" w:rsidRPr="00000000" w14:paraId="00000F1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ignites the plastic green lightsaber and fights him. They fight in lava, they fight in sand, they fight in water, until they end up on some death star scaffolding.]</w:t>
      </w:r>
    </w:p>
    <w:p w:rsidR="00000000" w:rsidDel="00000000" w:rsidP="00000000" w:rsidRDefault="00000000" w:rsidRPr="00000000" w14:paraId="00000F1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other group of characters are being chased down a hallway</w:t>
      </w:r>
    </w:p>
    <w:p w:rsidR="00000000" w:rsidDel="00000000" w:rsidP="00000000" w:rsidRDefault="00000000" w:rsidRPr="00000000" w14:paraId="00000F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COP #3</w:t>
      </w:r>
    </w:p>
    <w:p w:rsidR="00000000" w:rsidDel="00000000" w:rsidP="00000000" w:rsidRDefault="00000000" w:rsidRPr="00000000" w14:paraId="00000F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Let’s go, men! Get ‘em, get ‘em!</w:t>
      </w:r>
    </w:p>
    <w:p w:rsidR="00000000" w:rsidDel="00000000" w:rsidP="00000000" w:rsidRDefault="00000000" w:rsidRPr="00000000" w14:paraId="00000F1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20">
      <w:pPr>
        <w:spacing w:line="240" w:lineRule="auto"/>
        <w:jc w:val="center"/>
        <w:rPr>
          <w:rFonts w:ascii="Courier New" w:cs="Courier New" w:eastAsia="Courier New" w:hAnsi="Courier New"/>
          <w:sz w:val="24"/>
          <w:szCs w:val="24"/>
        </w:rPr>
      </w:pPr>
      <w:commentRangeStart w:id="202"/>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F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aaa run as fast as you can.</w:t>
      </w:r>
      <w:commentRangeEnd w:id="202"/>
      <w:r w:rsidDel="00000000" w:rsidR="00000000" w:rsidRPr="00000000">
        <w:commentReference w:id="202"/>
      </w:r>
      <w:r w:rsidDel="00000000" w:rsidR="00000000" w:rsidRPr="00000000">
        <w:rPr>
          <w:rtl w:val="0"/>
        </w:rPr>
      </w:r>
    </w:p>
    <w:p w:rsidR="00000000" w:rsidDel="00000000" w:rsidP="00000000" w:rsidRDefault="00000000" w:rsidRPr="00000000" w14:paraId="00000F2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MELISSA</w:t>
      </w:r>
    </w:p>
    <w:p w:rsidR="00000000" w:rsidDel="00000000" w:rsidP="00000000" w:rsidRDefault="00000000" w:rsidRPr="00000000" w14:paraId="00000F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are-</w:t>
      </w:r>
    </w:p>
    <w:p w:rsidR="00000000" w:rsidDel="00000000" w:rsidP="00000000" w:rsidRDefault="00000000" w:rsidRPr="00000000" w14:paraId="00000F2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MARISSA</w:t>
      </w:r>
    </w:p>
    <w:p w:rsidR="00000000" w:rsidDel="00000000" w:rsidP="00000000" w:rsidRDefault="00000000" w:rsidRPr="00000000" w14:paraId="00000F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-Gonna die!</w:t>
      </w:r>
    </w:p>
    <w:p w:rsidR="00000000" w:rsidDel="00000000" w:rsidP="00000000" w:rsidRDefault="00000000" w:rsidRPr="00000000" w14:paraId="00000F2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F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nescsarily, thespians! Into the garbage schute!</w:t>
      </w:r>
    </w:p>
    <w:p w:rsidR="00000000" w:rsidDel="00000000" w:rsidP="00000000" w:rsidRDefault="00000000" w:rsidRPr="00000000" w14:paraId="00000F2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all yell as they fall into the schute]</w:t>
      </w:r>
    </w:p>
    <w:p w:rsidR="00000000" w:rsidDel="00000000" w:rsidP="00000000" w:rsidRDefault="00000000" w:rsidRPr="00000000" w14:paraId="00000F2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0F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Ugh! This place is filthy… I’d never let myself rot in this garbage…</w:t>
      </w:r>
    </w:p>
    <w:p w:rsidR="00000000" w:rsidDel="00000000" w:rsidP="00000000" w:rsidRDefault="00000000" w:rsidRPr="00000000" w14:paraId="00000F3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F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Tell me about it.</w:t>
      </w:r>
    </w:p>
    <w:p w:rsidR="00000000" w:rsidDel="00000000" w:rsidP="00000000" w:rsidRDefault="00000000" w:rsidRPr="00000000" w14:paraId="00000F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F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It’s that no-good deputy! I should kill ya right now, but I’m curious as to why yous in here…</w:t>
      </w:r>
    </w:p>
    <w:p w:rsidR="00000000" w:rsidDel="00000000" w:rsidP="00000000" w:rsidRDefault="00000000" w:rsidRPr="00000000" w14:paraId="00000F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F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Why do you think? The Chief. I tried to tell him this big lazer will destroy the world, and he threw me right in here.</w:t>
      </w:r>
    </w:p>
    <w:p w:rsidR="00000000" w:rsidDel="00000000" w:rsidP="00000000" w:rsidRDefault="00000000" w:rsidRPr="00000000" w14:paraId="00000F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F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Damn, the Chief, huh… I thought yous guys got along.</w:t>
      </w:r>
    </w:p>
    <w:p w:rsidR="00000000" w:rsidDel="00000000" w:rsidP="00000000" w:rsidRDefault="00000000" w:rsidRPr="00000000" w14:paraId="00000F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F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we do- well, we did. But the nutjob’s gonna blow up your base with this laser, and that shit’s gonna blow up the entire WORLD…</w:t>
      </w:r>
    </w:p>
    <w:p w:rsidR="00000000" w:rsidDel="00000000" w:rsidP="00000000" w:rsidRDefault="00000000" w:rsidRPr="00000000" w14:paraId="00000F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F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yuh that does sound like an issue.</w:t>
      </w:r>
    </w:p>
    <w:p w:rsidR="00000000" w:rsidDel="00000000" w:rsidP="00000000" w:rsidRDefault="00000000" w:rsidRPr="00000000" w14:paraId="00000F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F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Without the world, I’d lose my job and couldn’t work alongside the Chief any longer. And I guess it feels crazy to admit it, but I’d miss my crazy job.</w:t>
      </w:r>
    </w:p>
    <w:p w:rsidR="00000000" w:rsidDel="00000000" w:rsidP="00000000" w:rsidRDefault="00000000" w:rsidRPr="00000000" w14:paraId="00000F4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F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uh, Mr… cop guy, maybe if you told him that, thoughtfully and honestly, he’d understand it. He’s a reasonable guy, ain’t he?</w:t>
      </w:r>
    </w:p>
    <w:p w:rsidR="00000000" w:rsidDel="00000000" w:rsidP="00000000" w:rsidRDefault="00000000" w:rsidRPr="00000000" w14:paraId="00000F4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F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Last week he killed my entrie family and had me eat my infant son because I didn’t want to shoot up a rehab center with him.</w:t>
      </w:r>
    </w:p>
    <w:p w:rsidR="00000000" w:rsidDel="00000000" w:rsidP="00000000" w:rsidRDefault="00000000" w:rsidRPr="00000000" w14:paraId="00000F4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F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shit, coppy.</w:t>
      </w:r>
    </w:p>
    <w:p w:rsidR="00000000" w:rsidDel="00000000" w:rsidP="00000000" w:rsidRDefault="00000000" w:rsidRPr="00000000" w14:paraId="00000F4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F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stop bonding with this guy, we’ve got bigger fish to sleep with.</w:t>
      </w:r>
    </w:p>
    <w:p w:rsidR="00000000" w:rsidDel="00000000" w:rsidP="00000000" w:rsidRDefault="00000000" w:rsidRPr="00000000" w14:paraId="00000F5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F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course boss! But one </w:t>
      </w:r>
      <w:r w:rsidDel="00000000" w:rsidR="00000000" w:rsidRPr="00000000">
        <w:rPr>
          <w:rFonts w:ascii="Courier New" w:cs="Courier New" w:eastAsia="Courier New" w:hAnsi="Courier New"/>
          <w:sz w:val="24"/>
          <w:szCs w:val="24"/>
          <w:rtl w:val="0"/>
        </w:rPr>
        <w:t xml:space="preserve">second- Coppy</w:t>
      </w:r>
      <w:r w:rsidDel="00000000" w:rsidR="00000000" w:rsidRPr="00000000">
        <w:rPr>
          <w:rFonts w:ascii="Courier New" w:cs="Courier New" w:eastAsia="Courier New" w:hAnsi="Courier New"/>
          <w:sz w:val="24"/>
          <w:szCs w:val="24"/>
          <w:rtl w:val="0"/>
        </w:rPr>
        <w:t xml:space="preserve">, maybe you should be honest with your boss- if you really care about him, tell him that. After all, me ‘n Rocco here-</w:t>
      </w:r>
    </w:p>
    <w:p w:rsidR="00000000" w:rsidDel="00000000" w:rsidP="00000000" w:rsidRDefault="00000000" w:rsidRPr="00000000" w14:paraId="00000F5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F5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wait I’m not gay- are you?</w:t>
      </w:r>
    </w:p>
    <w:p w:rsidR="00000000" w:rsidDel="00000000" w:rsidP="00000000" w:rsidRDefault="00000000" w:rsidRPr="00000000" w14:paraId="00000F5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F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t>
      </w:r>
    </w:p>
    <w:p w:rsidR="00000000" w:rsidDel="00000000" w:rsidP="00000000" w:rsidRDefault="00000000" w:rsidRPr="00000000" w14:paraId="00000F5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 GRUNTS]</w:t>
      </w:r>
    </w:p>
    <w:p w:rsidR="00000000" w:rsidDel="00000000" w:rsidP="00000000" w:rsidRDefault="00000000" w:rsidRPr="00000000" w14:paraId="00000F5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the scaffolding, Deegs wacks starr with the plastic saber, who is about to fall off the edge.]</w:t>
      </w:r>
    </w:p>
    <w:p w:rsidR="00000000" w:rsidDel="00000000" w:rsidP="00000000" w:rsidRDefault="00000000" w:rsidRPr="00000000" w14:paraId="00000F5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AGHHHH…!</w:t>
      </w:r>
    </w:p>
    <w:p w:rsidR="00000000" w:rsidDel="00000000" w:rsidP="00000000" w:rsidRDefault="00000000" w:rsidRPr="00000000" w14:paraId="00000F6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F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Join me, Starr!!</w:t>
      </w:r>
    </w:p>
    <w:p w:rsidR="00000000" w:rsidDel="00000000" w:rsidP="00000000" w:rsidRDefault="00000000" w:rsidRPr="00000000" w14:paraId="00000F6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man fuck you, you killed Deegs!</w:t>
      </w:r>
    </w:p>
    <w:p w:rsidR="00000000" w:rsidDel="00000000" w:rsidP="00000000" w:rsidRDefault="00000000" w:rsidRPr="00000000" w14:paraId="00000F6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F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I </w:t>
      </w:r>
      <w:r w:rsidDel="00000000" w:rsidR="00000000" w:rsidRPr="00000000">
        <w:rPr>
          <w:rFonts w:ascii="Courier New" w:cs="Courier New" w:eastAsia="Courier New" w:hAnsi="Courier New"/>
          <w:b w:val="1"/>
          <w:bCs w:val="1"/>
          <w:i w:val="1"/>
          <w:iCs w:val="1"/>
          <w:sz w:val="24"/>
          <w:szCs w:val="24"/>
          <w:rtl w:val="0"/>
        </w:rPr>
        <w:t xml:space="preserve">AM</w:t>
      </w:r>
      <w:r w:rsidDel="00000000" w:rsidR="00000000" w:rsidRPr="00000000">
        <w:rPr>
          <w:rFonts w:ascii="Courier New" w:cs="Courier New" w:eastAsia="Courier New" w:hAnsi="Courier New"/>
          <w:sz w:val="24"/>
          <w:szCs w:val="24"/>
          <w:rtl w:val="0"/>
        </w:rPr>
        <w:t xml:space="preserve"> Deegs..!</w:t>
      </w:r>
    </w:p>
    <w:p w:rsidR="00000000" w:rsidDel="00000000" w:rsidP="00000000" w:rsidRDefault="00000000" w:rsidRPr="00000000" w14:paraId="00000F6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that’s not true… that’s impossible! No! No! NOOOOO- Yeah that actually makes a lot of sense now that I think about it. Wait- holy shit, my plan worked!</w:t>
      </w:r>
    </w:p>
    <w:p w:rsidR="00000000" w:rsidDel="00000000" w:rsidP="00000000" w:rsidRDefault="00000000" w:rsidRPr="00000000" w14:paraId="00000F6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F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huh? What plan?</w:t>
      </w:r>
    </w:p>
    <w:p w:rsidR="00000000" w:rsidDel="00000000" w:rsidP="00000000" w:rsidRDefault="00000000" w:rsidRPr="00000000" w14:paraId="00000F7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71">
      <w:pPr>
        <w:spacing w:line="240" w:lineRule="auto"/>
        <w:jc w:val="center"/>
        <w:rPr>
          <w:rFonts w:ascii="Courier New" w:cs="Courier New" w:eastAsia="Courier New" w:hAnsi="Courier New"/>
          <w:sz w:val="24"/>
          <w:szCs w:val="24"/>
        </w:rPr>
      </w:pPr>
      <w:commentRangeStart w:id="203"/>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so I was like pretending to be an evil creepy random mysterious hooded figure and starting a cool space war in order to have a fun adventure and a badass lightsaber duel with you. Guess it worked, yeah.</w:t>
      </w:r>
      <w:commentRangeEnd w:id="203"/>
      <w:r w:rsidDel="00000000" w:rsidR="00000000" w:rsidRPr="00000000">
        <w:commentReference w:id="203"/>
      </w:r>
      <w:r w:rsidDel="00000000" w:rsidR="00000000" w:rsidRPr="00000000">
        <w:rPr>
          <w:rtl w:val="0"/>
        </w:rPr>
      </w:r>
    </w:p>
    <w:p w:rsidR="00000000" w:rsidDel="00000000" w:rsidP="00000000" w:rsidRDefault="00000000" w:rsidRPr="00000000" w14:paraId="00000F7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F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well I- dude. What. The FUCK, dude… so all this time, I wasn’t taking orders from a random mysterious hooded figure, I was taking orders from YOU??</w:t>
      </w:r>
    </w:p>
    <w:p w:rsidR="00000000" w:rsidDel="00000000" w:rsidP="00000000" w:rsidRDefault="00000000" w:rsidRPr="00000000" w14:paraId="00000F7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well I mean… is that not better than a random stranger?</w:t>
      </w:r>
    </w:p>
    <w:p w:rsidR="00000000" w:rsidDel="00000000" w:rsidP="00000000" w:rsidRDefault="00000000" w:rsidRPr="00000000" w14:paraId="00000F7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F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You’re a piece of shit.</w:t>
      </w:r>
    </w:p>
    <w:p w:rsidR="00000000" w:rsidDel="00000000" w:rsidP="00000000" w:rsidRDefault="00000000" w:rsidRPr="00000000" w14:paraId="00000F7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man, you’re the one that just tried to kill me! Cmon, I know there’s still some good in you,</w:t>
      </w:r>
      <w:commentRangeStart w:id="204"/>
      <w:r w:rsidDel="00000000" w:rsidR="00000000" w:rsidRPr="00000000">
        <w:rPr>
          <w:rFonts w:ascii="Courier New" w:cs="Courier New" w:eastAsia="Courier New" w:hAnsi="Courier New"/>
          <w:sz w:val="24"/>
          <w:szCs w:val="24"/>
          <w:rtl w:val="0"/>
        </w:rPr>
        <w:t xml:space="preserve"> type shit.</w:t>
      </w:r>
      <w:commentRangeEnd w:id="204"/>
      <w:r w:rsidDel="00000000" w:rsidR="00000000" w:rsidRPr="00000000">
        <w:commentReference w:id="204"/>
      </w:r>
      <w:r w:rsidDel="00000000" w:rsidR="00000000" w:rsidRPr="00000000">
        <w:rPr>
          <w:rtl w:val="0"/>
        </w:rPr>
      </w:r>
    </w:p>
    <w:p w:rsidR="00000000" w:rsidDel="00000000" w:rsidP="00000000" w:rsidRDefault="00000000" w:rsidRPr="00000000" w14:paraId="00000F7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F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you’re lowkey right, I feel a little embarrassed now. I’m taking this helmet thing off. It’s too stuffy.</w:t>
      </w:r>
    </w:p>
    <w:p w:rsidR="00000000" w:rsidDel="00000000" w:rsidP="00000000" w:rsidRDefault="00000000" w:rsidRPr="00000000" w14:paraId="00000F8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[Control room]</w:t>
      </w:r>
    </w:p>
    <w:p w:rsidR="00000000" w:rsidDel="00000000" w:rsidP="00000000" w:rsidRDefault="00000000" w:rsidRPr="00000000" w14:paraId="00000F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F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chief, check out what Starr has to say. Starr, tell him, asshole.</w:t>
      </w:r>
    </w:p>
    <w:p w:rsidR="00000000" w:rsidDel="00000000" w:rsidP="00000000" w:rsidRDefault="00000000" w:rsidRPr="00000000" w14:paraId="00000F8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so like I kinda… pretended to be a creepy hooded figure giving you orders so I could have a sword fight with my best friend.</w:t>
      </w:r>
    </w:p>
    <w:p w:rsidR="00000000" w:rsidDel="00000000" w:rsidP="00000000" w:rsidRDefault="00000000" w:rsidRPr="00000000" w14:paraId="00000F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F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looking back on all of it, it seems kinda silly to aim a giant space laser at the earth. Lowkey.</w:t>
      </w:r>
    </w:p>
    <w:p w:rsidR="00000000" w:rsidDel="00000000" w:rsidP="00000000" w:rsidRDefault="00000000" w:rsidRPr="00000000" w14:paraId="00000F8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F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 You think I care who’s impersonating who? I can make my own decisions. And right now, my decision is to… FIRE!!</w:t>
      </w:r>
    </w:p>
    <w:p w:rsidR="00000000" w:rsidDel="00000000" w:rsidP="00000000" w:rsidRDefault="00000000" w:rsidRPr="00000000" w14:paraId="00000F9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COP #4</w:t>
      </w:r>
    </w:p>
    <w:p w:rsidR="00000000" w:rsidDel="00000000" w:rsidP="00000000" w:rsidRDefault="00000000" w:rsidRPr="00000000" w14:paraId="00000F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shit hey are we… sure?</w:t>
      </w:r>
    </w:p>
    <w:p w:rsidR="00000000" w:rsidDel="00000000" w:rsidP="00000000" w:rsidRDefault="00000000" w:rsidRPr="00000000" w14:paraId="00000F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F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 yes I’m sure! Aim! Go! Go!</w:t>
      </w:r>
    </w:p>
    <w:p w:rsidR="00000000" w:rsidDel="00000000" w:rsidP="00000000" w:rsidRDefault="00000000" w:rsidRPr="00000000" w14:paraId="00000F9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(entering with the others)</w:t>
      </w:r>
    </w:p>
    <w:p w:rsidR="00000000" w:rsidDel="00000000" w:rsidP="00000000" w:rsidRDefault="00000000" w:rsidRPr="00000000" w14:paraId="00000F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Waiiit!!</w:t>
      </w:r>
    </w:p>
    <w:p w:rsidR="00000000" w:rsidDel="00000000" w:rsidP="00000000" w:rsidRDefault="00000000" w:rsidRPr="00000000" w14:paraId="00000F9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F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‘Cormack? I thought I had you thrown into the trash compactor.</w:t>
      </w:r>
    </w:p>
    <w:p w:rsidR="00000000" w:rsidDel="00000000" w:rsidP="00000000" w:rsidRDefault="00000000" w:rsidRPr="00000000" w14:paraId="00000F9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F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Boss- don’t do this. You know it will likely destroy the whole world. And then… Well, and then… We couldn’t bond over police brutality anymore. And I’d hate that.</w:t>
      </w:r>
    </w:p>
    <w:p w:rsidR="00000000" w:rsidDel="00000000" w:rsidP="00000000" w:rsidRDefault="00000000" w:rsidRPr="00000000" w14:paraId="00000F9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(almost touched)</w:t>
      </w:r>
    </w:p>
    <w:p w:rsidR="00000000" w:rsidDel="00000000" w:rsidP="00000000" w:rsidRDefault="00000000" w:rsidRPr="00000000" w14:paraId="00000F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that’s… aw fuck it, you’re right. What would I do without you, ‘Cormack? Attention Nenjac Police Department, mission “Mafia blows” is hereby called off! I’m aiming the Death star lazer at itself.</w:t>
      </w:r>
    </w:p>
    <w:p w:rsidR="00000000" w:rsidDel="00000000" w:rsidP="00000000" w:rsidRDefault="00000000" w:rsidRPr="00000000" w14:paraId="00000FA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doesn’t that LITERALLY mean we’ll explode?</w:t>
      </w:r>
    </w:p>
    <w:p w:rsidR="00000000" w:rsidDel="00000000" w:rsidP="00000000" w:rsidRDefault="00000000" w:rsidRPr="00000000" w14:paraId="00000FA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0F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with the space shuttle! Get in, everyone!</w:t>
      </w:r>
    </w:p>
    <w:p w:rsidR="00000000" w:rsidDel="00000000" w:rsidP="00000000" w:rsidRDefault="00000000" w:rsidRPr="00000000" w14:paraId="00000FA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(getting into the shuttle)</w:t>
      </w:r>
    </w:p>
    <w:p w:rsidR="00000000" w:rsidDel="00000000" w:rsidP="00000000" w:rsidRDefault="00000000" w:rsidRPr="00000000" w14:paraId="00000F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But sir! There’s only space for eleven </w:t>
      </w:r>
      <w:commentRangeStart w:id="205"/>
      <w:r w:rsidDel="00000000" w:rsidR="00000000" w:rsidRPr="00000000">
        <w:rPr>
          <w:rFonts w:ascii="Courier New" w:cs="Courier New" w:eastAsia="Courier New" w:hAnsi="Courier New"/>
          <w:sz w:val="24"/>
          <w:szCs w:val="24"/>
          <w:rtl w:val="0"/>
        </w:rPr>
        <w:t xml:space="preserve">characters</w:t>
      </w:r>
      <w:commentRangeEnd w:id="205"/>
      <w:r w:rsidDel="00000000" w:rsidR="00000000" w:rsidRPr="00000000">
        <w:commentReference w:id="205"/>
      </w:r>
      <w:r w:rsidDel="00000000" w:rsidR="00000000" w:rsidRPr="00000000">
        <w:rPr>
          <w:rFonts w:ascii="Courier New" w:cs="Courier New" w:eastAsia="Courier New" w:hAnsi="Courier New"/>
          <w:sz w:val="24"/>
          <w:szCs w:val="24"/>
          <w:rtl w:val="0"/>
        </w:rPr>
        <w:t xml:space="preserve"> on the ship, and no more escape pods left! Where will all the background cops go??</w:t>
      </w:r>
    </w:p>
    <w:p w:rsidR="00000000" w:rsidDel="00000000" w:rsidP="00000000" w:rsidRDefault="00000000" w:rsidRPr="00000000" w14:paraId="00000FA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A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F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dug their grave when they decided to work for me. Full speed ahead!</w:t>
      </w:r>
    </w:p>
    <w:p w:rsidR="00000000" w:rsidDel="00000000" w:rsidP="00000000" w:rsidRDefault="00000000" w:rsidRPr="00000000" w14:paraId="00000FA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COP #5 (as the nasa shuttle exits the death star)</w:t>
      </w:r>
    </w:p>
    <w:p w:rsidR="00000000" w:rsidDel="00000000" w:rsidP="00000000" w:rsidRDefault="00000000" w:rsidRPr="00000000" w14:paraId="00000F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what??</w:t>
      </w:r>
    </w:p>
    <w:p w:rsidR="00000000" w:rsidDel="00000000" w:rsidP="00000000" w:rsidRDefault="00000000" w:rsidRPr="00000000" w14:paraId="00000FB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B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COP #6</w:t>
      </w:r>
    </w:p>
    <w:p w:rsidR="00000000" w:rsidDel="00000000" w:rsidP="00000000" w:rsidRDefault="00000000" w:rsidRPr="00000000" w14:paraId="00000F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don’t wanna die!!</w:t>
      </w:r>
    </w:p>
    <w:p w:rsidR="00000000" w:rsidDel="00000000" w:rsidP="00000000" w:rsidRDefault="00000000" w:rsidRPr="00000000" w14:paraId="00000F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(in spaceship drifting away as cops all scream/panic as they sit in silence)</w:t>
      </w:r>
    </w:p>
    <w:p w:rsidR="00000000" w:rsidDel="00000000" w:rsidP="00000000" w:rsidRDefault="00000000" w:rsidRPr="00000000" w14:paraId="00000F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not gonna lie, this doesn’t feel particularly hero-like. I’m a little disappointed.</w:t>
      </w:r>
    </w:p>
    <w:p w:rsidR="00000000" w:rsidDel="00000000" w:rsidP="00000000" w:rsidRDefault="00000000" w:rsidRPr="00000000" w14:paraId="00000FB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F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well, boo-hoo, Starr, sorry if your dreams of being Luke </w:t>
      </w:r>
      <w:commentRangeStart w:id="206"/>
      <w:r w:rsidDel="00000000" w:rsidR="00000000" w:rsidRPr="00000000">
        <w:rPr>
          <w:rFonts w:ascii="Courier New" w:cs="Courier New" w:eastAsia="Courier New" w:hAnsi="Courier New"/>
          <w:sz w:val="24"/>
          <w:szCs w:val="24"/>
          <w:rtl w:val="0"/>
        </w:rPr>
        <w:t xml:space="preserve">ShitFucker</w:t>
      </w:r>
      <w:commentRangeEnd w:id="206"/>
      <w:r w:rsidDel="00000000" w:rsidR="00000000" w:rsidRPr="00000000">
        <w:commentReference w:id="206"/>
      </w:r>
      <w:r w:rsidDel="00000000" w:rsidR="00000000" w:rsidRPr="00000000">
        <w:rPr>
          <w:rFonts w:ascii="Courier New" w:cs="Courier New" w:eastAsia="Courier New" w:hAnsi="Courier New"/>
          <w:sz w:val="24"/>
          <w:szCs w:val="24"/>
          <w:rtl w:val="0"/>
        </w:rPr>
        <w:t xml:space="preserve"> are ruined. Still kinda all your fault.</w:t>
      </w:r>
    </w:p>
    <w:p w:rsidR="00000000" w:rsidDel="00000000" w:rsidP="00000000" w:rsidRDefault="00000000" w:rsidRPr="00000000" w14:paraId="00000FB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0F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i just remembered mars kinda blew up.</w:t>
      </w:r>
    </w:p>
    <w:p w:rsidR="00000000" w:rsidDel="00000000" w:rsidP="00000000" w:rsidRDefault="00000000" w:rsidRPr="00000000" w14:paraId="00000F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now our tides are gonna be all fucked up and shit.</w:t>
      </w:r>
    </w:p>
    <w:p w:rsidR="00000000" w:rsidDel="00000000" w:rsidP="00000000" w:rsidRDefault="00000000" w:rsidRPr="00000000" w14:paraId="00000FC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0F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the moon, dumbballs.</w:t>
      </w:r>
    </w:p>
    <w:p w:rsidR="00000000" w:rsidDel="00000000" w:rsidP="00000000" w:rsidRDefault="00000000" w:rsidRPr="00000000" w14:paraId="00000FC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0F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Ohh yeah.</w:t>
      </w:r>
    </w:p>
    <w:p w:rsidR="00000000" w:rsidDel="00000000" w:rsidP="00000000" w:rsidRDefault="00000000" w:rsidRPr="00000000" w14:paraId="00000F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0F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you’re working on hiring a new police squad, right?</w:t>
      </w:r>
    </w:p>
    <w:p w:rsidR="00000000" w:rsidDel="00000000" w:rsidP="00000000" w:rsidRDefault="00000000" w:rsidRPr="00000000" w14:paraId="00000FC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Starr, Melissa, Marissa, Dean, Tony, Lorenzo, Rocco, Cas, Chief, and Mccormack all fly off towards earth. the cops stop screaming after the death star explodes. After a second, Warren appears floating in space]</w:t>
      </w:r>
    </w:p>
    <w:p w:rsidR="00000000" w:rsidDel="00000000" w:rsidP="00000000" w:rsidRDefault="00000000" w:rsidRPr="00000000" w14:paraId="00000FC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(calling to the spaceship)</w:t>
      </w:r>
    </w:p>
    <w:p w:rsidR="00000000" w:rsidDel="00000000" w:rsidP="00000000" w:rsidRDefault="00000000" w:rsidRPr="00000000" w14:paraId="00000F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guys…? Uh… I’m still alive… It’s kind of boring out here… I kinda don’t mind it.</w:t>
      </w:r>
    </w:p>
    <w:p w:rsidR="00000000" w:rsidDel="00000000" w:rsidP="00000000" w:rsidRDefault="00000000" w:rsidRPr="00000000" w14:paraId="00000FC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CF">
      <w:pPr>
        <w:spacing w:line="240" w:lineRule="auto"/>
        <w:jc w:val="center"/>
        <w:rPr/>
        <w:sectPr>
          <w:headerReference r:id="rId49" w:type="default"/>
          <w:footerReference r:id="rId50"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4"/>
          <w:szCs w:val="24"/>
          <w:rtl w:val="0"/>
        </w:rPr>
        <w:t xml:space="preserve">[CREDITS]</w:t>
      </w:r>
      <w:r w:rsidDel="00000000" w:rsidR="00000000" w:rsidRPr="00000000">
        <w:rPr>
          <w:rtl w:val="0"/>
        </w:rPr>
      </w:r>
    </w:p>
    <w:p w:rsidR="00000000" w:rsidDel="00000000" w:rsidP="00000000" w:rsidRDefault="00000000" w:rsidRPr="00000000" w14:paraId="00000F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1" w:type="default"/>
          <w:footerReference r:id="rId52" w:type="default"/>
          <w:type w:val="nextPage"/>
          <w:pgSz w:h="15840" w:w="12240" w:orient="portrait"/>
          <w:pgMar w:bottom="1440" w:top="1440" w:left="1440" w:right="1440" w:header="720" w:footer="720"/>
          <w:pgNumType w:start="1"/>
        </w:sectPr>
      </w:pPr>
      <w:bookmarkStart w:colFirst="0" w:colLast="0" w:name="_uhfyioqswiqa"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(long) I Love Being Super Positive</w:t>
      </w:r>
      <w:r w:rsidDel="00000000" w:rsidR="00000000" w:rsidRPr="00000000">
        <w:rPr>
          <w:rtl w:val="0"/>
        </w:rPr>
      </w:r>
    </w:p>
    <w:p w:rsidR="00000000" w:rsidDel="00000000" w:rsidP="00000000" w:rsidRDefault="00000000" w:rsidRPr="00000000" w14:paraId="00000FD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BROADCAST TO THE ENTIRE NENJAC CITY]</w:t>
      </w:r>
    </w:p>
    <w:p w:rsidR="00000000" w:rsidDel="00000000" w:rsidP="00000000" w:rsidRDefault="00000000" w:rsidRPr="00000000" w14:paraId="00000F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(announcement to the city)</w:t>
        <w:br w:type="textWrapping"/>
      </w:r>
      <w:commentRangeStart w:id="207"/>
      <w:commentRangeStart w:id="208"/>
      <w:r w:rsidDel="00000000" w:rsidR="00000000" w:rsidRPr="00000000">
        <w:rPr>
          <w:rFonts w:ascii="Courier New" w:cs="Courier New" w:eastAsia="Courier New" w:hAnsi="Courier New"/>
          <w:sz w:val="24"/>
          <w:szCs w:val="24"/>
          <w:rtl w:val="0"/>
        </w:rPr>
        <w:t xml:space="preserve">Nenjac City, prepare to explode! Yous all gonna die! Mwahahahahaha!</w:t>
      </w:r>
      <w:commentRangeEnd w:id="207"/>
      <w:r w:rsidDel="00000000" w:rsidR="00000000" w:rsidRPr="00000000">
        <w:commentReference w:id="207"/>
      </w:r>
      <w:commentRangeEnd w:id="208"/>
      <w:r w:rsidDel="00000000" w:rsidR="00000000" w:rsidRPr="00000000">
        <w:commentReference w:id="208"/>
      </w:r>
      <w:r w:rsidDel="00000000" w:rsidR="00000000" w:rsidRPr="00000000">
        <w:rPr>
          <w:rtl w:val="0"/>
        </w:rPr>
      </w:r>
    </w:p>
    <w:p w:rsidR="00000000" w:rsidDel="00000000" w:rsidP="00000000" w:rsidRDefault="00000000" w:rsidRPr="00000000" w14:paraId="00000FD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commentRangeStart w:id="209"/>
      <w:commentRangeStart w:id="210"/>
      <w:r w:rsidDel="00000000" w:rsidR="00000000" w:rsidRPr="00000000">
        <w:rPr>
          <w:rFonts w:ascii="Courier New" w:cs="Courier New" w:eastAsia="Courier New" w:hAnsi="Courier New"/>
          <w:sz w:val="24"/>
          <w:szCs w:val="24"/>
          <w:rtl w:val="0"/>
        </w:rPr>
        <w:t xml:space="preserve">people just going about their day ignoring the broadcast]</w:t>
      </w:r>
    </w:p>
    <w:p w:rsidR="00000000" w:rsidDel="00000000" w:rsidP="00000000" w:rsidRDefault="00000000" w:rsidRPr="00000000" w14:paraId="00000FD6">
      <w:pPr>
        <w:spacing w:line="240" w:lineRule="auto"/>
        <w:jc w:val="center"/>
        <w:rPr>
          <w:rFonts w:ascii="Courier New" w:cs="Courier New" w:eastAsia="Courier New" w:hAnsi="Courier New"/>
          <w:sz w:val="24"/>
          <w:szCs w:val="24"/>
        </w:rPr>
      </w:pPr>
      <w:commentRangeEnd w:id="209"/>
      <w:r w:rsidDel="00000000" w:rsidR="00000000" w:rsidRPr="00000000">
        <w:commentReference w:id="209"/>
      </w:r>
      <w:commentRangeEnd w:id="210"/>
      <w:r w:rsidDel="00000000" w:rsidR="00000000" w:rsidRPr="00000000">
        <w:commentReference w:id="210"/>
      </w:r>
      <w:r w:rsidDel="00000000" w:rsidR="00000000" w:rsidRPr="00000000">
        <w:rPr>
          <w:rtl w:val="0"/>
        </w:rPr>
      </w:r>
    </w:p>
    <w:p w:rsidR="00000000" w:rsidDel="00000000" w:rsidP="00000000" w:rsidRDefault="00000000" w:rsidRPr="00000000" w14:paraId="00000F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Nenjac City…? Hello?</w:t>
      </w:r>
    </w:p>
    <w:p w:rsidR="00000000" w:rsidDel="00000000" w:rsidP="00000000" w:rsidRDefault="00000000" w:rsidRPr="00000000" w14:paraId="00000FD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w:t>
        <w:br w:type="textWrapping"/>
        <w:t xml:space="preserve">Oh, give it a rest, Morelli.</w:t>
      </w:r>
    </w:p>
    <w:p w:rsidR="00000000" w:rsidDel="00000000" w:rsidP="00000000" w:rsidRDefault="00000000" w:rsidRPr="00000000" w14:paraId="00000FD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What? What are you talking about, hobo?</w:t>
      </w:r>
    </w:p>
    <w:p w:rsidR="00000000" w:rsidDel="00000000" w:rsidP="00000000" w:rsidRDefault="00000000" w:rsidRPr="00000000" w14:paraId="00000FD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w:t>
        <w:br w:type="textWrapping"/>
        <w:t xml:space="preserve">You’re not gonna explode the city.</w:t>
      </w:r>
    </w:p>
    <w:p w:rsidR="00000000" w:rsidDel="00000000" w:rsidP="00000000" w:rsidRDefault="00000000" w:rsidRPr="00000000" w14:paraId="00000FD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F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yeah? I’ve got the whole place rigged to explode!</w:t>
      </w:r>
    </w:p>
    <w:p w:rsidR="00000000" w:rsidDel="00000000" w:rsidP="00000000" w:rsidRDefault="00000000" w:rsidRPr="00000000" w14:paraId="00000FE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0F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Err, no, Deegs and Starr are gonna stop you.</w:t>
      </w:r>
    </w:p>
    <w:p w:rsidR="00000000" w:rsidDel="00000000" w:rsidP="00000000" w:rsidRDefault="00000000" w:rsidRPr="00000000" w14:paraId="00000FE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I- What?!?!</w:t>
      </w:r>
    </w:p>
    <w:p w:rsidR="00000000" w:rsidDel="00000000" w:rsidP="00000000" w:rsidRDefault="00000000" w:rsidRPr="00000000" w14:paraId="00000FE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br w:type="textWrapping"/>
        <w:t xml:space="preserve">Yeah, uh, they always stop you. So it’s not really a problem.  I’ve got veterans to assault, can you stop bothering us already?</w:t>
      </w:r>
    </w:p>
    <w:p w:rsidR="00000000" w:rsidDel="00000000" w:rsidP="00000000" w:rsidRDefault="00000000" w:rsidRPr="00000000" w14:paraId="00000FE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assaults MONOLEG which is very integral to the </w:t>
      </w:r>
      <w:commentRangeStart w:id="211"/>
      <w:commentRangeStart w:id="212"/>
      <w:r w:rsidDel="00000000" w:rsidR="00000000" w:rsidRPr="00000000">
        <w:rPr>
          <w:rFonts w:ascii="Courier New" w:cs="Courier New" w:eastAsia="Courier New" w:hAnsi="Courier New"/>
          <w:sz w:val="24"/>
          <w:szCs w:val="24"/>
          <w:rtl w:val="0"/>
        </w:rPr>
        <w:t xml:space="preserve">storyline</w:t>
      </w:r>
      <w:commentRangeEnd w:id="211"/>
      <w:r w:rsidDel="00000000" w:rsidR="00000000" w:rsidRPr="00000000">
        <w:commentReference w:id="211"/>
      </w:r>
      <w:commentRangeEnd w:id="212"/>
      <w:r w:rsidDel="00000000" w:rsidR="00000000" w:rsidRPr="00000000">
        <w:commentReference w:id="212"/>
      </w:r>
      <w:r w:rsidDel="00000000" w:rsidR="00000000" w:rsidRPr="00000000">
        <w:rPr>
          <w:rFonts w:ascii="Courier New" w:cs="Courier New" w:eastAsia="Courier New" w:hAnsi="Courier New"/>
          <w:sz w:val="24"/>
          <w:szCs w:val="24"/>
          <w:rtl w:val="0"/>
        </w:rPr>
        <w:t xml:space="preserve"> and not purely for the love of the game]</w:t>
      </w:r>
    </w:p>
    <w:p w:rsidR="00000000" w:rsidDel="00000000" w:rsidP="00000000" w:rsidRDefault="00000000" w:rsidRPr="00000000" w14:paraId="00000FE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[SUPER SECRET MAFIA HIDEOUT]</w:t>
      </w:r>
    </w:p>
    <w:p w:rsidR="00000000" w:rsidDel="00000000" w:rsidP="00000000" w:rsidRDefault="00000000" w:rsidRPr="00000000" w14:paraId="00000FE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0F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I’m not done with my evil monologue!</w:t>
      </w:r>
    </w:p>
    <w:p w:rsidR="00000000" w:rsidDel="00000000" w:rsidP="00000000" w:rsidRDefault="00000000" w:rsidRPr="00000000" w14:paraId="00000FE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F0">
      <w:pPr>
        <w:spacing w:line="240" w:lineRule="auto"/>
        <w:jc w:val="center"/>
        <w:rPr>
          <w:rFonts w:ascii="Courier New" w:cs="Courier New" w:eastAsia="Courier New" w:hAnsi="Courier New"/>
          <w:sz w:val="24"/>
          <w:szCs w:val="24"/>
        </w:rPr>
      </w:pPr>
      <w:commentRangeStart w:id="213"/>
      <w:commentRangeStart w:id="214"/>
      <w:r w:rsidDel="00000000" w:rsidR="00000000" w:rsidRPr="00000000">
        <w:rPr>
          <w:rFonts w:ascii="Courier New" w:cs="Courier New" w:eastAsia="Courier New" w:hAnsi="Courier New"/>
          <w:sz w:val="24"/>
          <w:szCs w:val="24"/>
          <w:rtl w:val="0"/>
        </w:rPr>
        <w:t xml:space="preserve">GIANNI</w:t>
        <w:br w:type="textWrapping"/>
        <w:t xml:space="preserve">Aaaaaaaand, we’re off the air.</w:t>
      </w:r>
      <w:commentRangeEnd w:id="213"/>
      <w:r w:rsidDel="00000000" w:rsidR="00000000" w:rsidRPr="00000000">
        <w:commentReference w:id="213"/>
      </w:r>
      <w:commentRangeEnd w:id="214"/>
      <w:r w:rsidDel="00000000" w:rsidR="00000000" w:rsidRPr="00000000">
        <w:commentReference w:id="214"/>
      </w:r>
      <w:r w:rsidDel="00000000" w:rsidR="00000000" w:rsidRPr="00000000">
        <w:rPr>
          <w:rtl w:val="0"/>
        </w:rPr>
      </w:r>
    </w:p>
    <w:p w:rsidR="00000000" w:rsidDel="00000000" w:rsidP="00000000" w:rsidRDefault="00000000" w:rsidRPr="00000000" w14:paraId="00000FF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What?!?! Gianni! Why, you moron?</w:t>
      </w:r>
    </w:p>
    <w:p w:rsidR="00000000" w:rsidDel="00000000" w:rsidP="00000000" w:rsidRDefault="00000000" w:rsidRPr="00000000" w14:paraId="00000F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r>
      <w:commentRangeStart w:id="215"/>
      <w:commentRangeStart w:id="216"/>
      <w:r w:rsidDel="00000000" w:rsidR="00000000" w:rsidRPr="00000000">
        <w:rPr>
          <w:rFonts w:ascii="Courier New" w:cs="Courier New" w:eastAsia="Courier New" w:hAnsi="Courier New"/>
          <w:sz w:val="24"/>
          <w:szCs w:val="24"/>
          <w:rtl w:val="0"/>
        </w:rPr>
        <w:t xml:space="preserve">That’s all the time we could afford to broadcast on every channel in the city, boss. It’s a lot more expensive than you’d think.</w:t>
      </w:r>
      <w:commentRangeEnd w:id="215"/>
      <w:r w:rsidDel="00000000" w:rsidR="00000000" w:rsidRPr="00000000">
        <w:commentReference w:id="215"/>
      </w:r>
      <w:commentRangeEnd w:id="216"/>
      <w:r w:rsidDel="00000000" w:rsidR="00000000" w:rsidRPr="00000000">
        <w:commentReference w:id="216"/>
      </w:r>
      <w:r w:rsidDel="00000000" w:rsidR="00000000" w:rsidRPr="00000000">
        <w:rPr>
          <w:rtl w:val="0"/>
        </w:rPr>
      </w:r>
    </w:p>
    <w:p w:rsidR="00000000" w:rsidDel="00000000" w:rsidP="00000000" w:rsidRDefault="00000000" w:rsidRPr="00000000" w14:paraId="00000FF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Eh, we’ll rob another bank or some shit… By the way, you… You guys don’t think that’s true, right?</w:t>
      </w:r>
    </w:p>
    <w:p w:rsidR="00000000" w:rsidDel="00000000" w:rsidP="00000000" w:rsidRDefault="00000000" w:rsidRPr="00000000" w14:paraId="00000FF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What, boss?</w:t>
      </w:r>
    </w:p>
    <w:p w:rsidR="00000000" w:rsidDel="00000000" w:rsidP="00000000" w:rsidRDefault="00000000" w:rsidRPr="00000000" w14:paraId="00000FF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That those kids Deegs and Starr are just gonna beat me everytime?</w:t>
      </w:r>
    </w:p>
    <w:p w:rsidR="00000000" w:rsidDel="00000000" w:rsidP="00000000" w:rsidRDefault="00000000" w:rsidRPr="00000000" w14:paraId="00000FF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F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 (LORENZO)</w:t>
        <w:br w:type="textWrapping"/>
        <w:t xml:space="preserve">Well, if I </w:t>
      </w:r>
      <w:r w:rsidDel="00000000" w:rsidR="00000000" w:rsidRPr="00000000">
        <w:rPr>
          <w:rFonts w:ascii="Courier New" w:cs="Courier New" w:eastAsia="Courier New" w:hAnsi="Courier New"/>
          <w:sz w:val="24"/>
          <w:szCs w:val="24"/>
          <w:rtl w:val="0"/>
        </w:rPr>
        <w:t xml:space="preserve">is being</w:t>
      </w:r>
      <w:r w:rsidDel="00000000" w:rsidR="00000000" w:rsidRPr="00000000">
        <w:rPr>
          <w:rFonts w:ascii="Courier New" w:cs="Courier New" w:eastAsia="Courier New" w:hAnsi="Courier New"/>
          <w:sz w:val="24"/>
          <w:szCs w:val="24"/>
          <w:rtl w:val="0"/>
        </w:rPr>
        <w:t xml:space="preserve"> honest, I think- (NO BOSS! YOU’RE AMAZING!! Don’t let some theater kids tell you otherwise!)</w:t>
        <w:br w:type="textWrapping"/>
        <w:br w:type="textWrapping"/>
        <w:t xml:space="preserve">TONY</w:t>
        <w:br w:type="textWrapping"/>
        <w:t xml:space="preserve">Yeah, you’re right Lorenzo! You’re a smart cookie!</w:t>
        <w:br w:type="textWrapping"/>
      </w:r>
    </w:p>
    <w:p w:rsidR="00000000" w:rsidDel="00000000" w:rsidP="00000000" w:rsidRDefault="00000000" w:rsidRPr="00000000" w14:paraId="00000F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(stupidly)</w:t>
      </w:r>
    </w:p>
    <w:p w:rsidR="00000000" w:rsidDel="00000000" w:rsidP="00000000" w:rsidRDefault="00000000" w:rsidRPr="00000000" w14:paraId="00000F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spaghetti.</w:t>
      </w:r>
    </w:p>
    <w:p w:rsidR="00000000" w:rsidDel="00000000" w:rsidP="00000000" w:rsidRDefault="00000000" w:rsidRPr="00000000" w14:paraId="00000F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(sighing)</w:t>
        <w:br w:type="textWrapping"/>
        <w:t xml:space="preserve">Yeah. Yeah, it’s an expression. </w:t>
      </w:r>
    </w:p>
    <w:p w:rsidR="00000000" w:rsidDel="00000000" w:rsidP="00000000" w:rsidRDefault="00000000" w:rsidRPr="00000000" w14:paraId="0000100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and STARR break in]</w:t>
      </w:r>
    </w:p>
    <w:p w:rsidR="00000000" w:rsidDel="00000000" w:rsidP="00000000" w:rsidRDefault="00000000" w:rsidRPr="00000000" w14:paraId="0000100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LORENZO/GIANNI</w:t>
        <w:br w:type="textWrapping"/>
        <w:t xml:space="preserve">AHHH! DEEGS AND STARR!!</w:t>
      </w:r>
    </w:p>
    <w:p w:rsidR="00000000" w:rsidDel="00000000" w:rsidP="00000000" w:rsidRDefault="00000000" w:rsidRPr="00000000" w14:paraId="000010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Tony Morelli! Put your hands up!</w:t>
      </w:r>
    </w:p>
    <w:p w:rsidR="00000000" w:rsidDel="00000000" w:rsidP="00000000" w:rsidRDefault="00000000" w:rsidRPr="00000000" w14:paraId="0000100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Or else.</w:t>
      </w:r>
    </w:p>
    <w:p w:rsidR="00000000" w:rsidDel="00000000" w:rsidP="00000000" w:rsidRDefault="00000000" w:rsidRPr="00000000" w14:paraId="0000100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Deegs! Starr! Come any closer, and the city gets it!</w:t>
      </w:r>
    </w:p>
    <w:p w:rsidR="00000000" w:rsidDel="00000000" w:rsidP="00000000" w:rsidRDefault="00000000" w:rsidRPr="00000000" w14:paraId="000010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Yeah, yeah, you say that everytime though, man. Just give me the detonator so we can get back to rehearsal.</w:t>
      </w:r>
    </w:p>
    <w:p w:rsidR="00000000" w:rsidDel="00000000" w:rsidP="00000000" w:rsidRDefault="00000000" w:rsidRPr="00000000" w14:paraId="0000100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0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What?</w:t>
      </w:r>
    </w:p>
    <w:p w:rsidR="00000000" w:rsidDel="00000000" w:rsidP="00000000" w:rsidRDefault="00000000" w:rsidRPr="00000000" w14:paraId="0000100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Yeah dude, we’ve actually got a lot going on, and the city blowing up would totally ruin the day, so we’re gonna stop you.</w:t>
      </w:r>
    </w:p>
    <w:p w:rsidR="00000000" w:rsidDel="00000000" w:rsidP="00000000" w:rsidRDefault="00000000" w:rsidRPr="00000000" w14:paraId="000010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But, but how do you know you’re gonna stop me? I’m a worthy foe! I’m about to blow up the city! Aren’t you scared???</w:t>
      </w:r>
    </w:p>
    <w:p w:rsidR="00000000" w:rsidDel="00000000" w:rsidP="00000000" w:rsidRDefault="00000000" w:rsidRPr="00000000" w14:paraId="00001012">
      <w:pPr>
        <w:spacing w:line="240" w:lineRule="auto"/>
        <w:jc w:val="center"/>
        <w:rPr>
          <w:rFonts w:ascii="Courier New" w:cs="Courier New" w:eastAsia="Courier New" w:hAnsi="Courier New"/>
          <w:sz w:val="24"/>
          <w:szCs w:val="24"/>
        </w:rPr>
      </w:pPr>
      <w:commentRangeStart w:id="217"/>
      <w:commentRangeStart w:id="218"/>
      <w:r w:rsidDel="00000000" w:rsidR="00000000" w:rsidRPr="00000000">
        <w:rPr>
          <w:rtl w:val="0"/>
        </w:rPr>
      </w:r>
    </w:p>
    <w:p w:rsidR="00000000" w:rsidDel="00000000" w:rsidP="00000000" w:rsidRDefault="00000000" w:rsidRPr="00000000" w14:paraId="000010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0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Anthony. Buddy. Let me level with ya. You are not a “worthy foe”. You are nothing. </w:t>
      </w:r>
      <w:r w:rsidDel="00000000" w:rsidR="00000000" w:rsidRPr="00000000">
        <w:rPr>
          <w:rFonts w:ascii="Courier New" w:cs="Courier New" w:eastAsia="Courier New" w:hAnsi="Courier New"/>
          <w:i w:val="1"/>
          <w:iCs w:val="1"/>
          <w:sz w:val="24"/>
          <w:szCs w:val="24"/>
          <w:rtl w:val="0"/>
        </w:rPr>
        <w:t xml:space="preserve">NOTHING</w:t>
      </w:r>
      <w:r w:rsidDel="00000000" w:rsidR="00000000" w:rsidRPr="00000000">
        <w:rPr>
          <w:rFonts w:ascii="Courier New" w:cs="Courier New" w:eastAsia="Courier New" w:hAnsi="Courier New"/>
          <w:sz w:val="24"/>
          <w:szCs w:val="24"/>
          <w:rtl w:val="0"/>
        </w:rPr>
        <w:t xml:space="preserve">. To ANY of us at the theater. We don’t worry about you destroying the city. We don’t worry about you killing us. We don’t </w:t>
      </w:r>
      <w:r w:rsidDel="00000000" w:rsidR="00000000" w:rsidRPr="00000000">
        <w:rPr>
          <w:rFonts w:ascii="Courier New" w:cs="Courier New" w:eastAsia="Courier New" w:hAnsi="Courier New"/>
          <w:i w:val="1"/>
          <w:iCs w:val="1"/>
          <w:sz w:val="24"/>
          <w:szCs w:val="24"/>
          <w:rtl w:val="0"/>
        </w:rPr>
        <w:t xml:space="preserve">care about you. </w:t>
      </w:r>
      <w:r w:rsidDel="00000000" w:rsidR="00000000" w:rsidRPr="00000000">
        <w:rPr>
          <w:rFonts w:ascii="Courier New" w:cs="Courier New" w:eastAsia="Courier New" w:hAnsi="Courier New"/>
          <w:sz w:val="24"/>
          <w:szCs w:val="24"/>
          <w:rtl w:val="0"/>
        </w:rPr>
        <w:t xml:space="preserve">You’re an afterthought. A side character. Nothing more. So no, I’m not scared. I’m mildly annoyed.</w:t>
      </w:r>
      <w:commentRangeEnd w:id="217"/>
      <w:r w:rsidDel="00000000" w:rsidR="00000000" w:rsidRPr="00000000">
        <w:commentReference w:id="217"/>
      </w:r>
      <w:commentRangeEnd w:id="218"/>
      <w:r w:rsidDel="00000000" w:rsidR="00000000" w:rsidRPr="00000000">
        <w:commentReference w:id="218"/>
      </w:r>
      <w:r w:rsidDel="00000000" w:rsidR="00000000" w:rsidRPr="00000000">
        <w:rPr>
          <w:rtl w:val="0"/>
        </w:rPr>
      </w:r>
    </w:p>
    <w:p w:rsidR="00000000" w:rsidDel="00000000" w:rsidP="00000000" w:rsidRDefault="00000000" w:rsidRPr="00000000" w14:paraId="000010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TONY (desperate)</w:t>
        <w:br w:type="textWrapping"/>
        <w:t xml:space="preserve">You’re just saying that! Starr! Starr, tell me he’s just saying that!</w:t>
      </w:r>
    </w:p>
    <w:p w:rsidR="00000000" w:rsidDel="00000000" w:rsidP="00000000" w:rsidRDefault="00000000" w:rsidRPr="00000000" w14:paraId="000010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Eh, I mean, harsh for sure, but it’s kinda true dude.</w:t>
      </w:r>
    </w:p>
    <w:p w:rsidR="00000000" w:rsidDel="00000000" w:rsidP="00000000" w:rsidRDefault="00000000" w:rsidRPr="00000000" w14:paraId="0000101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(heartbroken)</w:t>
      </w:r>
    </w:p>
    <w:p w:rsidR="00000000" w:rsidDel="00000000" w:rsidP="00000000" w:rsidRDefault="00000000" w:rsidRPr="00000000" w14:paraId="000010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Well… If that’s how you feel… Here…</w:t>
      </w:r>
    </w:p>
    <w:p w:rsidR="00000000" w:rsidDel="00000000" w:rsidP="00000000" w:rsidRDefault="00000000" w:rsidRPr="00000000" w14:paraId="0000101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1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takes the </w:t>
      </w:r>
      <w:r w:rsidDel="00000000" w:rsidR="00000000" w:rsidRPr="00000000">
        <w:rPr>
          <w:rFonts w:ascii="Courier New" w:cs="Courier New" w:eastAsia="Courier New" w:hAnsi="Courier New"/>
          <w:sz w:val="24"/>
          <w:szCs w:val="24"/>
          <w:rtl w:val="0"/>
        </w:rPr>
        <w:t xml:space="preserve">detanator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01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(walking off)</w:t>
        <w:br w:type="textWrapping"/>
        <w:t xml:space="preserve">Idiot. Exploding the city would kill you too dumbass.</w:t>
      </w:r>
    </w:p>
    <w:p w:rsidR="00000000" w:rsidDel="00000000" w:rsidP="00000000" w:rsidRDefault="00000000" w:rsidRPr="00000000" w14:paraId="0000101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and STARR exit and slam the door shut. Awkward silence]</w:t>
      </w:r>
    </w:p>
    <w:p w:rsidR="00000000" w:rsidDel="00000000" w:rsidP="00000000" w:rsidRDefault="00000000" w:rsidRPr="00000000" w14:paraId="0000102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br w:type="textWrapping"/>
        <w:t xml:space="preserve">Boss, I’m really sorry-</w:t>
      </w:r>
    </w:p>
    <w:p w:rsidR="00000000" w:rsidDel="00000000" w:rsidP="00000000" w:rsidRDefault="00000000" w:rsidRPr="00000000" w14:paraId="0000102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It’s okay, Lorenzo… It’s okay… (tearing up)... It’s not okay… They… They… (suddenly stronger) Those theater kids are gonna pay.</w:t>
      </w:r>
    </w:p>
    <w:p w:rsidR="00000000" w:rsidDel="00000000" w:rsidP="00000000" w:rsidRDefault="00000000" w:rsidRPr="00000000" w14:paraId="0000102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26">
      <w:pPr>
        <w:spacing w:line="240" w:lineRule="auto"/>
        <w:jc w:val="center"/>
        <w:rPr>
          <w:rFonts w:ascii="Courier New" w:cs="Courier New" w:eastAsia="Courier New" w:hAnsi="Courier New"/>
          <w:sz w:val="24"/>
          <w:szCs w:val="24"/>
        </w:rPr>
      </w:pPr>
      <w:commentRangeStart w:id="219"/>
      <w:commentRangeStart w:id="220"/>
      <w:r w:rsidDel="00000000" w:rsidR="00000000" w:rsidRPr="00000000">
        <w:rPr>
          <w:rFonts w:ascii="Courier New" w:cs="Courier New" w:eastAsia="Courier New" w:hAnsi="Courier New"/>
          <w:sz w:val="24"/>
          <w:szCs w:val="24"/>
          <w:rtl w:val="0"/>
        </w:rPr>
        <w:t xml:space="preserve">LORENZO</w:t>
        <w:br w:type="textWrapping"/>
        <w:t xml:space="preserve">YEAH, BOSS!!! SLAY QUEEN!!!</w:t>
      </w:r>
    </w:p>
    <w:p w:rsidR="00000000" w:rsidDel="00000000" w:rsidP="00000000" w:rsidRDefault="00000000" w:rsidRPr="00000000" w14:paraId="0000102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 (after a pause)</w:t>
      </w:r>
    </w:p>
    <w:p w:rsidR="00000000" w:rsidDel="00000000" w:rsidP="00000000" w:rsidRDefault="00000000" w:rsidRPr="00000000" w14:paraId="000010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Probably should’ve realized exploding the city would kill us too though. I mean, we </w:t>
      </w:r>
      <w:r w:rsidDel="00000000" w:rsidR="00000000" w:rsidRPr="00000000">
        <w:rPr>
          <w:rFonts w:ascii="Courier New" w:cs="Courier New" w:eastAsia="Courier New" w:hAnsi="Courier New"/>
          <w:i w:val="1"/>
          <w:iCs w:val="1"/>
          <w:sz w:val="24"/>
          <w:szCs w:val="24"/>
          <w:rtl w:val="0"/>
        </w:rPr>
        <w:t xml:space="preserve">are</w:t>
      </w:r>
      <w:r w:rsidDel="00000000" w:rsidR="00000000" w:rsidRPr="00000000">
        <w:rPr>
          <w:rFonts w:ascii="Courier New" w:cs="Courier New" w:eastAsia="Courier New" w:hAnsi="Courier New"/>
          <w:sz w:val="24"/>
          <w:szCs w:val="24"/>
          <w:rtl w:val="0"/>
        </w:rPr>
        <w:t xml:space="preserve"> still in the city.</w:t>
      </w:r>
    </w:p>
    <w:p w:rsidR="00000000" w:rsidDel="00000000" w:rsidP="00000000" w:rsidRDefault="00000000" w:rsidRPr="00000000" w14:paraId="000010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TONY</w:t>
        <w:br w:type="textWrapping"/>
        <w:t xml:space="preserve">Gianni, I don’t know how but you’ve managed to be a buzzkill in the midst of the worst moment of my life. I hate you.</w:t>
      </w:r>
      <w:commentRangeEnd w:id="219"/>
      <w:r w:rsidDel="00000000" w:rsidR="00000000" w:rsidRPr="00000000">
        <w:commentReference w:id="219"/>
      </w:r>
      <w:commentRangeEnd w:id="220"/>
      <w:r w:rsidDel="00000000" w:rsidR="00000000" w:rsidRPr="00000000">
        <w:commentReference w:id="220"/>
      </w:r>
      <w:r w:rsidDel="00000000" w:rsidR="00000000" w:rsidRPr="00000000">
        <w:rPr>
          <w:rtl w:val="0"/>
        </w:rPr>
      </w:r>
    </w:p>
    <w:p w:rsidR="00000000" w:rsidDel="00000000" w:rsidP="00000000" w:rsidRDefault="00000000" w:rsidRPr="00000000" w14:paraId="0000102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 grunts in agreement]</w:t>
      </w:r>
    </w:p>
    <w:p w:rsidR="00000000" w:rsidDel="00000000" w:rsidP="00000000" w:rsidRDefault="00000000" w:rsidRPr="00000000" w14:paraId="0000102D">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THEATER]</w:t>
      </w:r>
    </w:p>
    <w:p w:rsidR="00000000" w:rsidDel="00000000" w:rsidP="00000000" w:rsidRDefault="00000000" w:rsidRPr="00000000" w14:paraId="0000102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Tell us more about how you guys beat him!</w:t>
      </w:r>
    </w:p>
    <w:p w:rsidR="00000000" w:rsidDel="00000000" w:rsidP="00000000" w:rsidRDefault="00000000" w:rsidRPr="00000000" w14:paraId="0000103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well, basically he was ABOUT to blow up the city, when me and Starr burst in, and I squared him right in the jaw, BOOM! And he was out cold. Isn’t that right Starr?</w:t>
      </w:r>
    </w:p>
    <w:p w:rsidR="00000000" w:rsidDel="00000000" w:rsidP="00000000" w:rsidRDefault="00000000" w:rsidRPr="00000000" w14:paraId="000010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Uh huh.</w:t>
      </w:r>
    </w:p>
    <w:p w:rsidR="00000000" w:rsidDel="00000000" w:rsidP="00000000" w:rsidRDefault="00000000" w:rsidRPr="00000000" w14:paraId="0000103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3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Yep. Then we tortured his super evil cronies for information. </w:t>
      </w:r>
      <w:commentRangeStart w:id="221"/>
      <w:commentRangeStart w:id="222"/>
      <w:r w:rsidDel="00000000" w:rsidR="00000000" w:rsidRPr="00000000">
        <w:rPr>
          <w:rFonts w:ascii="Courier New" w:cs="Courier New" w:eastAsia="Courier New" w:hAnsi="Courier New"/>
          <w:sz w:val="24"/>
          <w:szCs w:val="24"/>
          <w:rtl w:val="0"/>
        </w:rPr>
        <w:t xml:space="preserve">Peeled off their toenails with grill tongs and shit. It was super cool and awe</w:t>
      </w:r>
      <w:commentRangeEnd w:id="221"/>
      <w:r w:rsidDel="00000000" w:rsidR="00000000" w:rsidRPr="00000000">
        <w:commentReference w:id="221"/>
      </w:r>
      <w:commentRangeEnd w:id="222"/>
      <w:r w:rsidDel="00000000" w:rsidR="00000000" w:rsidRPr="00000000">
        <w:commentReference w:id="222"/>
      </w:r>
      <w:r w:rsidDel="00000000" w:rsidR="00000000" w:rsidRPr="00000000">
        <w:rPr>
          <w:rFonts w:ascii="Courier New" w:cs="Courier New" w:eastAsia="Courier New" w:hAnsi="Courier New"/>
          <w:sz w:val="24"/>
          <w:szCs w:val="24"/>
          <w:rtl w:val="0"/>
        </w:rPr>
        <w:t xml:space="preserve">some, you guys totally missed out.</w:t>
      </w:r>
    </w:p>
    <w:p w:rsidR="00000000" w:rsidDel="00000000" w:rsidP="00000000" w:rsidRDefault="00000000" w:rsidRPr="00000000" w14:paraId="0000103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Wow, that’s really cool you guys!</w:t>
      </w:r>
    </w:p>
    <w:p w:rsidR="00000000" w:rsidDel="00000000" w:rsidP="00000000" w:rsidRDefault="00000000" w:rsidRPr="00000000" w14:paraId="0000103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SPENCER</w:t>
        <w:br w:type="textWrapping"/>
        <w:t xml:space="preserve">Yeah, thanks for saving us!</w:t>
        <w:br w:type="textWrapping"/>
        <w:br w:type="textWrapping"/>
        <w:t xml:space="preserve">CAS</w:t>
      </w:r>
    </w:p>
    <w:p w:rsidR="00000000" w:rsidDel="00000000" w:rsidP="00000000" w:rsidRDefault="00000000" w:rsidRPr="00000000" w14:paraId="000010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actually kind of dope good job</w:t>
      </w:r>
    </w:p>
    <w:p w:rsidR="00000000" w:rsidDel="00000000" w:rsidP="00000000" w:rsidRDefault="00000000" w:rsidRPr="00000000" w14:paraId="0000103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3C">
      <w:pPr>
        <w:spacing w:line="240" w:lineRule="auto"/>
        <w:jc w:val="center"/>
        <w:rPr>
          <w:rFonts w:ascii="Courier New" w:cs="Courier New" w:eastAsia="Courier New" w:hAnsi="Courier New"/>
          <w:sz w:val="24"/>
          <w:szCs w:val="24"/>
        </w:rPr>
      </w:pPr>
      <w:commentRangeStart w:id="223"/>
      <w:commentRangeStart w:id="224"/>
      <w:commentRangeStart w:id="225"/>
      <w:commentRangeStart w:id="226"/>
      <w:commentRangeStart w:id="227"/>
      <w:commentRangeStart w:id="228"/>
      <w:commentRangeStart w:id="229"/>
      <w:r w:rsidDel="00000000" w:rsidR="00000000" w:rsidRPr="00000000">
        <w:rPr>
          <w:rFonts w:ascii="Courier New" w:cs="Courier New" w:eastAsia="Courier New" w:hAnsi="Courier New"/>
          <w:sz w:val="24"/>
          <w:szCs w:val="24"/>
          <w:rtl w:val="0"/>
        </w:rPr>
        <w:t xml:space="preserve">[NEEN makes random approval noises.]</w:t>
      </w:r>
      <w:commentRangeEnd w:id="223"/>
      <w:r w:rsidDel="00000000" w:rsidR="00000000" w:rsidRPr="00000000">
        <w:commentReference w:id="223"/>
      </w:r>
      <w:commentRangeEnd w:id="224"/>
      <w:r w:rsidDel="00000000" w:rsidR="00000000" w:rsidRPr="00000000">
        <w:commentReference w:id="224"/>
      </w:r>
      <w:commentRangeEnd w:id="225"/>
      <w:r w:rsidDel="00000000" w:rsidR="00000000" w:rsidRPr="00000000">
        <w:commentReference w:id="225"/>
      </w:r>
      <w:commentRangeEnd w:id="226"/>
      <w:r w:rsidDel="00000000" w:rsidR="00000000" w:rsidRPr="00000000">
        <w:commentReference w:id="226"/>
      </w:r>
      <w:commentRangeEnd w:id="227"/>
      <w:r w:rsidDel="00000000" w:rsidR="00000000" w:rsidRPr="00000000">
        <w:commentReference w:id="227"/>
      </w:r>
      <w:commentRangeEnd w:id="228"/>
      <w:r w:rsidDel="00000000" w:rsidR="00000000" w:rsidRPr="00000000">
        <w:commentReference w:id="228"/>
      </w:r>
      <w:commentRangeEnd w:id="229"/>
      <w:r w:rsidDel="00000000" w:rsidR="00000000" w:rsidRPr="00000000">
        <w:commentReference w:id="229"/>
      </w:r>
      <w:r w:rsidDel="00000000" w:rsidR="00000000" w:rsidRPr="00000000">
        <w:rPr>
          <w:rtl w:val="0"/>
        </w:rPr>
      </w:r>
    </w:p>
    <w:p w:rsidR="00000000" w:rsidDel="00000000" w:rsidP="00000000" w:rsidRDefault="00000000" w:rsidRPr="00000000" w14:paraId="0000103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Anytime, my fellow Nenjac-ians. Just doing our service.</w:t>
      </w:r>
    </w:p>
    <w:p w:rsidR="00000000" w:rsidDel="00000000" w:rsidP="00000000" w:rsidRDefault="00000000" w:rsidRPr="00000000" w14:paraId="000010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[everyone but DEEGS and STARR leave]</w:t>
      </w:r>
    </w:p>
    <w:p w:rsidR="00000000" w:rsidDel="00000000" w:rsidP="00000000" w:rsidRDefault="00000000" w:rsidRPr="00000000" w14:paraId="0000104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4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Dude, I dunno about all this lying we’ve been doing. He literally gave us the remote because you hurt his feelings.</w:t>
      </w:r>
    </w:p>
    <w:p w:rsidR="00000000" w:rsidDel="00000000" w:rsidP="00000000" w:rsidRDefault="00000000" w:rsidRPr="00000000" w14:paraId="000010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Yeah, but Starr, the more you lie about how cool of a guy you are, the cooler of a guy you become. It’s rooted in facts and logic.</w:t>
      </w:r>
    </w:p>
    <w:p w:rsidR="00000000" w:rsidDel="00000000" w:rsidP="00000000" w:rsidRDefault="00000000" w:rsidRPr="00000000" w14:paraId="0000104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Yeah, but you’re not </w:t>
      </w:r>
      <w:r w:rsidDel="00000000" w:rsidR="00000000" w:rsidRPr="00000000">
        <w:rPr>
          <w:rFonts w:ascii="Courier New" w:cs="Courier New" w:eastAsia="Courier New" w:hAnsi="Courier New"/>
          <w:i w:val="1"/>
          <w:iCs w:val="1"/>
          <w:sz w:val="24"/>
          <w:szCs w:val="24"/>
          <w:rtl w:val="0"/>
        </w:rPr>
        <w:t xml:space="preserve">actually</w:t>
      </w:r>
      <w:r w:rsidDel="00000000" w:rsidR="00000000" w:rsidRPr="00000000">
        <w:rPr>
          <w:rFonts w:ascii="Courier New" w:cs="Courier New" w:eastAsia="Courier New" w:hAnsi="Courier New"/>
          <w:sz w:val="24"/>
          <w:szCs w:val="24"/>
          <w:rtl w:val="0"/>
        </w:rPr>
        <w:t xml:space="preserve"> doing this stuff. You don’t know how to fight. What if something happens and you have to be all heroic? What if Tony said fuck it and decided to blow up the city because of how sad you made him today? He’s not even that bad dude. I wish you guys would just make up, you obviously care about each other.</w:t>
      </w:r>
    </w:p>
    <w:p w:rsidR="00000000" w:rsidDel="00000000" w:rsidP="00000000" w:rsidRDefault="00000000" w:rsidRPr="00000000" w14:paraId="0000104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B-B-B-BOOOORING. Starr, you don’t need to tell </w:t>
      </w:r>
      <w:r w:rsidDel="00000000" w:rsidR="00000000" w:rsidRPr="00000000">
        <w:rPr>
          <w:rFonts w:ascii="Courier New" w:cs="Courier New" w:eastAsia="Courier New" w:hAnsi="Courier New"/>
          <w:i w:val="1"/>
          <w:iCs w:val="1"/>
          <w:sz w:val="24"/>
          <w:szCs w:val="24"/>
          <w:rtl w:val="0"/>
        </w:rPr>
        <w:t xml:space="preserve">me</w:t>
      </w:r>
      <w:r w:rsidDel="00000000" w:rsidR="00000000" w:rsidRPr="00000000">
        <w:rPr>
          <w:rFonts w:ascii="Courier New" w:cs="Courier New" w:eastAsia="Courier New" w:hAnsi="Courier New"/>
          <w:sz w:val="24"/>
          <w:szCs w:val="24"/>
          <w:rtl w:val="0"/>
        </w:rPr>
        <w:t xml:space="preserve"> how to live </w:t>
      </w:r>
      <w:r w:rsidDel="00000000" w:rsidR="00000000" w:rsidRPr="00000000">
        <w:rPr>
          <w:rFonts w:ascii="Courier New" w:cs="Courier New" w:eastAsia="Courier New" w:hAnsi="Courier New"/>
          <w:i w:val="1"/>
          <w:iCs w:val="1"/>
          <w:sz w:val="24"/>
          <w:szCs w:val="24"/>
          <w:rtl w:val="0"/>
        </w:rPr>
        <w:t xml:space="preserve">our</w:t>
      </w:r>
      <w:r w:rsidDel="00000000" w:rsidR="00000000" w:rsidRPr="00000000">
        <w:rPr>
          <w:rFonts w:ascii="Courier New" w:cs="Courier New" w:eastAsia="Courier New" w:hAnsi="Courier New"/>
          <w:sz w:val="24"/>
          <w:szCs w:val="24"/>
          <w:rtl w:val="0"/>
        </w:rPr>
        <w:t xml:space="preserve"> lives. If I want us to be super cool heroes, we’re super cool heroes. End of discussion. I hate Tony Morelli, </w:t>
      </w:r>
      <w:commentRangeStart w:id="230"/>
      <w:commentRangeStart w:id="231"/>
      <w:r w:rsidDel="00000000" w:rsidR="00000000" w:rsidRPr="00000000">
        <w:rPr>
          <w:rFonts w:ascii="Courier New" w:cs="Courier New" w:eastAsia="Courier New" w:hAnsi="Courier New"/>
          <w:sz w:val="24"/>
          <w:szCs w:val="24"/>
          <w:rtl w:val="0"/>
        </w:rPr>
        <w:t xml:space="preserve">so I’m gonna exploit the situation. </w:t>
      </w:r>
      <w:commentRangeEnd w:id="230"/>
      <w:r w:rsidDel="00000000" w:rsidR="00000000" w:rsidRPr="00000000">
        <w:commentReference w:id="230"/>
      </w:r>
      <w:commentRangeEnd w:id="231"/>
      <w:r w:rsidDel="00000000" w:rsidR="00000000" w:rsidRPr="00000000">
        <w:commentReference w:id="231"/>
      </w:r>
      <w:r w:rsidDel="00000000" w:rsidR="00000000" w:rsidRPr="00000000">
        <w:rPr>
          <w:rFonts w:ascii="Courier New" w:cs="Courier New" w:eastAsia="Courier New" w:hAnsi="Courier New"/>
          <w:sz w:val="24"/>
          <w:szCs w:val="24"/>
          <w:rtl w:val="0"/>
        </w:rPr>
        <w:t xml:space="preserve">And besides, all our friends think we’re super cool now. Doesn’t that feel </w:t>
      </w:r>
      <w:r w:rsidDel="00000000" w:rsidR="00000000" w:rsidRPr="00000000">
        <w:rPr>
          <w:rFonts w:ascii="Courier New" w:cs="Courier New" w:eastAsia="Courier New" w:hAnsi="Courier New"/>
          <w:i w:val="1"/>
          <w:iCs w:val="1"/>
          <w:sz w:val="24"/>
          <w:szCs w:val="24"/>
          <w:rtl w:val="0"/>
        </w:rPr>
        <w:t xml:space="preserve">good?</w:t>
      </w:r>
      <w:r w:rsidDel="00000000" w:rsidR="00000000" w:rsidRPr="00000000">
        <w:rPr>
          <w:rFonts w:ascii="Courier New" w:cs="Courier New" w:eastAsia="Courier New" w:hAnsi="Courier New"/>
          <w:sz w:val="24"/>
          <w:szCs w:val="24"/>
          <w:rtl w:val="0"/>
        </w:rPr>
        <w:br w:type="textWrapping"/>
        <w:br w:type="textWrapping"/>
        <w:t xml:space="preserve">STARR</w:t>
        <w:br w:type="textWrapping"/>
        <w:t xml:space="preserve">I… I guess…</w:t>
      </w:r>
    </w:p>
    <w:p w:rsidR="00000000" w:rsidDel="00000000" w:rsidP="00000000" w:rsidRDefault="00000000" w:rsidRPr="00000000" w14:paraId="0000104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That’s right. Deegs is right. Good job. Default to that next time, buddy. Alright, I’m gonna go take a </w:t>
      </w:r>
      <w:r w:rsidDel="00000000" w:rsidR="00000000" w:rsidRPr="00000000">
        <w:rPr>
          <w:rFonts w:ascii="Courier New" w:cs="Courier New" w:eastAsia="Courier New" w:hAnsi="Courier New"/>
          <w:i w:val="1"/>
          <w:iCs w:val="1"/>
          <w:sz w:val="24"/>
          <w:szCs w:val="24"/>
          <w:rtl w:val="0"/>
        </w:rPr>
        <w:t xml:space="preserve">fat</w:t>
      </w:r>
      <w:r w:rsidDel="00000000" w:rsidR="00000000" w:rsidRPr="00000000">
        <w:rPr>
          <w:rFonts w:ascii="Courier New" w:cs="Courier New" w:eastAsia="Courier New" w:hAnsi="Courier New"/>
          <w:sz w:val="24"/>
          <w:szCs w:val="24"/>
          <w:rtl w:val="0"/>
        </w:rPr>
        <w:t xml:space="preserve"> shit. Cya bro.</w:t>
      </w:r>
    </w:p>
    <w:p w:rsidR="00000000" w:rsidDel="00000000" w:rsidP="00000000" w:rsidRDefault="00000000" w:rsidRPr="00000000" w14:paraId="0000104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Cya…. </w:t>
      </w:r>
      <w:r w:rsidDel="00000000" w:rsidR="00000000" w:rsidRPr="00000000">
        <w:rPr>
          <w:rFonts w:ascii="Courier New" w:cs="Courier New" w:eastAsia="Courier New" w:hAnsi="Courier New"/>
          <w:i w:val="1"/>
          <w:iCs w:val="1"/>
          <w:sz w:val="24"/>
          <w:szCs w:val="24"/>
          <w:rtl w:val="0"/>
        </w:rPr>
        <w:t xml:space="preserve">sighhhhhhh… </w:t>
      </w:r>
      <w:r w:rsidDel="00000000" w:rsidR="00000000" w:rsidRPr="00000000">
        <w:rPr>
          <w:rFonts w:ascii="Courier New" w:cs="Courier New" w:eastAsia="Courier New" w:hAnsi="Courier New"/>
          <w:sz w:val="24"/>
          <w:szCs w:val="24"/>
          <w:rtl w:val="0"/>
        </w:rPr>
        <w:t xml:space="preserve">I just wanna do something good for a change. </w:t>
      </w:r>
    </w:p>
    <w:p w:rsidR="00000000" w:rsidDel="00000000" w:rsidP="00000000" w:rsidRDefault="00000000" w:rsidRPr="00000000" w14:paraId="0000104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Don’t we all.</w:t>
      </w:r>
    </w:p>
    <w:p w:rsidR="00000000" w:rsidDel="00000000" w:rsidP="00000000" w:rsidRDefault="00000000" w:rsidRPr="00000000" w14:paraId="0000104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AHH! What are you doing here, Gianni?</w:t>
      </w:r>
    </w:p>
    <w:p w:rsidR="00000000" w:rsidDel="00000000" w:rsidP="00000000" w:rsidRDefault="00000000" w:rsidRPr="00000000" w14:paraId="0000104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Listen, Starr, listen. I </w:t>
      </w:r>
      <w:r w:rsidDel="00000000" w:rsidR="00000000" w:rsidRPr="00000000">
        <w:rPr>
          <w:rFonts w:ascii="Courier New" w:cs="Courier New" w:eastAsia="Courier New" w:hAnsi="Courier New"/>
          <w:sz w:val="24"/>
          <w:szCs w:val="24"/>
          <w:rtl w:val="0"/>
        </w:rPr>
        <w:t xml:space="preserve">sees</w:t>
      </w:r>
      <w:r w:rsidDel="00000000" w:rsidR="00000000" w:rsidRPr="00000000">
        <w:rPr>
          <w:rFonts w:ascii="Courier New" w:cs="Courier New" w:eastAsia="Courier New" w:hAnsi="Courier New"/>
          <w:sz w:val="24"/>
          <w:szCs w:val="24"/>
          <w:rtl w:val="0"/>
        </w:rPr>
        <w:t xml:space="preserve"> how that cheeseburger treats ya. I </w:t>
      </w:r>
      <w:r w:rsidDel="00000000" w:rsidR="00000000" w:rsidRPr="00000000">
        <w:rPr>
          <w:rFonts w:ascii="Courier New" w:cs="Courier New" w:eastAsia="Courier New" w:hAnsi="Courier New"/>
          <w:sz w:val="24"/>
          <w:szCs w:val="24"/>
          <w:rtl w:val="0"/>
        </w:rPr>
        <w:t xml:space="preserve">knows</w:t>
      </w:r>
      <w:r w:rsidDel="00000000" w:rsidR="00000000" w:rsidRPr="00000000">
        <w:rPr>
          <w:rFonts w:ascii="Courier New" w:cs="Courier New" w:eastAsia="Courier New" w:hAnsi="Courier New"/>
          <w:sz w:val="24"/>
          <w:szCs w:val="24"/>
          <w:rtl w:val="0"/>
        </w:rPr>
        <w:t xml:space="preserve"> how that cheeseburger treats ya. </w:t>
      </w:r>
      <w:r w:rsidDel="00000000" w:rsidR="00000000" w:rsidRPr="00000000">
        <w:rPr>
          <w:rFonts w:ascii="Courier New" w:cs="Courier New" w:eastAsia="Courier New" w:hAnsi="Courier New"/>
          <w:i w:val="1"/>
          <w:iCs w:val="1"/>
          <w:sz w:val="24"/>
          <w:szCs w:val="24"/>
          <w:rtl w:val="0"/>
        </w:rPr>
        <w:t xml:space="preserve">I </w:t>
      </w:r>
      <w:r w:rsidDel="00000000" w:rsidR="00000000" w:rsidRPr="00000000">
        <w:rPr>
          <w:rFonts w:ascii="Courier New" w:cs="Courier New" w:eastAsia="Courier New" w:hAnsi="Courier New"/>
          <w:i w:val="1"/>
          <w:iCs w:val="1"/>
          <w:sz w:val="24"/>
          <w:szCs w:val="24"/>
          <w:rtl w:val="0"/>
        </w:rPr>
        <w:t xml:space="preserve">feels</w:t>
      </w:r>
      <w:r w:rsidDel="00000000" w:rsidR="00000000" w:rsidRPr="00000000">
        <w:rPr>
          <w:rFonts w:ascii="Courier New" w:cs="Courier New" w:eastAsia="Courier New" w:hAnsi="Courier New"/>
          <w:i w:val="1"/>
          <w:iCs w:val="1"/>
          <w:sz w:val="24"/>
          <w:szCs w:val="24"/>
          <w:rtl w:val="0"/>
        </w:rPr>
        <w:t xml:space="preserve"> how that cheeseburger treats ya.</w:t>
      </w:r>
      <w:r w:rsidDel="00000000" w:rsidR="00000000" w:rsidRPr="00000000">
        <w:rPr>
          <w:rFonts w:ascii="Courier New" w:cs="Courier New" w:eastAsia="Courier New" w:hAnsi="Courier New"/>
          <w:sz w:val="24"/>
          <w:szCs w:val="24"/>
          <w:rtl w:val="0"/>
        </w:rPr>
        <w:t xml:space="preserve"> Because my boss Tony? He’s </w:t>
      </w:r>
      <w:r w:rsidDel="00000000" w:rsidR="00000000" w:rsidRPr="00000000">
        <w:rPr>
          <w:rFonts w:ascii="Courier New" w:cs="Courier New" w:eastAsia="Courier New" w:hAnsi="Courier New"/>
          <w:sz w:val="24"/>
          <w:szCs w:val="24"/>
          <w:rtl w:val="0"/>
        </w:rPr>
        <w:t xml:space="preserve">da same</w:t>
      </w:r>
      <w:r w:rsidDel="00000000" w:rsidR="00000000" w:rsidRPr="00000000">
        <w:rPr>
          <w:rFonts w:ascii="Courier New" w:cs="Courier New" w:eastAsia="Courier New" w:hAnsi="Courier New"/>
          <w:sz w:val="24"/>
          <w:szCs w:val="24"/>
          <w:rtl w:val="0"/>
        </w:rPr>
        <w:t xml:space="preserve"> way. All around bad </w:t>
      </w:r>
      <w:r w:rsidDel="00000000" w:rsidR="00000000" w:rsidRPr="00000000">
        <w:rPr>
          <w:rFonts w:ascii="Courier New" w:cs="Courier New" w:eastAsia="Courier New" w:hAnsi="Courier New"/>
          <w:sz w:val="24"/>
          <w:szCs w:val="24"/>
          <w:rtl w:val="0"/>
        </w:rPr>
        <w:t xml:space="preserve">guy</w:t>
      </w:r>
      <w:r w:rsidDel="00000000" w:rsidR="00000000" w:rsidRPr="00000000">
        <w:rPr>
          <w:rFonts w:ascii="Courier New" w:cs="Courier New" w:eastAsia="Courier New" w:hAnsi="Courier New"/>
          <w:sz w:val="24"/>
          <w:szCs w:val="24"/>
          <w:rtl w:val="0"/>
        </w:rPr>
        <w:t xml:space="preserve">. Never trying to pay the good forward. Well, to be honest… I’m sick of it. I’m sick of evil prospering in this fucked up city. I say it’s </w:t>
      </w:r>
      <w:r w:rsidDel="00000000" w:rsidR="00000000" w:rsidRPr="00000000">
        <w:rPr>
          <w:rFonts w:ascii="Courier New" w:cs="Courier New" w:eastAsia="Courier New" w:hAnsi="Courier New"/>
          <w:sz w:val="24"/>
          <w:szCs w:val="24"/>
          <w:rtl w:val="0"/>
        </w:rPr>
        <w:t xml:space="preserve">abouts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times</w:t>
      </w:r>
      <w:r w:rsidDel="00000000" w:rsidR="00000000" w:rsidRPr="00000000">
        <w:rPr>
          <w:rFonts w:ascii="Courier New" w:cs="Courier New" w:eastAsia="Courier New" w:hAnsi="Courier New"/>
          <w:sz w:val="24"/>
          <w:szCs w:val="24"/>
          <w:rtl w:val="0"/>
        </w:rPr>
        <w:t xml:space="preserve"> to show that good is achievable, even in a city like this. </w:t>
      </w:r>
      <w:r w:rsidDel="00000000" w:rsidR="00000000" w:rsidRPr="00000000">
        <w:rPr>
          <w:rFonts w:ascii="Courier New" w:cs="Courier New" w:eastAsia="Courier New" w:hAnsi="Courier New"/>
          <w:sz w:val="24"/>
          <w:szCs w:val="24"/>
          <w:rtl w:val="0"/>
        </w:rPr>
        <w:t xml:space="preserve">Is you</w:t>
      </w:r>
      <w:r w:rsidDel="00000000" w:rsidR="00000000" w:rsidRPr="00000000">
        <w:rPr>
          <w:rFonts w:ascii="Courier New" w:cs="Courier New" w:eastAsia="Courier New" w:hAnsi="Courier New"/>
          <w:sz w:val="24"/>
          <w:szCs w:val="24"/>
          <w:rtl w:val="0"/>
        </w:rPr>
        <w:t xml:space="preserve"> in, or </w:t>
      </w:r>
      <w:r w:rsidDel="00000000" w:rsidR="00000000" w:rsidRPr="00000000">
        <w:rPr>
          <w:rFonts w:ascii="Courier New" w:cs="Courier New" w:eastAsia="Courier New" w:hAnsi="Courier New"/>
          <w:sz w:val="24"/>
          <w:szCs w:val="24"/>
          <w:rtl w:val="0"/>
        </w:rPr>
        <w:t xml:space="preserve">is you</w:t>
      </w:r>
      <w:r w:rsidDel="00000000" w:rsidR="00000000" w:rsidRPr="00000000">
        <w:rPr>
          <w:rFonts w:ascii="Courier New" w:cs="Courier New" w:eastAsia="Courier New" w:hAnsi="Courier New"/>
          <w:sz w:val="24"/>
          <w:szCs w:val="24"/>
          <w:rtl w:val="0"/>
        </w:rPr>
        <w:t xml:space="preserve"> out?</w:t>
      </w:r>
    </w:p>
    <w:p w:rsidR="00000000" w:rsidDel="00000000" w:rsidP="00000000" w:rsidRDefault="00000000" w:rsidRPr="00000000" w14:paraId="0000105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Oh. My. God. You just READ MY MIND. </w:t>
      </w:r>
    </w:p>
    <w:p w:rsidR="00000000" w:rsidDel="00000000" w:rsidP="00000000" w:rsidRDefault="00000000" w:rsidRPr="00000000" w14:paraId="0000105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Heh. Glad to hear it, kid. Now let’s go patrol the streets and make sure good prospers!</w:t>
      </w:r>
    </w:p>
    <w:p w:rsidR="00000000" w:rsidDel="00000000" w:rsidP="00000000" w:rsidRDefault="00000000" w:rsidRPr="00000000" w14:paraId="0000105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5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Yeah, let’s do it! You’re WAY kinder than Deegs!</w:t>
      </w:r>
    </w:p>
    <w:p w:rsidR="00000000" w:rsidDel="00000000" w:rsidP="00000000" w:rsidRDefault="00000000" w:rsidRPr="00000000" w14:paraId="0000105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leave. DEEGS walks back on.]</w:t>
      </w:r>
    </w:p>
    <w:p w:rsidR="00000000" w:rsidDel="00000000" w:rsidP="00000000" w:rsidRDefault="00000000" w:rsidRPr="00000000" w14:paraId="0000105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Oh yeah Starr, I forgot to say… Starr? </w:t>
      </w:r>
    </w:p>
    <w:p w:rsidR="00000000" w:rsidDel="00000000" w:rsidP="00000000" w:rsidRDefault="00000000" w:rsidRPr="00000000" w14:paraId="000010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NEXT DAY title card. MAFIA HIDEOUT.]</w:t>
      </w:r>
    </w:p>
    <w:p w:rsidR="00000000" w:rsidDel="00000000" w:rsidP="00000000" w:rsidRDefault="00000000" w:rsidRPr="00000000" w14:paraId="0000105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is sitting on the couch eating ice cream watching tv.]</w:t>
      </w:r>
    </w:p>
    <w:p w:rsidR="00000000" w:rsidDel="00000000" w:rsidP="00000000" w:rsidRDefault="00000000" w:rsidRPr="00000000" w14:paraId="0000105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Oh my god… This… This movie is so sad… Just like my life…</w:t>
      </w:r>
    </w:p>
    <w:p w:rsidR="00000000" w:rsidDel="00000000" w:rsidP="00000000" w:rsidRDefault="00000000" w:rsidRPr="00000000" w14:paraId="0000106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br w:type="textWrapping"/>
        <w:t xml:space="preserve">Boss, boss! Gianni’s gone, we can’t finds him anywhere!</w:t>
      </w:r>
    </w:p>
    <w:p w:rsidR="00000000" w:rsidDel="00000000" w:rsidP="00000000" w:rsidRDefault="00000000" w:rsidRPr="00000000" w14:paraId="000010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TONY</w:t>
        <w:br w:type="textWrapping"/>
        <w:t xml:space="preserve">Oh, that idiot! </w:t>
      </w:r>
      <w:commentRangeStart w:id="232"/>
      <w:commentRangeStart w:id="233"/>
      <w:commentRangeStart w:id="234"/>
      <w:r w:rsidDel="00000000" w:rsidR="00000000" w:rsidRPr="00000000">
        <w:rPr>
          <w:rFonts w:ascii="Courier New" w:cs="Courier New" w:eastAsia="Courier New" w:hAnsi="Courier New"/>
          <w:sz w:val="24"/>
          <w:szCs w:val="24"/>
          <w:rtl w:val="0"/>
        </w:rPr>
        <w:t xml:space="preserve">He’s not getting paid till he punches in!</w:t>
      </w:r>
      <w:commentRangeEnd w:id="232"/>
      <w:r w:rsidDel="00000000" w:rsidR="00000000" w:rsidRPr="00000000">
        <w:commentReference w:id="232"/>
      </w:r>
      <w:commentRangeEnd w:id="233"/>
      <w:r w:rsidDel="00000000" w:rsidR="00000000" w:rsidRPr="00000000">
        <w:commentReference w:id="233"/>
      </w:r>
      <w:commentRangeEnd w:id="234"/>
      <w:r w:rsidDel="00000000" w:rsidR="00000000" w:rsidRPr="00000000">
        <w:commentReference w:id="234"/>
      </w:r>
      <w:r w:rsidDel="00000000" w:rsidR="00000000" w:rsidRPr="00000000">
        <w:rPr>
          <w:rtl w:val="0"/>
        </w:rPr>
      </w:r>
    </w:p>
    <w:p w:rsidR="00000000" w:rsidDel="00000000" w:rsidP="00000000" w:rsidRDefault="00000000" w:rsidRPr="00000000" w14:paraId="0000106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10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But sir, he’s missing! He’s not at home either!</w:t>
      </w:r>
    </w:p>
    <w:p w:rsidR="00000000" w:rsidDel="00000000" w:rsidP="00000000" w:rsidRDefault="00000000" w:rsidRPr="00000000" w14:paraId="0000106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Who cares? Now if you’ll </w:t>
      </w:r>
      <w:r w:rsidDel="00000000" w:rsidR="00000000" w:rsidRPr="00000000">
        <w:rPr>
          <w:rFonts w:ascii="Courier New" w:cs="Courier New" w:eastAsia="Courier New" w:hAnsi="Courier New"/>
          <w:i w:val="1"/>
          <w:iCs w:val="1"/>
          <w:sz w:val="24"/>
          <w:szCs w:val="24"/>
          <w:rtl w:val="0"/>
        </w:rPr>
        <w:t xml:space="preserve">excuse me</w:t>
      </w:r>
      <w:r w:rsidDel="00000000" w:rsidR="00000000" w:rsidRPr="00000000">
        <w:rPr>
          <w:rFonts w:ascii="Courier New" w:cs="Courier New" w:eastAsia="Courier New" w:hAnsi="Courier New"/>
          <w:sz w:val="24"/>
          <w:szCs w:val="24"/>
          <w:rtl w:val="0"/>
        </w:rPr>
        <w:t xml:space="preserve">, I’m trying to mourn my hopes and dreams of being Deegs and Starr’s worst enemy.</w:t>
      </w:r>
    </w:p>
    <w:p w:rsidR="00000000" w:rsidDel="00000000" w:rsidP="00000000" w:rsidRDefault="00000000" w:rsidRPr="00000000" w14:paraId="0000106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 grunts. LORENZO and ROCCO leave]</w:t>
      </w:r>
    </w:p>
    <w:p w:rsidR="00000000" w:rsidDel="00000000" w:rsidP="00000000" w:rsidRDefault="00000000" w:rsidRPr="00000000" w14:paraId="0000106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THEATER]</w:t>
      </w:r>
    </w:p>
    <w:p w:rsidR="00000000" w:rsidDel="00000000" w:rsidP="00000000" w:rsidRDefault="00000000" w:rsidRPr="00000000" w14:paraId="0000106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Shit, has anyone seen Starr recently?</w:t>
      </w:r>
    </w:p>
    <w:p w:rsidR="00000000" w:rsidDel="00000000" w:rsidP="00000000" w:rsidRDefault="00000000" w:rsidRPr="00000000" w14:paraId="0000106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br w:type="textWrapping"/>
        <w:t xml:space="preserve">nope</w:t>
      </w:r>
    </w:p>
    <w:p w:rsidR="00000000" w:rsidDel="00000000" w:rsidP="00000000" w:rsidRDefault="00000000" w:rsidRPr="00000000" w14:paraId="0000107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Yeah, he’s been missing all morning!</w:t>
      </w:r>
    </w:p>
    <w:p w:rsidR="00000000" w:rsidDel="00000000" w:rsidP="00000000" w:rsidRDefault="00000000" w:rsidRPr="00000000" w14:paraId="0000107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I haven’t seen him since last night. But who cares? He’s fine.</w:t>
      </w:r>
    </w:p>
    <w:p w:rsidR="00000000" w:rsidDel="00000000" w:rsidP="00000000" w:rsidRDefault="00000000" w:rsidRPr="00000000" w14:paraId="0000107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Deegs, aren’t you worried?</w:t>
        <w:br w:type="textWrapping"/>
        <w:br w:type="textWrapping"/>
        <w:t xml:space="preserve">DEEGS</w:t>
        <w:br w:type="textWrapping"/>
        <w:t xml:space="preserve">Please. I couldn’t care less.</w:t>
      </w:r>
    </w:p>
    <w:p w:rsidR="00000000" w:rsidDel="00000000" w:rsidP="00000000" w:rsidRDefault="00000000" w:rsidRPr="00000000" w14:paraId="0000107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[EPIC MONTAGE of GIANNI and STARR doing super kind things to super happy music STARR sings. They rescue a kitten from a tree, give a little boy a lollipop, give HEROIN HARRY, </w:t>
      </w:r>
      <w:commentRangeStart w:id="235"/>
      <w:commentRangeStart w:id="236"/>
      <w:commentRangeStart w:id="237"/>
      <w:r w:rsidDel="00000000" w:rsidR="00000000" w:rsidRPr="00000000">
        <w:rPr>
          <w:rFonts w:ascii="Courier New" w:cs="Courier New" w:eastAsia="Courier New" w:hAnsi="Courier New"/>
          <w:sz w:val="24"/>
          <w:szCs w:val="24"/>
          <w:rtl w:val="0"/>
        </w:rPr>
        <w:t xml:space="preserve">WARREN</w:t>
      </w:r>
      <w:commentRangeEnd w:id="235"/>
      <w:r w:rsidDel="00000000" w:rsidR="00000000" w:rsidRPr="00000000">
        <w:commentReference w:id="235"/>
      </w:r>
      <w:commentRangeEnd w:id="236"/>
      <w:r w:rsidDel="00000000" w:rsidR="00000000" w:rsidRPr="00000000">
        <w:commentReference w:id="236"/>
      </w:r>
      <w:commentRangeEnd w:id="237"/>
      <w:r w:rsidDel="00000000" w:rsidR="00000000" w:rsidRPr="00000000">
        <w:commentReference w:id="237"/>
      </w:r>
      <w:r w:rsidDel="00000000" w:rsidR="00000000" w:rsidRPr="00000000">
        <w:rPr>
          <w:rFonts w:ascii="Courier New" w:cs="Courier New" w:eastAsia="Courier New" w:hAnsi="Courier New"/>
          <w:sz w:val="24"/>
          <w:szCs w:val="24"/>
          <w:rtl w:val="0"/>
        </w:rPr>
        <w:t xml:space="preserve">, and MONOLEG some free food, and help an old lady cross the street.]</w:t>
      </w:r>
    </w:p>
    <w:p w:rsidR="00000000" w:rsidDel="00000000" w:rsidP="00000000" w:rsidRDefault="00000000" w:rsidRPr="00000000" w14:paraId="0000107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7A">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STARR</w:t>
        <w:br w:type="textWrapping"/>
        <w:t xml:space="preserve">I love being super positive (Uh-huh!)</w:t>
      </w:r>
    </w:p>
    <w:p w:rsidR="00000000" w:rsidDel="00000000" w:rsidP="00000000" w:rsidRDefault="00000000" w:rsidRPr="00000000" w14:paraId="0000107B">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(Woo!)</w:t>
      </w:r>
    </w:p>
    <w:p w:rsidR="00000000" w:rsidDel="00000000" w:rsidP="00000000" w:rsidRDefault="00000000" w:rsidRPr="00000000" w14:paraId="0000107C">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being kind (Yeah!)</w:t>
      </w:r>
    </w:p>
    <w:p w:rsidR="00000000" w:rsidDel="00000000" w:rsidP="00000000" w:rsidRDefault="00000000" w:rsidRPr="00000000" w14:paraId="0000107D">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changing lives (We are!)</w:t>
      </w:r>
    </w:p>
    <w:p w:rsidR="00000000" w:rsidDel="00000000" w:rsidP="00000000" w:rsidRDefault="00000000" w:rsidRPr="00000000" w14:paraId="0000107E">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07F">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(Positive!)</w:t>
      </w:r>
    </w:p>
    <w:p w:rsidR="00000000" w:rsidDel="00000000" w:rsidP="00000000" w:rsidRDefault="00000000" w:rsidRPr="00000000" w14:paraId="00001080">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(Positive!)</w:t>
      </w:r>
    </w:p>
    <w:p w:rsidR="00000000" w:rsidDel="00000000" w:rsidP="00000000" w:rsidRDefault="00000000" w:rsidRPr="00000000" w14:paraId="00001081">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causing joy (causing joyyyyy!)</w:t>
      </w:r>
    </w:p>
    <w:p w:rsidR="00000000" w:rsidDel="00000000" w:rsidP="00000000" w:rsidRDefault="00000000" w:rsidRPr="00000000" w14:paraId="00001082">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mama’s boy (mama’s boyyyy!)</w:t>
      </w:r>
    </w:p>
    <w:p w:rsidR="00000000" w:rsidDel="00000000" w:rsidP="00000000" w:rsidRDefault="00000000" w:rsidRPr="00000000" w14:paraId="00001083">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084">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Because we’re so motherfuckingly (ohwowowoah)</w:t>
      </w:r>
    </w:p>
    <w:p w:rsidR="00000000" w:rsidDel="00000000" w:rsidP="00000000" w:rsidRDefault="00000000" w:rsidRPr="00000000" w14:paraId="00001085">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Positive!</w:t>
      </w:r>
    </w:p>
    <w:p w:rsidR="00000000" w:rsidDel="00000000" w:rsidP="00000000" w:rsidRDefault="00000000" w:rsidRPr="00000000" w14:paraId="00001086">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0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Wow Starr, today was great! I loved hanging out with you!</w:t>
      </w:r>
    </w:p>
    <w:p w:rsidR="00000000" w:rsidDel="00000000" w:rsidP="00000000" w:rsidRDefault="00000000" w:rsidRPr="00000000" w14:paraId="0000108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Yeah, me too! We should totally spread positivity and joy again sometime!</w:t>
      </w:r>
    </w:p>
    <w:p w:rsidR="00000000" w:rsidDel="00000000" w:rsidP="00000000" w:rsidRDefault="00000000" w:rsidRPr="00000000" w14:paraId="000010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You know, I would, but… Contractual obligation. To my boss. I can’t take more than a day off without being </w:t>
      </w:r>
      <w:commentRangeStart w:id="238"/>
      <w:commentRangeStart w:id="239"/>
      <w:r w:rsidDel="00000000" w:rsidR="00000000" w:rsidRPr="00000000">
        <w:rPr>
          <w:rFonts w:ascii="Courier New" w:cs="Courier New" w:eastAsia="Courier New" w:hAnsi="Courier New"/>
          <w:sz w:val="24"/>
          <w:szCs w:val="24"/>
          <w:rtl w:val="0"/>
        </w:rPr>
        <w:t xml:space="preserve">decapitated</w:t>
      </w:r>
      <w:commentRangeEnd w:id="238"/>
      <w:r w:rsidDel="00000000" w:rsidR="00000000" w:rsidRPr="00000000">
        <w:commentReference w:id="238"/>
      </w:r>
      <w:commentRangeEnd w:id="239"/>
      <w:r w:rsidDel="00000000" w:rsidR="00000000" w:rsidRPr="00000000">
        <w:commentReference w:id="239"/>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08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(gasps)</w:t>
        <w:br w:type="textWrapping"/>
        <w:t xml:space="preserve">Oh my god… Same.</w:t>
      </w:r>
    </w:p>
    <w:p w:rsidR="00000000" w:rsidDel="00000000" w:rsidP="00000000" w:rsidRDefault="00000000" w:rsidRPr="00000000" w14:paraId="0000108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 (sadly)</w:t>
        <w:br w:type="textWrapping"/>
        <w:t xml:space="preserve">I guess </w:t>
      </w:r>
      <w:r w:rsidDel="00000000" w:rsidR="00000000" w:rsidRPr="00000000">
        <w:rPr>
          <w:rFonts w:ascii="Courier New" w:cs="Courier New" w:eastAsia="Courier New" w:hAnsi="Courier New"/>
          <w:sz w:val="24"/>
          <w:szCs w:val="24"/>
          <w:rtl w:val="0"/>
        </w:rPr>
        <w:t xml:space="preserve">we’s just</w:t>
      </w:r>
      <w:r w:rsidDel="00000000" w:rsidR="00000000" w:rsidRPr="00000000">
        <w:rPr>
          <w:rFonts w:ascii="Courier New" w:cs="Courier New" w:eastAsia="Courier New" w:hAnsi="Courier New"/>
          <w:sz w:val="24"/>
          <w:szCs w:val="24"/>
          <w:rtl w:val="0"/>
        </w:rPr>
        <w:t xml:space="preserve"> go back to being enemies.</w:t>
      </w:r>
    </w:p>
    <w:p w:rsidR="00000000" w:rsidDel="00000000" w:rsidP="00000000" w:rsidRDefault="00000000" w:rsidRPr="00000000" w14:paraId="000010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STARR (sadly)</w:t>
        <w:br w:type="textWrapping"/>
        <w:t xml:space="preserve">I guess </w:t>
      </w:r>
      <w:r w:rsidDel="00000000" w:rsidR="00000000" w:rsidRPr="00000000">
        <w:rPr>
          <w:rFonts w:ascii="Courier New" w:cs="Courier New" w:eastAsia="Courier New" w:hAnsi="Courier New"/>
          <w:sz w:val="24"/>
          <w:szCs w:val="24"/>
          <w:rtl w:val="0"/>
        </w:rPr>
        <w:t xml:space="preserve">we’s do</w:t>
      </w:r>
      <w:r w:rsidDel="00000000" w:rsidR="00000000" w:rsidRPr="00000000">
        <w:rPr>
          <w:rFonts w:ascii="Courier New" w:cs="Courier New" w:eastAsia="Courier New" w:hAnsi="Courier New"/>
          <w:sz w:val="24"/>
          <w:szCs w:val="24"/>
          <w:rtl w:val="0"/>
        </w:rPr>
        <w:t xml:space="preserve">… Goodbye, Gianni..</w:t>
      </w:r>
    </w:p>
    <w:p w:rsidR="00000000" w:rsidDel="00000000" w:rsidP="00000000" w:rsidRDefault="00000000" w:rsidRPr="00000000" w14:paraId="0000109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 (sadly)</w:t>
      </w:r>
    </w:p>
    <w:p w:rsidR="00000000" w:rsidDel="00000000" w:rsidP="00000000" w:rsidRDefault="00000000" w:rsidRPr="00000000" w14:paraId="0000109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Goodbye Starr…</w:t>
      </w:r>
    </w:p>
    <w:p w:rsidR="00000000" w:rsidDel="00000000" w:rsidP="00000000" w:rsidRDefault="00000000" w:rsidRPr="00000000" w14:paraId="0000109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[MAFIA HIDEOUT. GIANNI walks in.]</w:t>
      </w:r>
    </w:p>
    <w:p w:rsidR="00000000" w:rsidDel="00000000" w:rsidP="00000000" w:rsidRDefault="00000000" w:rsidRPr="00000000" w14:paraId="0000109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Hey, boss.</w:t>
      </w:r>
    </w:p>
    <w:p w:rsidR="00000000" w:rsidDel="00000000" w:rsidP="00000000" w:rsidRDefault="00000000" w:rsidRPr="00000000" w14:paraId="0000109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Eh? Where you been all day, Gianni?</w:t>
      </w:r>
    </w:p>
    <w:p w:rsidR="00000000" w:rsidDel="00000000" w:rsidP="00000000" w:rsidRDefault="00000000" w:rsidRPr="00000000" w14:paraId="0000109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I was out- doing… nothing. At all.</w:t>
      </w:r>
    </w:p>
    <w:p w:rsidR="00000000" w:rsidDel="00000000" w:rsidP="00000000" w:rsidRDefault="00000000" w:rsidRPr="00000000" w14:paraId="0000109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Ah. Nice. You wanna watch this sad movie with me?</w:t>
      </w:r>
    </w:p>
    <w:p w:rsidR="00000000" w:rsidDel="00000000" w:rsidP="00000000" w:rsidRDefault="00000000" w:rsidRPr="00000000" w14:paraId="0000109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Yeah, sure. You know, these ain’t helping your mental state boss-</w:t>
      </w:r>
    </w:p>
    <w:p w:rsidR="00000000" w:rsidDel="00000000" w:rsidP="00000000" w:rsidRDefault="00000000" w:rsidRPr="00000000" w14:paraId="000010A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Gianni, I can’t hold it in, I’m sick and tired of pretending to hate Deegs and Starr. They’re total D-holes, but… but they’re our </w:t>
      </w:r>
      <w:r w:rsidDel="00000000" w:rsidR="00000000" w:rsidRPr="00000000">
        <w:rPr>
          <w:rFonts w:ascii="Courier New" w:cs="Courier New" w:eastAsia="Courier New" w:hAnsi="Courier New"/>
          <w:i w:val="1"/>
          <w:iCs w:val="1"/>
          <w:sz w:val="24"/>
          <w:szCs w:val="24"/>
          <w:rtl w:val="0"/>
        </w:rPr>
        <w:t xml:space="preserve">greatest </w:t>
      </w:r>
      <w:r w:rsidDel="00000000" w:rsidR="00000000" w:rsidRPr="00000000">
        <w:rPr>
          <w:rFonts w:ascii="Courier New" w:cs="Courier New" w:eastAsia="Courier New" w:hAnsi="Courier New"/>
          <w:sz w:val="24"/>
          <w:szCs w:val="24"/>
          <w:rtl w:val="0"/>
        </w:rPr>
        <w:t xml:space="preserve">enemy. </w:t>
      </w:r>
      <w:r w:rsidDel="00000000" w:rsidR="00000000" w:rsidRPr="00000000">
        <w:rPr>
          <w:rFonts w:ascii="Courier New" w:cs="Courier New" w:eastAsia="Courier New" w:hAnsi="Courier New"/>
          <w:i w:val="1"/>
          <w:iCs w:val="1"/>
          <w:sz w:val="24"/>
          <w:szCs w:val="24"/>
          <w:rtl w:val="0"/>
        </w:rPr>
        <w:t xml:space="preserve">My</w:t>
      </w:r>
      <w:r w:rsidDel="00000000" w:rsidR="00000000" w:rsidRPr="00000000">
        <w:rPr>
          <w:rFonts w:ascii="Courier New" w:cs="Courier New" w:eastAsia="Courier New" w:hAnsi="Courier New"/>
          <w:sz w:val="24"/>
          <w:szCs w:val="24"/>
          <w:rtl w:val="0"/>
        </w:rPr>
        <w:t xml:space="preserve"> greatest enemy. The homeless are decent enemies, the Russian Mafia’s good enemies, the Chief's a terrible enemy, </w:t>
      </w:r>
      <w:r w:rsidDel="00000000" w:rsidR="00000000" w:rsidRPr="00000000">
        <w:rPr>
          <w:rFonts w:ascii="Courier New" w:cs="Courier New" w:eastAsia="Courier New" w:hAnsi="Courier New"/>
          <w:sz w:val="24"/>
          <w:szCs w:val="24"/>
          <w:rtl w:val="0"/>
        </w:rPr>
        <w:t xml:space="preserve">that</w:t>
      </w:r>
      <w:r w:rsidDel="00000000" w:rsidR="00000000" w:rsidRPr="00000000">
        <w:rPr>
          <w:rFonts w:ascii="Courier New" w:cs="Courier New" w:eastAsia="Courier New" w:hAnsi="Courier New"/>
          <w:sz w:val="24"/>
          <w:szCs w:val="24"/>
          <w:rtl w:val="0"/>
        </w:rPr>
        <w:t xml:space="preserve"> guys off his rocker… but the theater kids? They’re great enemies. I don’t think I can lose that. </w:t>
      </w:r>
      <w:r w:rsidDel="00000000" w:rsidR="00000000" w:rsidRPr="00000000">
        <w:rPr>
          <w:rFonts w:ascii="Courier New" w:cs="Courier New" w:eastAsia="Courier New" w:hAnsi="Courier New"/>
          <w:sz w:val="24"/>
          <w:szCs w:val="24"/>
          <w:rtl w:val="0"/>
        </w:rPr>
        <w:t xml:space="preserve">That</w:t>
      </w:r>
      <w:r w:rsidDel="00000000" w:rsidR="00000000" w:rsidRPr="00000000">
        <w:rPr>
          <w:rFonts w:ascii="Courier New" w:cs="Courier New" w:eastAsia="Courier New" w:hAnsi="Courier New"/>
          <w:sz w:val="24"/>
          <w:szCs w:val="24"/>
          <w:rtl w:val="0"/>
        </w:rPr>
        <w:t xml:space="preserve"> make sense?</w:t>
      </w:r>
    </w:p>
    <w:p w:rsidR="00000000" w:rsidDel="00000000" w:rsidP="00000000" w:rsidRDefault="00000000" w:rsidRPr="00000000" w14:paraId="000010A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I think that makes perfect sense, boss.</w:t>
      </w:r>
    </w:p>
    <w:p w:rsidR="00000000" w:rsidDel="00000000" w:rsidP="00000000" w:rsidRDefault="00000000" w:rsidRPr="00000000" w14:paraId="000010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THEATER. STARR walks in.]</w:t>
      </w:r>
    </w:p>
    <w:p w:rsidR="00000000" w:rsidDel="00000000" w:rsidP="00000000" w:rsidRDefault="00000000" w:rsidRPr="00000000" w14:paraId="000010A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Dude, where the fuck were you all day?</w:t>
      </w:r>
    </w:p>
    <w:p w:rsidR="00000000" w:rsidDel="00000000" w:rsidP="00000000" w:rsidRDefault="00000000" w:rsidRPr="00000000" w14:paraId="000010A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Uh… Not hanging out with the enemy, that’s for sure, bucko!</w:t>
      </w:r>
    </w:p>
    <w:p w:rsidR="00000000" w:rsidDel="00000000" w:rsidP="00000000" w:rsidRDefault="00000000" w:rsidRPr="00000000" w14:paraId="000010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(nonchalantly)</w:t>
        <w:br w:type="textWrapping"/>
        <w:t xml:space="preserve">Mm. That’s good. </w:t>
      </w:r>
      <w:commentRangeStart w:id="240"/>
      <w:commentRangeStart w:id="241"/>
      <w:commentRangeStart w:id="242"/>
      <w:commentRangeStart w:id="243"/>
      <w:r w:rsidDel="00000000" w:rsidR="00000000" w:rsidRPr="00000000">
        <w:rPr>
          <w:rFonts w:ascii="Courier New" w:cs="Courier New" w:eastAsia="Courier New" w:hAnsi="Courier New"/>
          <w:sz w:val="24"/>
          <w:szCs w:val="24"/>
          <w:rtl w:val="0"/>
        </w:rPr>
        <w:t xml:space="preserve">Come watch me play Solitaire.</w:t>
      </w:r>
      <w:commentRangeEnd w:id="240"/>
      <w:r w:rsidDel="00000000" w:rsidR="00000000" w:rsidRPr="00000000">
        <w:commentReference w:id="240"/>
      </w:r>
      <w:commentRangeEnd w:id="241"/>
      <w:r w:rsidDel="00000000" w:rsidR="00000000" w:rsidRPr="00000000">
        <w:commentReference w:id="241"/>
      </w:r>
      <w:commentRangeEnd w:id="242"/>
      <w:r w:rsidDel="00000000" w:rsidR="00000000" w:rsidRPr="00000000">
        <w:commentReference w:id="242"/>
      </w:r>
      <w:commentRangeEnd w:id="243"/>
      <w:r w:rsidDel="00000000" w:rsidR="00000000" w:rsidRPr="00000000">
        <w:commentReference w:id="243"/>
      </w:r>
      <w:r w:rsidDel="00000000" w:rsidR="00000000" w:rsidRPr="00000000">
        <w:rPr>
          <w:rtl w:val="0"/>
        </w:rPr>
      </w:r>
    </w:p>
    <w:p w:rsidR="00000000" w:rsidDel="00000000" w:rsidP="00000000" w:rsidRDefault="00000000" w:rsidRPr="00000000" w14:paraId="000010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0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Ugh. Okay…</w:t>
      </w:r>
    </w:p>
    <w:p w:rsidR="00000000" w:rsidDel="00000000" w:rsidP="00000000" w:rsidRDefault="00000000" w:rsidRPr="00000000" w14:paraId="000010A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Ya know Starr, that Tony Morelli guy… I think you were right. He’s not so bad. He just wants to prove himself. And I respect that. Maybe I should be nicer to him.</w:t>
      </w:r>
    </w:p>
    <w:p w:rsidR="00000000" w:rsidDel="00000000" w:rsidP="00000000" w:rsidRDefault="00000000" w:rsidRPr="00000000" w14:paraId="000010B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B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0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Really? </w:t>
      </w:r>
      <w:r w:rsidDel="00000000" w:rsidR="00000000" w:rsidRPr="00000000">
        <w:rPr>
          <w:rFonts w:ascii="Courier New" w:cs="Courier New" w:eastAsia="Courier New" w:hAnsi="Courier New"/>
          <w:sz w:val="24"/>
          <w:szCs w:val="24"/>
          <w:rtl w:val="0"/>
        </w:rPr>
        <w:t xml:space="preserve">You</w:t>
      </w:r>
      <w:r w:rsidDel="00000000" w:rsidR="00000000" w:rsidRPr="00000000">
        <w:rPr>
          <w:rFonts w:ascii="Courier New" w:cs="Courier New" w:eastAsia="Courier New" w:hAnsi="Courier New"/>
          <w:sz w:val="24"/>
          <w:szCs w:val="24"/>
          <w:rtl w:val="0"/>
        </w:rPr>
        <w:t xml:space="preserve"> really think so?</w:t>
      </w:r>
    </w:p>
    <w:p w:rsidR="00000000" w:rsidDel="00000000" w:rsidP="00000000" w:rsidRDefault="00000000" w:rsidRPr="00000000" w14:paraId="000010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I’m gonna stop lying to our friends too.</w:t>
      </w:r>
    </w:p>
    <w:p w:rsidR="00000000" w:rsidDel="00000000" w:rsidP="00000000" w:rsidRDefault="00000000" w:rsidRPr="00000000" w14:paraId="000010B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WOW! This is great! I gotta call Gianni and tell him the good news!</w:t>
      </w:r>
    </w:p>
    <w:p w:rsidR="00000000" w:rsidDel="00000000" w:rsidP="00000000" w:rsidRDefault="00000000" w:rsidRPr="00000000" w14:paraId="000010B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Go call- WHAT?</w:t>
      </w:r>
    </w:p>
    <w:p w:rsidR="00000000" w:rsidDel="00000000" w:rsidP="00000000" w:rsidRDefault="00000000" w:rsidRPr="00000000" w14:paraId="000010B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I mean… I mean.. Uh…</w:t>
      </w:r>
    </w:p>
    <w:p w:rsidR="00000000" w:rsidDel="00000000" w:rsidP="00000000" w:rsidRDefault="00000000" w:rsidRPr="00000000" w14:paraId="000010B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B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Starr, are you in c</w:t>
      </w:r>
      <w:r w:rsidDel="00000000" w:rsidR="00000000" w:rsidRPr="00000000">
        <w:rPr>
          <w:rFonts w:ascii="Courier New" w:cs="Courier New" w:eastAsia="Courier New" w:hAnsi="Courier New"/>
          <w:sz w:val="24"/>
          <w:szCs w:val="24"/>
          <w:rtl w:val="0"/>
        </w:rPr>
        <w:t xml:space="preserve">ahoots</w:t>
      </w:r>
      <w:r w:rsidDel="00000000" w:rsidR="00000000" w:rsidRPr="00000000">
        <w:rPr>
          <w:rFonts w:ascii="Courier New" w:cs="Courier New" w:eastAsia="Courier New" w:hAnsi="Courier New"/>
          <w:sz w:val="24"/>
          <w:szCs w:val="24"/>
          <w:rtl w:val="0"/>
        </w:rPr>
        <w:t xml:space="preserve"> with the enemy???</w:t>
      </w:r>
    </w:p>
    <w:p w:rsidR="00000000" w:rsidDel="00000000" w:rsidP="00000000" w:rsidRDefault="00000000" w:rsidRPr="00000000" w14:paraId="000010B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Well, I mean- In cahoots isn’t really-</w:t>
      </w:r>
    </w:p>
    <w:p w:rsidR="00000000" w:rsidDel="00000000" w:rsidP="00000000" w:rsidRDefault="00000000" w:rsidRPr="00000000" w14:paraId="000010C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C1">
      <w:pPr>
        <w:spacing w:line="240" w:lineRule="auto"/>
        <w:jc w:val="center"/>
        <w:rPr>
          <w:rFonts w:ascii="Courier New" w:cs="Courier New" w:eastAsia="Courier New" w:hAnsi="Courier New"/>
          <w:sz w:val="24"/>
          <w:szCs w:val="24"/>
        </w:rPr>
      </w:pPr>
      <w:commentRangeStart w:id="244"/>
      <w:r w:rsidDel="00000000" w:rsidR="00000000" w:rsidRPr="00000000">
        <w:rPr>
          <w:rFonts w:ascii="Courier New" w:cs="Courier New" w:eastAsia="Courier New" w:hAnsi="Courier New"/>
          <w:sz w:val="24"/>
          <w:szCs w:val="24"/>
          <w:rtl w:val="0"/>
        </w:rPr>
        <w:t xml:space="preserve">DEEGS</w:t>
        <w:br w:type="textWrapping"/>
        <w:t xml:space="preserve">That Morelli BASTARD! Sending his damn pasta munching crony to brainwash my super weak minded sidekick! I’M GONNA KILL HIM!</w:t>
      </w:r>
      <w:commentRangeEnd w:id="244"/>
      <w:r w:rsidDel="00000000" w:rsidR="00000000" w:rsidRPr="00000000">
        <w:commentReference w:id="244"/>
      </w:r>
      <w:r w:rsidDel="00000000" w:rsidR="00000000" w:rsidRPr="00000000">
        <w:rPr>
          <w:rtl w:val="0"/>
        </w:rPr>
      </w:r>
    </w:p>
    <w:p w:rsidR="00000000" w:rsidDel="00000000" w:rsidP="00000000" w:rsidRDefault="00000000" w:rsidRPr="00000000" w14:paraId="000010C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storms out]</w:t>
      </w:r>
    </w:p>
    <w:p w:rsidR="00000000" w:rsidDel="00000000" w:rsidP="00000000" w:rsidRDefault="00000000" w:rsidRPr="00000000" w14:paraId="000010C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Shit! SHIT! I gotta warn Gianni!</w:t>
      </w:r>
    </w:p>
    <w:p w:rsidR="00000000" w:rsidDel="00000000" w:rsidP="00000000" w:rsidRDefault="00000000" w:rsidRPr="00000000" w14:paraId="000010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[MAFIA HIDEOUT. TONY and GIANNI are watching the sad movie.]</w:t>
      </w:r>
    </w:p>
    <w:p w:rsidR="00000000" w:rsidDel="00000000" w:rsidP="00000000" w:rsidRDefault="00000000" w:rsidRPr="00000000" w14:paraId="000010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GIANNI</w:t>
        <w:br w:type="textWrapping"/>
        <w:t xml:space="preserve">Wow, you’re right boss… this movie IS really sad…</w:t>
      </w:r>
    </w:p>
    <w:p w:rsidR="00000000" w:rsidDel="00000000" w:rsidP="00000000" w:rsidRDefault="00000000" w:rsidRPr="00000000" w14:paraId="000010C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This is the saddest </w:t>
      </w:r>
      <w:commentRangeStart w:id="245"/>
      <w:commentRangeStart w:id="246"/>
      <w:r w:rsidDel="00000000" w:rsidR="00000000" w:rsidRPr="00000000">
        <w:rPr>
          <w:rFonts w:ascii="Courier New" w:cs="Courier New" w:eastAsia="Courier New" w:hAnsi="Courier New"/>
          <w:sz w:val="24"/>
          <w:szCs w:val="24"/>
          <w:rtl w:val="0"/>
        </w:rPr>
        <w:t xml:space="preserve">part</w:t>
      </w:r>
      <w:commentRangeEnd w:id="245"/>
      <w:r w:rsidDel="00000000" w:rsidR="00000000" w:rsidRPr="00000000">
        <w:commentReference w:id="245"/>
      </w:r>
      <w:commentRangeEnd w:id="246"/>
      <w:r w:rsidDel="00000000" w:rsidR="00000000" w:rsidRPr="00000000">
        <w:commentReference w:id="246"/>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0C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CC">
      <w:pPr>
        <w:spacing w:line="240" w:lineRule="auto"/>
        <w:jc w:val="center"/>
        <w:rPr>
          <w:rFonts w:ascii="Courier New" w:cs="Courier New" w:eastAsia="Courier New" w:hAnsi="Courier New"/>
          <w:b w:val="1"/>
          <w:bCs w:val="1"/>
          <w:sz w:val="24"/>
          <w:szCs w:val="24"/>
        </w:rPr>
      </w:pPr>
      <w:commentRangeStart w:id="247"/>
      <w:commentRangeStart w:id="248"/>
      <w:commentRangeStart w:id="249"/>
      <w:commentRangeStart w:id="250"/>
      <w:r w:rsidDel="00000000" w:rsidR="00000000" w:rsidRPr="00000000">
        <w:rPr>
          <w:rFonts w:ascii="Courier New" w:cs="Courier New" w:eastAsia="Courier New" w:hAnsi="Courier New"/>
          <w:b w:val="1"/>
          <w:bCs w:val="1"/>
          <w:sz w:val="24"/>
          <w:szCs w:val="24"/>
          <w:rtl w:val="0"/>
        </w:rPr>
        <w:t xml:space="preserve">STARR RINGTONE (from GIANNI’s phone)</w:t>
      </w:r>
    </w:p>
    <w:p w:rsidR="00000000" w:rsidDel="00000000" w:rsidP="00000000" w:rsidRDefault="00000000" w:rsidRPr="00000000" w14:paraId="000010CD">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(Uh-huh!)</w:t>
      </w:r>
    </w:p>
    <w:p w:rsidR="00000000" w:rsidDel="00000000" w:rsidP="00000000" w:rsidRDefault="00000000" w:rsidRPr="00000000" w14:paraId="000010CE">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(Woo!)</w:t>
      </w:r>
    </w:p>
    <w:p w:rsidR="00000000" w:rsidDel="00000000" w:rsidP="00000000" w:rsidRDefault="00000000" w:rsidRPr="00000000" w14:paraId="000010CF">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being kind (Yeah!)</w:t>
      </w:r>
    </w:p>
    <w:p w:rsidR="00000000" w:rsidDel="00000000" w:rsidP="00000000" w:rsidRDefault="00000000" w:rsidRPr="00000000" w14:paraId="000010D0">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changing lives (We are!)</w:t>
      </w:r>
      <w:commentRangeEnd w:id="247"/>
      <w:r w:rsidDel="00000000" w:rsidR="00000000" w:rsidRPr="00000000">
        <w:commentReference w:id="247"/>
      </w:r>
      <w:commentRangeEnd w:id="248"/>
      <w:r w:rsidDel="00000000" w:rsidR="00000000" w:rsidRPr="00000000">
        <w:commentReference w:id="248"/>
      </w:r>
      <w:commentRangeEnd w:id="249"/>
      <w:r w:rsidDel="00000000" w:rsidR="00000000" w:rsidRPr="00000000">
        <w:commentReference w:id="249"/>
      </w:r>
      <w:commentRangeEnd w:id="250"/>
      <w:r w:rsidDel="00000000" w:rsidR="00000000" w:rsidRPr="00000000">
        <w:commentReference w:id="250"/>
      </w:r>
      <w:r w:rsidDel="00000000" w:rsidR="00000000" w:rsidRPr="00000000">
        <w:rPr>
          <w:rtl w:val="0"/>
        </w:rPr>
      </w:r>
    </w:p>
    <w:p w:rsidR="00000000" w:rsidDel="00000000" w:rsidP="00000000" w:rsidRDefault="00000000" w:rsidRPr="00000000" w14:paraId="000010D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0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your phone’s ringing. I’ll grab it-</w:t>
      </w:r>
    </w:p>
    <w:p w:rsidR="00000000" w:rsidDel="00000000" w:rsidP="00000000" w:rsidRDefault="00000000" w:rsidRPr="00000000" w14:paraId="000010D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Oh, I can get it- I can get it-</w:t>
      </w:r>
    </w:p>
    <w:p w:rsidR="00000000" w:rsidDel="00000000" w:rsidP="00000000" w:rsidRDefault="00000000" w:rsidRPr="00000000" w14:paraId="000010D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……Gianni……….. Why on god’s green earth is Starr, from </w:t>
      </w:r>
      <w:r w:rsidDel="00000000" w:rsidR="00000000" w:rsidRPr="00000000">
        <w:rPr>
          <w:rFonts w:ascii="Courier New" w:cs="Courier New" w:eastAsia="Courier New" w:hAnsi="Courier New"/>
          <w:i w:val="1"/>
          <w:iCs w:val="1"/>
          <w:sz w:val="24"/>
          <w:szCs w:val="24"/>
          <w:rtl w:val="0"/>
        </w:rPr>
        <w:t xml:space="preserve">Nenjac Theater</w:t>
      </w:r>
      <w:r w:rsidDel="00000000" w:rsidR="00000000" w:rsidRPr="00000000">
        <w:rPr>
          <w:rFonts w:ascii="Courier New" w:cs="Courier New" w:eastAsia="Courier New" w:hAnsi="Courier New"/>
          <w:sz w:val="24"/>
          <w:szCs w:val="24"/>
          <w:rtl w:val="0"/>
        </w:rPr>
        <w:t xml:space="preserve">, calling you right now…..</w:t>
      </w:r>
    </w:p>
    <w:p w:rsidR="00000000" w:rsidDel="00000000" w:rsidP="00000000" w:rsidRDefault="00000000" w:rsidRPr="00000000" w14:paraId="000010D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Listen boss, I can explain-</w:t>
      </w:r>
    </w:p>
    <w:p w:rsidR="00000000" w:rsidDel="00000000" w:rsidP="00000000" w:rsidRDefault="00000000" w:rsidRPr="00000000" w14:paraId="000010D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r>
      <w:commentRangeStart w:id="251"/>
      <w:r w:rsidDel="00000000" w:rsidR="00000000" w:rsidRPr="00000000">
        <w:rPr>
          <w:rFonts w:ascii="Courier New" w:cs="Courier New" w:eastAsia="Courier New" w:hAnsi="Courier New"/>
          <w:sz w:val="24"/>
          <w:szCs w:val="24"/>
          <w:rtl w:val="0"/>
        </w:rPr>
        <w:t xml:space="preserve">Oh, you don’t gotta explain! That MOTHERFUCKER Deegs sent his PAPER THIN TWINK BOYFRIEND to COMPROMISE my weak-minded sidekick! Well no more! NO MORE! This city is getting BLOWNNNN UPPPPPP!!!!</w:t>
      </w:r>
      <w:commentRangeEnd w:id="251"/>
      <w:r w:rsidDel="00000000" w:rsidR="00000000" w:rsidRPr="00000000">
        <w:commentReference w:id="251"/>
      </w:r>
      <w:r w:rsidDel="00000000" w:rsidR="00000000" w:rsidRPr="00000000">
        <w:rPr>
          <w:rtl w:val="0"/>
        </w:rPr>
      </w:r>
    </w:p>
    <w:p w:rsidR="00000000" w:rsidDel="00000000" w:rsidP="00000000" w:rsidRDefault="00000000" w:rsidRPr="00000000" w14:paraId="000010D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storms out]</w:t>
      </w:r>
    </w:p>
    <w:p w:rsidR="00000000" w:rsidDel="00000000" w:rsidP="00000000" w:rsidRDefault="00000000" w:rsidRPr="00000000" w14:paraId="000010D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Shit!</w:t>
      </w:r>
    </w:p>
    <w:p w:rsidR="00000000" w:rsidDel="00000000" w:rsidP="00000000" w:rsidRDefault="00000000" w:rsidRPr="00000000" w14:paraId="000010E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 picks up the phone]</w:t>
      </w:r>
    </w:p>
    <w:p w:rsidR="00000000" w:rsidDel="00000000" w:rsidP="00000000" w:rsidRDefault="00000000" w:rsidRPr="00000000" w14:paraId="000010E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Starr! Starr!</w:t>
        <w:br w:type="textWrapping"/>
        <w:br w:type="textWrapping"/>
        <w:t xml:space="preserve">S</w:t>
      </w:r>
      <w:commentRangeStart w:id="252"/>
      <w:commentRangeStart w:id="253"/>
      <w:commentRangeStart w:id="254"/>
      <w:r w:rsidDel="00000000" w:rsidR="00000000" w:rsidRPr="00000000">
        <w:rPr>
          <w:rFonts w:ascii="Courier New" w:cs="Courier New" w:eastAsia="Courier New" w:hAnsi="Courier New"/>
          <w:sz w:val="24"/>
          <w:szCs w:val="24"/>
          <w:rtl w:val="0"/>
        </w:rPr>
        <w:t xml:space="preserve">TARR</w:t>
        <w:br w:type="textWrapping"/>
        <w:t xml:space="preserve">Gianni! Deegs found us out and is super angry and on his way to beat the shit out of Tony!</w:t>
      </w:r>
    </w:p>
    <w:p w:rsidR="00000000" w:rsidDel="00000000" w:rsidP="00000000" w:rsidRDefault="00000000" w:rsidRPr="00000000" w14:paraId="000010E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Shit! Tony founds us outs and is super angry and on his way to beat the shit out of Deegs!</w:t>
      </w:r>
      <w:commentRangeEnd w:id="252"/>
      <w:r w:rsidDel="00000000" w:rsidR="00000000" w:rsidRPr="00000000">
        <w:commentReference w:id="252"/>
      </w:r>
      <w:commentRangeEnd w:id="253"/>
      <w:r w:rsidDel="00000000" w:rsidR="00000000" w:rsidRPr="00000000">
        <w:commentReference w:id="253"/>
      </w:r>
      <w:commentRangeEnd w:id="254"/>
      <w:r w:rsidDel="00000000" w:rsidR="00000000" w:rsidRPr="00000000">
        <w:commentReference w:id="254"/>
      </w:r>
      <w:r w:rsidDel="00000000" w:rsidR="00000000" w:rsidRPr="00000000">
        <w:rPr>
          <w:rtl w:val="0"/>
        </w:rPr>
      </w:r>
    </w:p>
    <w:p w:rsidR="00000000" w:rsidDel="00000000" w:rsidP="00000000" w:rsidRDefault="00000000" w:rsidRPr="00000000" w14:paraId="000010E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STARR/GIANNI</w:t>
        <w:br w:type="textWrapping"/>
        <w:t xml:space="preserve">SHIT!</w:t>
        <w:br w:type="textWrapping"/>
        <w:br w:type="textWrapping"/>
        <w:t xml:space="preserve">[NENJAC COMMUNITY FOUNTAIN]</w:t>
      </w:r>
    </w:p>
    <w:p w:rsidR="00000000" w:rsidDel="00000000" w:rsidP="00000000" w:rsidRDefault="00000000" w:rsidRPr="00000000" w14:paraId="000010E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Tony. Fucking. Morelli.</w:t>
      </w:r>
    </w:p>
    <w:p w:rsidR="00000000" w:rsidDel="00000000" w:rsidP="00000000" w:rsidRDefault="00000000" w:rsidRPr="00000000" w14:paraId="000010E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If it isn’t Deegs.</w:t>
      </w:r>
    </w:p>
    <w:p w:rsidR="00000000" w:rsidDel="00000000" w:rsidP="00000000" w:rsidRDefault="00000000" w:rsidRPr="00000000" w14:paraId="000010E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You know you’re about to die, right?</w:t>
      </w:r>
    </w:p>
    <w:p w:rsidR="00000000" w:rsidDel="00000000" w:rsidP="00000000" w:rsidRDefault="00000000" w:rsidRPr="00000000" w14:paraId="000010E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Please. I fastened a new detonator bud. You think I won’t explode the city this time? </w:t>
      </w:r>
      <w:r w:rsidDel="00000000" w:rsidR="00000000" w:rsidRPr="00000000">
        <w:rPr>
          <w:rFonts w:ascii="Courier New" w:cs="Courier New" w:eastAsia="Courier New" w:hAnsi="Courier New"/>
          <w:i w:val="1"/>
          <w:iCs w:val="1"/>
          <w:sz w:val="24"/>
          <w:szCs w:val="24"/>
          <w:rtl w:val="0"/>
        </w:rPr>
        <w:t xml:space="preserve">I got nothing to lose.</w:t>
      </w:r>
      <w:r w:rsidDel="00000000" w:rsidR="00000000" w:rsidRPr="00000000">
        <w:rPr>
          <w:rtl w:val="0"/>
        </w:rPr>
      </w:r>
    </w:p>
    <w:p w:rsidR="00000000" w:rsidDel="00000000" w:rsidP="00000000" w:rsidRDefault="00000000" w:rsidRPr="00000000" w14:paraId="000010F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F1">
      <w:pPr>
        <w:spacing w:line="240" w:lineRule="auto"/>
        <w:jc w:val="center"/>
        <w:rPr>
          <w:rFonts w:ascii="Courier New" w:cs="Courier New" w:eastAsia="Courier New" w:hAnsi="Courier New"/>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Neither do I.</w:t>
      </w:r>
    </w:p>
    <w:p w:rsidR="00000000" w:rsidDel="00000000" w:rsidP="00000000" w:rsidRDefault="00000000" w:rsidRPr="00000000" w14:paraId="000010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run towards eachther]</w:t>
      </w:r>
    </w:p>
    <w:p w:rsidR="00000000" w:rsidDel="00000000" w:rsidP="00000000" w:rsidRDefault="00000000" w:rsidRPr="00000000" w14:paraId="000010F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DEEGS/TONY</w:t>
        <w:br w:type="textWrapping"/>
        <w:t xml:space="preserve">CHAAAAAAAAARGE!!!!!!</w:t>
      </w:r>
    </w:p>
    <w:p w:rsidR="00000000" w:rsidDel="00000000" w:rsidP="00000000" w:rsidRDefault="00000000" w:rsidRPr="00000000" w14:paraId="000010F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runs in front of DEEGS and GIANNI runs in front of TONY]</w:t>
      </w:r>
    </w:p>
    <w:p w:rsidR="00000000" w:rsidDel="00000000" w:rsidP="00000000" w:rsidRDefault="00000000" w:rsidRPr="00000000" w14:paraId="000010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STARR/GIANNI</w:t>
        <w:br w:type="textWrapping"/>
        <w:t xml:space="preserve">WAAAAAAIT!!!!!</w:t>
      </w:r>
    </w:p>
    <w:p w:rsidR="00000000" w:rsidDel="00000000" w:rsidP="00000000" w:rsidRDefault="00000000" w:rsidRPr="00000000" w14:paraId="000010F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Stop this madness!</w:t>
      </w:r>
    </w:p>
    <w:p w:rsidR="00000000" w:rsidDel="00000000" w:rsidP="00000000" w:rsidRDefault="00000000" w:rsidRPr="00000000" w14:paraId="000010F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0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This is getting ridiculous!</w:t>
      </w:r>
    </w:p>
    <w:p w:rsidR="00000000" w:rsidDel="00000000" w:rsidP="00000000" w:rsidRDefault="00000000" w:rsidRPr="00000000" w14:paraId="000010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If either of you care about us, then you’ll stop RIGHT NOW!</w:t>
      </w:r>
    </w:p>
    <w:p w:rsidR="00000000" w:rsidDel="00000000" w:rsidP="00000000" w:rsidRDefault="00000000" w:rsidRPr="00000000" w14:paraId="0000110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Woah. Did you just raise your voice at me?</w:t>
      </w:r>
    </w:p>
    <w:p w:rsidR="00000000" w:rsidDel="00000000" w:rsidP="00000000" w:rsidRDefault="00000000" w:rsidRPr="00000000" w14:paraId="0000110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Gianni, get outta my way.</w:t>
      </w:r>
    </w:p>
    <w:p w:rsidR="00000000" w:rsidDel="00000000" w:rsidP="00000000" w:rsidRDefault="00000000" w:rsidRPr="00000000" w14:paraId="0000110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GIANNI</w:t>
        <w:br w:type="textWrapping"/>
        <w:t xml:space="preserve">NO!</w:t>
      </w:r>
    </w:p>
    <w:p w:rsidR="00000000" w:rsidDel="00000000" w:rsidP="00000000" w:rsidRDefault="00000000" w:rsidRPr="00000000" w14:paraId="0000110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Are… are you defying me, Gianni?</w:t>
      </w:r>
    </w:p>
    <w:p w:rsidR="00000000" w:rsidDel="00000000" w:rsidP="00000000" w:rsidRDefault="00000000" w:rsidRPr="00000000" w14:paraId="0000110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YES! We’re sick of seeing you two spread so much negatively all the time!</w:t>
      </w:r>
    </w:p>
    <w:p w:rsidR="00000000" w:rsidDel="00000000" w:rsidP="00000000" w:rsidRDefault="00000000" w:rsidRPr="00000000" w14:paraId="0000110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We just want everyone to be happy!</w:t>
      </w:r>
    </w:p>
    <w:p w:rsidR="00000000" w:rsidDel="00000000" w:rsidP="00000000" w:rsidRDefault="00000000" w:rsidRPr="00000000" w14:paraId="0000110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0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ROCCO, SPENCER, ELEA, CAS, and NEEN walk in.]</w:t>
      </w:r>
    </w:p>
    <w:p w:rsidR="00000000" w:rsidDel="00000000" w:rsidP="00000000" w:rsidRDefault="00000000" w:rsidRPr="00000000" w14:paraId="0000110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br w:type="textWrapping"/>
        <w:t xml:space="preserve">Gianni! Gianni, is </w:t>
      </w:r>
      <w:r w:rsidDel="00000000" w:rsidR="00000000" w:rsidRPr="00000000">
        <w:rPr>
          <w:rFonts w:ascii="Courier New" w:cs="Courier New" w:eastAsia="Courier New" w:hAnsi="Courier New"/>
          <w:sz w:val="24"/>
          <w:szCs w:val="24"/>
          <w:rtl w:val="0"/>
        </w:rPr>
        <w:t xml:space="preserve">yous</w:t>
      </w:r>
      <w:r w:rsidDel="00000000" w:rsidR="00000000" w:rsidRPr="00000000">
        <w:rPr>
          <w:rFonts w:ascii="Courier New" w:cs="Courier New" w:eastAsia="Courier New" w:hAnsi="Courier New"/>
          <w:sz w:val="24"/>
          <w:szCs w:val="24"/>
          <w:rtl w:val="0"/>
        </w:rPr>
        <w:t xml:space="preserve"> alright, </w:t>
      </w:r>
      <w:r w:rsidDel="00000000" w:rsidR="00000000" w:rsidRPr="00000000">
        <w:rPr>
          <w:rFonts w:ascii="Courier New" w:cs="Courier New" w:eastAsia="Courier New" w:hAnsi="Courier New"/>
          <w:sz w:val="24"/>
          <w:szCs w:val="24"/>
          <w:rtl w:val="0"/>
        </w:rPr>
        <w:t xml:space="preserve">yous was</w:t>
      </w:r>
      <w:r w:rsidDel="00000000" w:rsidR="00000000" w:rsidRPr="00000000">
        <w:rPr>
          <w:rFonts w:ascii="Courier New" w:cs="Courier New" w:eastAsia="Courier New" w:hAnsi="Courier New"/>
          <w:sz w:val="24"/>
          <w:szCs w:val="24"/>
          <w:rtl w:val="0"/>
        </w:rPr>
        <w:t xml:space="preserve"> missing all day!</w:t>
      </w:r>
    </w:p>
    <w:p w:rsidR="00000000" w:rsidDel="00000000" w:rsidP="00000000" w:rsidRDefault="00000000" w:rsidRPr="00000000" w14:paraId="000011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 grunts worriedly.]</w:t>
      </w:r>
    </w:p>
    <w:p w:rsidR="00000000" w:rsidDel="00000000" w:rsidP="00000000" w:rsidRDefault="00000000" w:rsidRPr="00000000" w14:paraId="0000111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GIANNI</w:t>
        <w:br w:type="textWrapping"/>
        <w:t xml:space="preserve">I’m okay, I’m okay.</w:t>
      </w:r>
    </w:p>
    <w:p w:rsidR="00000000" w:rsidDel="00000000" w:rsidP="00000000" w:rsidRDefault="00000000" w:rsidRPr="00000000" w14:paraId="0000111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Starr! Starr, are you good? You didn’t come to rehearsal!</w:t>
      </w:r>
    </w:p>
    <w:p w:rsidR="00000000" w:rsidDel="00000000" w:rsidP="00000000" w:rsidRDefault="00000000" w:rsidRPr="00000000" w14:paraId="000011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Yeah, we were like, super worried!</w:t>
      </w:r>
    </w:p>
    <w:p w:rsidR="00000000" w:rsidDel="00000000" w:rsidP="00000000" w:rsidRDefault="00000000" w:rsidRPr="00000000" w14:paraId="0000111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br w:type="textWrapping"/>
      </w:r>
      <w:commentRangeStart w:id="255"/>
      <w:commentRangeStart w:id="256"/>
      <w:r w:rsidDel="00000000" w:rsidR="00000000" w:rsidRPr="00000000">
        <w:rPr>
          <w:rFonts w:ascii="Courier New" w:cs="Courier New" w:eastAsia="Courier New" w:hAnsi="Courier New"/>
          <w:sz w:val="24"/>
          <w:szCs w:val="24"/>
          <w:rtl w:val="0"/>
        </w:rPr>
        <w:t xml:space="preserve">my strings started shivering from anxiety</w:t>
      </w:r>
      <w:commentRangeEnd w:id="255"/>
      <w:r w:rsidDel="00000000" w:rsidR="00000000" w:rsidRPr="00000000">
        <w:commentReference w:id="255"/>
      </w:r>
      <w:commentRangeEnd w:id="256"/>
      <w:r w:rsidDel="00000000" w:rsidR="00000000" w:rsidRPr="00000000">
        <w:commentReference w:id="256"/>
      </w:r>
      <w:r w:rsidDel="00000000" w:rsidR="00000000" w:rsidRPr="00000000">
        <w:rPr>
          <w:rtl w:val="0"/>
        </w:rPr>
      </w:r>
    </w:p>
    <w:p w:rsidR="00000000" w:rsidDel="00000000" w:rsidP="00000000" w:rsidRDefault="00000000" w:rsidRPr="00000000" w14:paraId="0000111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[NEEN makes noises of relief.]</w:t>
      </w:r>
    </w:p>
    <w:p w:rsidR="00000000" w:rsidDel="00000000" w:rsidP="00000000" w:rsidRDefault="00000000" w:rsidRPr="00000000" w14:paraId="000011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I’m fine, I’m fine.</w:t>
      </w:r>
    </w:p>
    <w:p w:rsidR="00000000" w:rsidDel="00000000" w:rsidP="00000000" w:rsidRDefault="00000000" w:rsidRPr="00000000" w14:paraId="000011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Listen men, Deegs has turned Gianni into one of them theater kids! Don’t we want our sweet revenge?</w:t>
      </w:r>
    </w:p>
    <w:p w:rsidR="00000000" w:rsidDel="00000000" w:rsidP="00000000" w:rsidRDefault="00000000" w:rsidRPr="00000000" w14:paraId="0000112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And Tony turned Starr into one of the Mafia! Don’t we want to stab them?</w:t>
      </w:r>
    </w:p>
    <w:p w:rsidR="00000000" w:rsidDel="00000000" w:rsidP="00000000" w:rsidRDefault="00000000" w:rsidRPr="00000000" w14:paraId="0000112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STARR/GIANNI/LORENZO/SPENCER/ELEA/CAS</w:t>
      </w:r>
    </w:p>
    <w:p w:rsidR="00000000" w:rsidDel="00000000" w:rsidP="00000000" w:rsidRDefault="00000000" w:rsidRPr="00000000" w14:paraId="000011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t>
        <w:br w:type="textWrapping"/>
      </w:r>
    </w:p>
    <w:p w:rsidR="00000000" w:rsidDel="00000000" w:rsidP="00000000" w:rsidRDefault="00000000" w:rsidRPr="00000000" w14:paraId="000011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We just wanna go back to living our lives.</w:t>
      </w:r>
    </w:p>
    <w:p w:rsidR="00000000" w:rsidDel="00000000" w:rsidP="00000000" w:rsidRDefault="00000000" w:rsidRPr="00000000" w14:paraId="0000112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br w:type="textWrapping"/>
        <w:t xml:space="preserve">Yeah boss, you guys are totally obsessed with each other.</w:t>
      </w:r>
    </w:p>
    <w:p w:rsidR="00000000" w:rsidDel="00000000" w:rsidP="00000000" w:rsidRDefault="00000000" w:rsidRPr="00000000" w14:paraId="0000112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br w:type="textWrapping"/>
        <w:t xml:space="preserve">not that serious bro</w:t>
      </w:r>
    </w:p>
    <w:p w:rsidR="00000000" w:rsidDel="00000000" w:rsidP="00000000" w:rsidRDefault="00000000" w:rsidRPr="00000000" w14:paraId="0000112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Let’s all get Chili’s and settle this!</w:t>
      </w:r>
    </w:p>
    <w:p w:rsidR="00000000" w:rsidDel="00000000" w:rsidP="00000000" w:rsidRDefault="00000000" w:rsidRPr="00000000" w14:paraId="0000112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1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But you two aren’t invited till you make up.</w:t>
      </w:r>
    </w:p>
    <w:p w:rsidR="00000000" w:rsidDel="00000000" w:rsidP="00000000" w:rsidRDefault="00000000" w:rsidRPr="00000000" w14:paraId="0000112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commentRangeStart w:id="257"/>
      <w:commentRangeStart w:id="258"/>
      <w:r w:rsidDel="00000000" w:rsidR="00000000" w:rsidRPr="00000000">
        <w:rPr>
          <w:rFonts w:ascii="Courier New" w:cs="Courier New" w:eastAsia="Courier New" w:hAnsi="Courier New"/>
          <w:sz w:val="24"/>
          <w:szCs w:val="24"/>
          <w:rtl w:val="0"/>
        </w:rPr>
        <w:t xml:space="preserve">Everyone except DEEGS and TONY grumble in agreement and leave.]</w:t>
      </w:r>
    </w:p>
    <w:p w:rsidR="00000000" w:rsidDel="00000000" w:rsidP="00000000" w:rsidRDefault="00000000" w:rsidRPr="00000000" w14:paraId="0000113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I suppose… the people have spoken.</w:t>
      </w:r>
    </w:p>
    <w:p w:rsidR="00000000" w:rsidDel="00000000" w:rsidP="00000000" w:rsidRDefault="00000000" w:rsidRPr="00000000" w14:paraId="000011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I suppose so. Eh, </w:t>
      </w:r>
      <w:r w:rsidDel="00000000" w:rsidR="00000000" w:rsidRPr="00000000">
        <w:rPr>
          <w:rFonts w:ascii="Courier New" w:cs="Courier New" w:eastAsia="Courier New" w:hAnsi="Courier New"/>
          <w:sz w:val="24"/>
          <w:szCs w:val="24"/>
          <w:rtl w:val="0"/>
        </w:rPr>
        <w:t xml:space="preserve">Chili’s sounds</w:t>
      </w:r>
      <w:r w:rsidDel="00000000" w:rsidR="00000000" w:rsidRPr="00000000">
        <w:rPr>
          <w:rFonts w:ascii="Courier New" w:cs="Courier New" w:eastAsia="Courier New" w:hAnsi="Courier New"/>
          <w:sz w:val="24"/>
          <w:szCs w:val="24"/>
          <w:rtl w:val="0"/>
        </w:rPr>
        <w:t xml:space="preserve"> nice. Let’s just go back to </w:t>
      </w:r>
      <w:r w:rsidDel="00000000" w:rsidR="00000000" w:rsidRPr="00000000">
        <w:rPr>
          <w:rFonts w:ascii="Courier New" w:cs="Courier New" w:eastAsia="Courier New" w:hAnsi="Courier New"/>
          <w:sz w:val="24"/>
          <w:szCs w:val="24"/>
          <w:rtl w:val="0"/>
        </w:rPr>
        <w:t xml:space="preserve">being greatest</w:t>
      </w:r>
      <w:r w:rsidDel="00000000" w:rsidR="00000000" w:rsidRPr="00000000">
        <w:rPr>
          <w:rFonts w:ascii="Courier New" w:cs="Courier New" w:eastAsia="Courier New" w:hAnsi="Courier New"/>
          <w:sz w:val="24"/>
          <w:szCs w:val="24"/>
          <w:rtl w:val="0"/>
        </w:rPr>
        <w:t xml:space="preserve"> enemies.</w:t>
      </w:r>
      <w:commentRangeEnd w:id="257"/>
      <w:r w:rsidDel="00000000" w:rsidR="00000000" w:rsidRPr="00000000">
        <w:commentReference w:id="257"/>
      </w:r>
      <w:commentRangeEnd w:id="258"/>
      <w:r w:rsidDel="00000000" w:rsidR="00000000" w:rsidRPr="00000000">
        <w:commentReference w:id="258"/>
      </w:r>
      <w:r w:rsidDel="00000000" w:rsidR="00000000" w:rsidRPr="00000000">
        <w:rPr>
          <w:rtl w:val="0"/>
        </w:rPr>
      </w:r>
    </w:p>
    <w:p w:rsidR="00000000" w:rsidDel="00000000" w:rsidP="00000000" w:rsidRDefault="00000000" w:rsidRPr="00000000" w14:paraId="0000113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3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For real. And I mean hey… I guess you are a worthy foe.</w:t>
      </w:r>
    </w:p>
    <w:p w:rsidR="00000000" w:rsidDel="00000000" w:rsidP="00000000" w:rsidRDefault="00000000" w:rsidRPr="00000000" w14:paraId="0000113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You mean it?</w:t>
      </w:r>
    </w:p>
    <w:p w:rsidR="00000000" w:rsidDel="00000000" w:rsidP="00000000" w:rsidRDefault="00000000" w:rsidRPr="00000000" w14:paraId="000011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Now give me that detonator, will ya?</w:t>
      </w:r>
    </w:p>
    <w:p w:rsidR="00000000" w:rsidDel="00000000" w:rsidP="00000000" w:rsidRDefault="00000000" w:rsidRPr="00000000" w14:paraId="0000113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3C">
      <w:pPr>
        <w:spacing w:line="240" w:lineRule="auto"/>
        <w:jc w:val="center"/>
        <w:rPr>
          <w:rFonts w:ascii="Courier New" w:cs="Courier New" w:eastAsia="Courier New" w:hAnsi="Courier New"/>
          <w:sz w:val="24"/>
          <w:szCs w:val="24"/>
        </w:rPr>
      </w:pPr>
      <w:commentRangeStart w:id="259"/>
      <w:commentRangeStart w:id="260"/>
      <w:r w:rsidDel="00000000" w:rsidR="00000000" w:rsidRPr="00000000">
        <w:rPr>
          <w:rFonts w:ascii="Courier New" w:cs="Courier New" w:eastAsia="Courier New" w:hAnsi="Courier New"/>
          <w:sz w:val="24"/>
          <w:szCs w:val="24"/>
          <w:rtl w:val="0"/>
        </w:rPr>
        <w:t xml:space="preserve">TONY</w:t>
        <w:br w:type="textWrapping"/>
        <w:t xml:space="preserve">Oh you rascal! Can’t say no to that face!</w:t>
      </w:r>
      <w:commentRangeEnd w:id="259"/>
      <w:r w:rsidDel="00000000" w:rsidR="00000000" w:rsidRPr="00000000">
        <w:commentReference w:id="259"/>
      </w:r>
      <w:commentRangeEnd w:id="260"/>
      <w:r w:rsidDel="00000000" w:rsidR="00000000" w:rsidRPr="00000000">
        <w:commentReference w:id="260"/>
      </w:r>
      <w:r w:rsidDel="00000000" w:rsidR="00000000" w:rsidRPr="00000000">
        <w:rPr>
          <w:rtl w:val="0"/>
        </w:rPr>
      </w:r>
    </w:p>
    <w:p w:rsidR="00000000" w:rsidDel="00000000" w:rsidP="00000000" w:rsidRDefault="00000000" w:rsidRPr="00000000" w14:paraId="0000113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hands it over]</w:t>
      </w:r>
    </w:p>
    <w:p w:rsidR="00000000" w:rsidDel="00000000" w:rsidP="00000000" w:rsidRDefault="00000000" w:rsidRPr="00000000" w14:paraId="000011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Let’s go get Chili’s man. Good luck with your next evil plot.</w:t>
      </w:r>
    </w:p>
    <w:p w:rsidR="00000000" w:rsidDel="00000000" w:rsidP="00000000" w:rsidRDefault="00000000" w:rsidRPr="00000000" w14:paraId="0000114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4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br w:type="textWrapping"/>
        <w:t xml:space="preserve">Good luck trying to stop me!</w:t>
      </w:r>
    </w:p>
    <w:p w:rsidR="00000000" w:rsidDel="00000000" w:rsidP="00000000" w:rsidRDefault="00000000" w:rsidRPr="00000000" w14:paraId="0000114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walk off to Chili’s in the sunset to joyful music.]</w:t>
      </w:r>
    </w:p>
    <w:p w:rsidR="00000000" w:rsidDel="00000000" w:rsidP="00000000" w:rsidRDefault="00000000" w:rsidRPr="00000000" w14:paraId="0000114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[CREDITS SONG]</w:t>
      </w:r>
    </w:p>
    <w:p w:rsidR="00000000" w:rsidDel="00000000" w:rsidP="00000000" w:rsidRDefault="00000000" w:rsidRPr="00000000" w14:paraId="0000114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48">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DEEGS/STARR</w:t>
        <w:br w:type="textWrapping"/>
        <w:t xml:space="preserve">I love being super positive (Uh-huh!)</w:t>
      </w:r>
    </w:p>
    <w:p w:rsidR="00000000" w:rsidDel="00000000" w:rsidP="00000000" w:rsidRDefault="00000000" w:rsidRPr="00000000" w14:paraId="00001149">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(Woo!)</w:t>
      </w:r>
    </w:p>
    <w:p w:rsidR="00000000" w:rsidDel="00000000" w:rsidP="00000000" w:rsidRDefault="00000000" w:rsidRPr="00000000" w14:paraId="0000114A">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being kind (Yeah!)</w:t>
      </w:r>
    </w:p>
    <w:p w:rsidR="00000000" w:rsidDel="00000000" w:rsidP="00000000" w:rsidRDefault="00000000" w:rsidRPr="00000000" w14:paraId="0000114B">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changing lives (We are!)</w:t>
      </w:r>
    </w:p>
    <w:p w:rsidR="00000000" w:rsidDel="00000000" w:rsidP="00000000" w:rsidRDefault="00000000" w:rsidRPr="00000000" w14:paraId="0000114C">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14D">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(Positive!)</w:t>
      </w:r>
    </w:p>
    <w:p w:rsidR="00000000" w:rsidDel="00000000" w:rsidP="00000000" w:rsidRDefault="00000000" w:rsidRPr="00000000" w14:paraId="0000114E">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love being super positive (Positive!)</w:t>
      </w:r>
    </w:p>
    <w:p w:rsidR="00000000" w:rsidDel="00000000" w:rsidP="00000000" w:rsidRDefault="00000000" w:rsidRPr="00000000" w14:paraId="0000114F">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causing joy (causing joyyyyy!)</w:t>
      </w:r>
    </w:p>
    <w:p w:rsidR="00000000" w:rsidDel="00000000" w:rsidP="00000000" w:rsidRDefault="00000000" w:rsidRPr="00000000" w14:paraId="00001150">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positively mama’s boy (mama’s boyyyy!)</w:t>
      </w:r>
    </w:p>
    <w:p w:rsidR="00000000" w:rsidDel="00000000" w:rsidP="00000000" w:rsidRDefault="00000000" w:rsidRPr="00000000" w14:paraId="00001151">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152">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Because we’re so motherfuckingly (ohwowowoah)</w:t>
      </w:r>
    </w:p>
    <w:p w:rsidR="00000000" w:rsidDel="00000000" w:rsidP="00000000" w:rsidRDefault="00000000" w:rsidRPr="00000000" w14:paraId="00001153">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Positive!</w:t>
      </w:r>
    </w:p>
    <w:p w:rsidR="00000000" w:rsidDel="00000000" w:rsidP="00000000" w:rsidRDefault="00000000" w:rsidRPr="00000000" w14:paraId="00001154">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1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CREDITS SCENE. CHIEF and OFFICER MCCORMACK are looking at CCTV footage of TONY and DEEGS.]</w:t>
      </w:r>
    </w:p>
    <w:p w:rsidR="00000000" w:rsidDel="00000000" w:rsidP="00000000" w:rsidRDefault="00000000" w:rsidRPr="00000000" w14:paraId="000011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(very angrily)</w:t>
        <w:br w:type="textWrapping"/>
        <w:t xml:space="preserve">Damn it McCormack, that damn theater’s in </w:t>
      </w:r>
      <w:r w:rsidDel="00000000" w:rsidR="00000000" w:rsidRPr="00000000">
        <w:rPr>
          <w:rFonts w:ascii="Courier New" w:cs="Courier New" w:eastAsia="Courier New" w:hAnsi="Courier New"/>
          <w:sz w:val="24"/>
          <w:szCs w:val="24"/>
          <w:rtl w:val="0"/>
        </w:rPr>
        <w:t xml:space="preserve">kahoots</w:t>
      </w:r>
      <w:r w:rsidDel="00000000" w:rsidR="00000000" w:rsidRPr="00000000">
        <w:rPr>
          <w:rFonts w:ascii="Courier New" w:cs="Courier New" w:eastAsia="Courier New" w:hAnsi="Courier New"/>
          <w:sz w:val="24"/>
          <w:szCs w:val="24"/>
          <w:rtl w:val="0"/>
        </w:rPr>
        <w:t xml:space="preserve"> with the Mafia! </w:t>
      </w:r>
      <w:r w:rsidDel="00000000" w:rsidR="00000000" w:rsidRPr="00000000">
        <w:rPr>
          <w:rFonts w:ascii="Courier New" w:cs="Courier New" w:eastAsia="Courier New" w:hAnsi="Courier New"/>
          <w:i w:val="1"/>
          <w:iCs w:val="1"/>
          <w:sz w:val="24"/>
          <w:szCs w:val="24"/>
          <w:rtl w:val="0"/>
        </w:rPr>
        <w:t xml:space="preserve">The goddamn Mafia!</w:t>
      </w:r>
      <w:r w:rsidDel="00000000" w:rsidR="00000000" w:rsidRPr="00000000">
        <w:rPr>
          <w:rFonts w:ascii="Courier New" w:cs="Courier New" w:eastAsia="Courier New" w:hAnsi="Courier New"/>
          <w:sz w:val="24"/>
          <w:szCs w:val="24"/>
          <w:rtl w:val="0"/>
        </w:rPr>
        <w:t xml:space="preserve"> Why, I should bash that burger kids buns in! Make him taste the ketchup blood and chew on the blown out brains of his stupid theater kid friends!</w:t>
      </w:r>
    </w:p>
    <w:p w:rsidR="00000000" w:rsidDel="00000000" w:rsidP="00000000" w:rsidRDefault="00000000" w:rsidRPr="00000000" w14:paraId="0000115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11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But we CAN’T, Chief. We gotta stay undercover. Pretend </w:t>
      </w:r>
      <w:r w:rsidDel="00000000" w:rsidR="00000000" w:rsidRPr="00000000">
        <w:rPr>
          <w:rFonts w:ascii="Courier New" w:cs="Courier New" w:eastAsia="Courier New" w:hAnsi="Courier New"/>
          <w:sz w:val="24"/>
          <w:szCs w:val="24"/>
          <w:rtl w:val="0"/>
        </w:rPr>
        <w:t xml:space="preserve">we’s on</w:t>
      </w:r>
      <w:r w:rsidDel="00000000" w:rsidR="00000000" w:rsidRPr="00000000">
        <w:rPr>
          <w:rFonts w:ascii="Courier New" w:cs="Courier New" w:eastAsia="Courier New" w:hAnsi="Courier New"/>
          <w:sz w:val="24"/>
          <w:szCs w:val="24"/>
          <w:rtl w:val="0"/>
        </w:rPr>
        <w:t xml:space="preserve"> their side.</w:t>
      </w:r>
    </w:p>
    <w:p w:rsidR="00000000" w:rsidDel="00000000" w:rsidP="00000000" w:rsidRDefault="00000000" w:rsidRPr="00000000" w14:paraId="000011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115D">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You’re right. All will be worth it, all will be worth it… Once we destroy that theater and everyone in it for fucking good. That’s what they get… for making me forget how to feel. That’s what that obese fucking cheeseburger gets for that terror attack… </w:t>
      </w:r>
      <w:commentRangeStart w:id="261"/>
      <w:commentRangeStart w:id="262"/>
      <w:commentRangeStart w:id="263"/>
      <w:commentRangeStart w:id="264"/>
      <w:commentRangeStart w:id="265"/>
      <w:r w:rsidDel="00000000" w:rsidR="00000000" w:rsidRPr="00000000">
        <w:rPr>
          <w:rFonts w:ascii="Courier New" w:cs="Courier New" w:eastAsia="Courier New" w:hAnsi="Courier New"/>
          <w:i w:val="1"/>
          <w:iCs w:val="1"/>
          <w:sz w:val="24"/>
          <w:szCs w:val="24"/>
          <w:rtl w:val="0"/>
        </w:rPr>
        <w:t xml:space="preserve">that killed  my wife and daughter.</w:t>
      </w:r>
      <w:commentRangeEnd w:id="261"/>
      <w:r w:rsidDel="00000000" w:rsidR="00000000" w:rsidRPr="00000000">
        <w:commentReference w:id="261"/>
      </w:r>
      <w:commentRangeEnd w:id="262"/>
      <w:r w:rsidDel="00000000" w:rsidR="00000000" w:rsidRPr="00000000">
        <w:commentReference w:id="262"/>
      </w:r>
      <w:commentRangeEnd w:id="263"/>
      <w:r w:rsidDel="00000000" w:rsidR="00000000" w:rsidRPr="00000000">
        <w:commentReference w:id="263"/>
      </w:r>
      <w:commentRangeEnd w:id="264"/>
      <w:r w:rsidDel="00000000" w:rsidR="00000000" w:rsidRPr="00000000">
        <w:commentReference w:id="264"/>
      </w:r>
      <w:commentRangeEnd w:id="265"/>
      <w:r w:rsidDel="00000000" w:rsidR="00000000" w:rsidRPr="00000000">
        <w:commentReference w:id="265"/>
      </w:r>
      <w:r w:rsidDel="00000000" w:rsidR="00000000" w:rsidRPr="00000000">
        <w:rPr>
          <w:rtl w:val="0"/>
        </w:rPr>
      </w:r>
    </w:p>
    <w:p w:rsidR="00000000" w:rsidDel="00000000" w:rsidP="00000000" w:rsidRDefault="00000000" w:rsidRPr="00000000" w14:paraId="0000115E">
      <w:pPr>
        <w:spacing w:line="240" w:lineRule="auto"/>
        <w:jc w:val="center"/>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115F">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[SUPER SUSPENSEFUL MUSIC AND CUT TO BLACK]</w:t>
      </w:r>
    </w:p>
    <w:p w:rsidR="00000000" w:rsidDel="00000000" w:rsidP="00000000" w:rsidRDefault="00000000" w:rsidRPr="00000000" w14:paraId="0000116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61">
      <w:pPr>
        <w:spacing w:line="240" w:lineRule="auto"/>
        <w:jc w:val="center"/>
        <w:rPr>
          <w:rFonts w:ascii="Courier New" w:cs="Courier New" w:eastAsia="Courier New" w:hAnsi="Courier New"/>
          <w:b w:val="1"/>
          <w:bCs w:val="1"/>
          <w:sz w:val="72"/>
          <w:szCs w:val="72"/>
        </w:rPr>
      </w:pPr>
      <w:r w:rsidDel="00000000" w:rsidR="00000000" w:rsidRPr="00000000">
        <w:rPr>
          <w:rtl w:val="0"/>
        </w:rPr>
      </w:r>
    </w:p>
    <w:p w:rsidR="00000000" w:rsidDel="00000000" w:rsidP="00000000" w:rsidRDefault="00000000" w:rsidRPr="00000000" w14:paraId="00001162">
      <w:pPr>
        <w:spacing w:line="240" w:lineRule="auto"/>
        <w:jc w:val="center"/>
        <w:rPr>
          <w:rFonts w:ascii="Courier New" w:cs="Courier New" w:eastAsia="Courier New" w:hAnsi="Courier New"/>
          <w:b w:val="1"/>
          <w:bCs w:val="1"/>
          <w:sz w:val="72"/>
          <w:szCs w:val="72"/>
        </w:rPr>
      </w:pPr>
      <w:commentRangeStart w:id="266"/>
      <w:commentRangeStart w:id="267"/>
      <w:r w:rsidDel="00000000" w:rsidR="00000000" w:rsidRPr="00000000">
        <w:rPr>
          <w:rFonts w:ascii="Courier New" w:cs="Courier New" w:eastAsia="Courier New" w:hAnsi="Courier New"/>
          <w:b w:val="1"/>
          <w:bCs w:val="1"/>
          <w:sz w:val="72"/>
          <w:szCs w:val="72"/>
          <w:rtl w:val="0"/>
        </w:rPr>
        <w:t xml:space="preserve">FEEDBACK Q&amp;A WORKSHEET FOR STARR (NEXT PAGE)</w:t>
      </w:r>
      <w:commentRangeEnd w:id="266"/>
      <w:r w:rsidDel="00000000" w:rsidR="00000000" w:rsidRPr="00000000">
        <w:commentReference w:id="266"/>
      </w:r>
      <w:commentRangeEnd w:id="267"/>
      <w:r w:rsidDel="00000000" w:rsidR="00000000" w:rsidRPr="00000000">
        <w:commentReference w:id="267"/>
      </w:r>
      <w:r w:rsidDel="00000000" w:rsidR="00000000" w:rsidRPr="00000000">
        <w:rPr>
          <w:rFonts w:ascii="Courier New" w:cs="Courier New" w:eastAsia="Courier New" w:hAnsi="Courier New"/>
          <w:b w:val="1"/>
          <w:bCs w:val="1"/>
          <w:sz w:val="72"/>
          <w:szCs w:val="72"/>
          <w:rtl w:val="0"/>
        </w:rPr>
        <w:t xml:space="preserve">:</w:t>
      </w:r>
    </w:p>
    <w:p w:rsidR="00000000" w:rsidDel="00000000" w:rsidP="00000000" w:rsidRDefault="00000000" w:rsidRPr="00000000" w14:paraId="00001163">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164">
      <w:pPr>
        <w:spacing w:line="240" w:lineRule="auto"/>
        <w:rPr>
          <w:rFonts w:ascii="Courier New" w:cs="Courier New" w:eastAsia="Courier New" w:hAnsi="Courier New"/>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65">
      <w:pPr>
        <w:spacing w:line="240" w:lineRule="auto"/>
        <w:jc w:val="center"/>
        <w:rPr>
          <w:rFonts w:ascii="Courier New" w:cs="Courier New" w:eastAsia="Courier New" w:hAnsi="Courier New"/>
          <w:b w:val="1"/>
          <w:bCs w:val="1"/>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4819650</wp:posOffset>
            </wp:positionH>
            <wp:positionV relativeFrom="paragraph">
              <wp:posOffset>114300</wp:posOffset>
            </wp:positionV>
            <wp:extent cx="546573" cy="295275"/>
            <wp:effectExtent b="0" l="0" r="0" t="0"/>
            <wp:wrapNone/>
            <wp:docPr id="3"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46573" cy="295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1047750" cy="291042"/>
            <wp:effectExtent b="0" l="0" r="0" t="0"/>
            <wp:wrapNone/>
            <wp:docPr id="1"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1047750" cy="291042"/>
                    </a:xfrm>
                    <a:prstGeom prst="rect"/>
                    <a:ln/>
                  </pic:spPr>
                </pic:pic>
              </a:graphicData>
            </a:graphic>
          </wp:anchor>
        </w:drawing>
      </w:r>
    </w:p>
    <w:p w:rsidR="00000000" w:rsidDel="00000000" w:rsidP="00000000" w:rsidRDefault="00000000" w:rsidRPr="00000000" w14:paraId="00001166">
      <w:pPr>
        <w:spacing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167">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NAME:________________</w:t>
        <w:tab/>
        <w:tab/>
        <w:tab/>
        <w:tab/>
        <w:tab/>
        <w:tab/>
        <w:t xml:space="preserve">DATE:_______________</w:t>
      </w:r>
    </w:p>
    <w:p w:rsidR="00000000" w:rsidDel="00000000" w:rsidP="00000000" w:rsidRDefault="00000000" w:rsidRPr="00000000" w14:paraId="00001168">
      <w:pPr>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169">
      <w:pPr>
        <w:spacing w:line="240" w:lineRule="auto"/>
        <w:jc w:val="cente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PLEASE FILL OUT TRUTHFULLY IN COMPLETE SENTENCES. OR ELSE.</w:t>
      </w:r>
    </w:p>
    <w:p w:rsidR="00000000" w:rsidDel="00000000" w:rsidP="00000000" w:rsidRDefault="00000000" w:rsidRPr="00000000" w14:paraId="0000116A">
      <w:pPr>
        <w:spacing w:line="240" w:lineRule="auto"/>
        <w:jc w:val="center"/>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116B">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1.) QUESTION:</w:t>
      </w:r>
    </w:p>
    <w:p w:rsidR="00000000" w:rsidDel="00000000" w:rsidP="00000000" w:rsidRDefault="00000000" w:rsidRPr="00000000" w14:paraId="0000116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CAN AFTER CREDITS SCENES IN SOME MORE SEASON ONE EPISODES BE SUBPLOT OF CHIEF AND MCCORMACK PLOTTING ON THE THEATER??</w:t>
      </w:r>
    </w:p>
    <w:p w:rsidR="00000000" w:rsidDel="00000000" w:rsidP="00000000" w:rsidRDefault="00000000" w:rsidRPr="00000000" w14:paraId="0000116D">
      <w:pPr>
        <w:spacing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6E">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ANSWER:</w:t>
      </w:r>
    </w:p>
    <w:p w:rsidR="00000000" w:rsidDel="00000000" w:rsidP="00000000" w:rsidRDefault="00000000" w:rsidRPr="00000000" w14:paraId="0000116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sure man i’m nonch about that</w:t>
      </w:r>
    </w:p>
    <w:p w:rsidR="00000000" w:rsidDel="00000000" w:rsidP="00000000" w:rsidRDefault="00000000" w:rsidRPr="00000000" w14:paraId="0000117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71">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2.) QUESTION:</w:t>
      </w:r>
    </w:p>
    <w:p w:rsidR="00000000" w:rsidDel="00000000" w:rsidP="00000000" w:rsidRDefault="00000000" w:rsidRPr="00000000" w14:paraId="0000117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 you think this episode is good enough for season one? Will it fit?</w:t>
      </w:r>
    </w:p>
    <w:p w:rsidR="00000000" w:rsidDel="00000000" w:rsidP="00000000" w:rsidRDefault="00000000" w:rsidRPr="00000000" w14:paraId="0000117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74">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ANSWER:</w:t>
      </w:r>
    </w:p>
    <w:p w:rsidR="00000000" w:rsidDel="00000000" w:rsidP="00000000" w:rsidRDefault="00000000" w:rsidRPr="00000000" w14:paraId="0000117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was thinking episode 3 or 4 fs</w:t>
      </w:r>
    </w:p>
    <w:p w:rsidR="00000000" w:rsidDel="00000000" w:rsidP="00000000" w:rsidRDefault="00000000" w:rsidRPr="00000000" w14:paraId="0000117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7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QUESTION:</w:t>
      </w:r>
    </w:p>
    <w:p w:rsidR="00000000" w:rsidDel="00000000" w:rsidP="00000000" w:rsidRDefault="00000000" w:rsidRPr="00000000" w14:paraId="00001178">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Why are you so homosexual? Do you realize Dean McQueen is never letting you hit?</w:t>
        <w:br w:type="textWrapping"/>
        <w:br w:type="textWrapping"/>
      </w:r>
      <w:r w:rsidDel="00000000" w:rsidR="00000000" w:rsidRPr="00000000">
        <w:rPr>
          <w:rFonts w:ascii="Courier New" w:cs="Courier New" w:eastAsia="Courier New" w:hAnsi="Courier New"/>
          <w:b w:val="1"/>
          <w:bCs w:val="1"/>
          <w:sz w:val="24"/>
          <w:szCs w:val="24"/>
          <w:rtl w:val="0"/>
        </w:rPr>
        <w:t xml:space="preserve">ANSWER:</w:t>
      </w:r>
    </w:p>
    <w:p w:rsidR="00000000" w:rsidDel="00000000" w:rsidP="00000000" w:rsidRDefault="00000000" w:rsidRPr="00000000" w14:paraId="0000117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kill yourself f*ggot gertrude’s not hitting</w:t>
      </w:r>
    </w:p>
    <w:p w:rsidR="00000000" w:rsidDel="00000000" w:rsidP="00000000" w:rsidRDefault="00000000" w:rsidRPr="00000000" w14:paraId="0000117A">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7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QUESTION:</w:t>
      </w:r>
    </w:p>
    <w:p w:rsidR="00000000" w:rsidDel="00000000" w:rsidP="00000000" w:rsidRDefault="00000000" w:rsidRPr="00000000" w14:paraId="0000117C">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Do you think the episode was funny enough?</w:t>
        <w:br w:type="textWrapping"/>
        <w:br w:type="textWrapping"/>
      </w:r>
      <w:r w:rsidDel="00000000" w:rsidR="00000000" w:rsidRPr="00000000">
        <w:rPr>
          <w:rFonts w:ascii="Courier New" w:cs="Courier New" w:eastAsia="Courier New" w:hAnsi="Courier New"/>
          <w:b w:val="1"/>
          <w:bCs w:val="1"/>
          <w:sz w:val="24"/>
          <w:szCs w:val="24"/>
          <w:rtl w:val="0"/>
        </w:rPr>
        <w:t xml:space="preserve">ANSWER:</w:t>
      </w:r>
    </w:p>
    <w:p w:rsidR="00000000" w:rsidDel="00000000" w:rsidP="00000000" w:rsidRDefault="00000000" w:rsidRPr="00000000" w14:paraId="0000117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it’s so dumb i love it</w:t>
      </w:r>
    </w:p>
    <w:p w:rsidR="00000000" w:rsidDel="00000000" w:rsidP="00000000" w:rsidRDefault="00000000" w:rsidRPr="00000000" w14:paraId="0000117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yes 100%</w:t>
      </w:r>
    </w:p>
    <w:p w:rsidR="00000000" w:rsidDel="00000000" w:rsidP="00000000" w:rsidRDefault="00000000" w:rsidRPr="00000000" w14:paraId="0000117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8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5.) QUESTION:</w:t>
      </w:r>
      <w:r w:rsidDel="00000000" w:rsidR="00000000" w:rsidRPr="00000000">
        <w:rPr>
          <w:rFonts w:ascii="Courier New" w:cs="Courier New" w:eastAsia="Courier New" w:hAnsi="Courier New"/>
          <w:sz w:val="24"/>
          <w:szCs w:val="24"/>
          <w:rtl w:val="0"/>
        </w:rPr>
        <w:br w:type="textWrapping"/>
        <w:t xml:space="preserve">Anything you would change?</w:t>
      </w:r>
    </w:p>
    <w:p w:rsidR="00000000" w:rsidDel="00000000" w:rsidP="00000000" w:rsidRDefault="00000000" w:rsidRPr="00000000" w14:paraId="00001181">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b w:val="1"/>
          <w:bCs w:val="1"/>
          <w:sz w:val="24"/>
          <w:szCs w:val="24"/>
          <w:rtl w:val="0"/>
        </w:rPr>
        <w:t xml:space="preserve">ANSWER:</w:t>
      </w:r>
    </w:p>
    <w:p w:rsidR="00000000" w:rsidDel="00000000" w:rsidP="00000000" w:rsidRDefault="00000000" w:rsidRPr="00000000" w14:paraId="0000118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 pants </w:t>
      </w:r>
    </w:p>
    <w:p w:rsidR="00000000" w:rsidDel="00000000" w:rsidP="00000000" w:rsidRDefault="00000000" w:rsidRPr="00000000" w14:paraId="0000118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8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6.) QUESTION:</w:t>
      </w:r>
      <w:r w:rsidDel="00000000" w:rsidR="00000000" w:rsidRPr="00000000">
        <w:rPr>
          <w:rFonts w:ascii="Courier New" w:cs="Courier New" w:eastAsia="Courier New" w:hAnsi="Courier New"/>
          <w:sz w:val="24"/>
          <w:szCs w:val="24"/>
          <w:rtl w:val="0"/>
        </w:rPr>
        <w:br w:type="textWrapping"/>
        <w:t xml:space="preserve">Favorite and least favorite line?</w:t>
      </w:r>
    </w:p>
    <w:p w:rsidR="00000000" w:rsidDel="00000000" w:rsidP="00000000" w:rsidRDefault="00000000" w:rsidRPr="00000000" w14:paraId="0000118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b w:val="1"/>
          <w:bCs w:val="1"/>
          <w:sz w:val="24"/>
          <w:szCs w:val="24"/>
          <w:rtl w:val="0"/>
        </w:rPr>
        <w:t xml:space="preserve">ANSWER:</w:t>
      </w:r>
      <w:r w:rsidDel="00000000" w:rsidR="00000000" w:rsidRPr="00000000">
        <w:rPr>
          <w:rtl w:val="0"/>
        </w:rPr>
      </w:r>
    </w:p>
    <w:p w:rsidR="00000000" w:rsidDel="00000000" w:rsidP="00000000" w:rsidRDefault="00000000" w:rsidRPr="00000000" w14:paraId="00001186">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favorite: anytime cas speaks</w:t>
      </w:r>
    </w:p>
    <w:p w:rsidR="00000000" w:rsidDel="00000000" w:rsidP="00000000" w:rsidRDefault="00000000" w:rsidRPr="00000000" w14:paraId="00001187">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least favorite: the TOTAL AND UTTER DISAPPEARANCE OF DEAN</w:t>
      </w:r>
    </w:p>
    <w:p w:rsidR="00000000" w:rsidDel="00000000" w:rsidP="00000000" w:rsidRDefault="00000000" w:rsidRPr="00000000" w14:paraId="0000118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7.) QUESTION:</w:t>
      </w:r>
      <w:r w:rsidDel="00000000" w:rsidR="00000000" w:rsidRPr="00000000">
        <w:rPr>
          <w:rFonts w:ascii="Courier New" w:cs="Courier New" w:eastAsia="Courier New" w:hAnsi="Courier New"/>
          <w:sz w:val="24"/>
          <w:szCs w:val="24"/>
          <w:rtl w:val="0"/>
        </w:rPr>
        <w:br w:type="textWrapping"/>
        <w:t xml:space="preserve">Who do you think you are?</w:t>
      </w:r>
    </w:p>
    <w:p w:rsidR="00000000" w:rsidDel="00000000" w:rsidP="00000000" w:rsidRDefault="00000000" w:rsidRPr="00000000" w14:paraId="00001189">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b w:val="1"/>
          <w:bCs w:val="1"/>
          <w:sz w:val="24"/>
          <w:szCs w:val="24"/>
          <w:rtl w:val="0"/>
        </w:rPr>
        <w:t xml:space="preserve">ANSWER:</w:t>
      </w:r>
    </w:p>
    <w:p w:rsidR="00000000" w:rsidDel="00000000" w:rsidP="00000000" w:rsidRDefault="00000000" w:rsidRPr="00000000" w14:paraId="0000118A">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mr starr mcqueen</w:t>
      </w:r>
    </w:p>
    <w:p w:rsidR="00000000" w:rsidDel="00000000" w:rsidP="00000000" w:rsidRDefault="00000000" w:rsidRPr="00000000" w14:paraId="0000118B">
      <w:pPr>
        <w:spacing w:line="240" w:lineRule="auto"/>
        <w:rPr>
          <w:rFonts w:ascii="Courier New" w:cs="Courier New" w:eastAsia="Courier New" w:hAnsi="Courier New"/>
          <w:b w:val="1"/>
          <w:bCs w:val="1"/>
          <w:sz w:val="12"/>
          <w:szCs w:val="12"/>
        </w:rPr>
      </w:pPr>
      <w:r w:rsidDel="00000000" w:rsidR="00000000" w:rsidRPr="00000000">
        <w:rPr>
          <w:rtl w:val="0"/>
        </w:rPr>
      </w:r>
    </w:p>
    <w:p w:rsidR="00000000" w:rsidDel="00000000" w:rsidP="00000000" w:rsidRDefault="00000000" w:rsidRPr="00000000" w14:paraId="0000118C">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Thank you for completing.</w:t>
      </w:r>
    </w:p>
    <w:p w:rsidR="00000000" w:rsidDel="00000000" w:rsidP="00000000" w:rsidRDefault="00000000" w:rsidRPr="00000000" w14:paraId="0000118D">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18E">
      <w:pPr>
        <w:spacing w:line="240" w:lineRule="auto"/>
        <w:rPr>
          <w:rFonts w:ascii="Courier New" w:cs="Courier New" w:eastAsia="Courier New" w:hAnsi="Courier New"/>
          <w:b w:val="1"/>
          <w:bCs w:val="1"/>
          <w:sz w:val="10"/>
          <w:szCs w:val="10"/>
        </w:rPr>
      </w:pPr>
      <w:r w:rsidDel="00000000" w:rsidR="00000000" w:rsidRPr="00000000">
        <w:rPr>
          <w:rtl w:val="0"/>
        </w:rPr>
      </w:r>
    </w:p>
    <w:p w:rsidR="00000000" w:rsidDel="00000000" w:rsidP="00000000" w:rsidRDefault="00000000" w:rsidRPr="00000000" w14:paraId="0000118F">
      <w:pPr>
        <w:spacing w:line="240" w:lineRule="auto"/>
        <w:rPr>
          <w:rFonts w:ascii="Courier New" w:cs="Courier New" w:eastAsia="Courier New" w:hAnsi="Courier New"/>
          <w:b w:val="1"/>
          <w:bCs w:val="1"/>
          <w:sz w:val="42"/>
          <w:szCs w:val="42"/>
        </w:rPr>
        <w:sectPr>
          <w:headerReference r:id="rId55" w:type="default"/>
          <w:footerReference r:id="rId56"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b w:val="1"/>
          <w:bCs w:val="1"/>
          <w:sz w:val="24"/>
          <w:szCs w:val="24"/>
          <w:rtl w:val="0"/>
        </w:rPr>
        <w:t xml:space="preserve">     Love,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152400</wp:posOffset>
            </wp:positionV>
            <wp:extent cx="833438" cy="560676"/>
            <wp:effectExtent b="0" l="0" r="0" t="0"/>
            <wp:wrapNone/>
            <wp:docPr id="2" name="image2.png"/>
            <a:graphic>
              <a:graphicData uri="http://schemas.openxmlformats.org/drawingml/2006/picture">
                <pic:pic>
                  <pic:nvPicPr>
                    <pic:cNvPr id="0" name="image2.png"/>
                    <pic:cNvPicPr preferRelativeResize="0"/>
                  </pic:nvPicPr>
                  <pic:blipFill>
                    <a:blip r:embed="rId57"/>
                    <a:srcRect b="0" l="31731" r="32372" t="0"/>
                    <a:stretch>
                      <a:fillRect/>
                    </a:stretch>
                  </pic:blipFill>
                  <pic:spPr>
                    <a:xfrm>
                      <a:off x="0" y="0"/>
                      <a:ext cx="833438" cy="560676"/>
                    </a:xfrm>
                    <a:prstGeom prst="rect"/>
                    <a:ln/>
                  </pic:spPr>
                </pic:pic>
              </a:graphicData>
            </a:graphic>
          </wp:anchor>
        </w:drawing>
      </w:r>
    </w:p>
    <w:p w:rsidR="00000000" w:rsidDel="00000000" w:rsidP="00000000" w:rsidRDefault="00000000" w:rsidRPr="00000000" w14:paraId="00001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42"/>
          <w:szCs w:val="42"/>
        </w:rPr>
        <w:sectPr>
          <w:headerReference r:id="rId58" w:type="default"/>
          <w:footerReference r:id="rId59" w:type="default"/>
          <w:type w:val="nextPage"/>
          <w:pgSz w:h="15840" w:w="12240" w:orient="portrait"/>
          <w:pgMar w:bottom="1440" w:top="1440" w:left="1440" w:right="1440" w:header="720" w:footer="720"/>
          <w:pgNumType w:start="1"/>
        </w:sectPr>
      </w:pPr>
      <w:bookmarkStart w:colFirst="0" w:colLast="0" w:name="_nvlfzpsgol8f"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second draft pilot </w:t>
      </w:r>
      <w:r w:rsidDel="00000000" w:rsidR="00000000" w:rsidRPr="00000000">
        <w:rPr>
          <w:rtl w:val="0"/>
        </w:rPr>
      </w:r>
    </w:p>
    <w:p w:rsidR="00000000" w:rsidDel="00000000" w:rsidP="00000000" w:rsidRDefault="00000000" w:rsidRPr="00000000" w14:paraId="00001191">
      <w:pPr>
        <w:spacing w:line="240" w:lineRule="auto"/>
        <w:jc w:val="center"/>
        <w:rPr>
          <w:rFonts w:ascii="Courier New" w:cs="Courier New" w:eastAsia="Courier New" w:hAnsi="Courier New"/>
          <w:b w:val="1"/>
          <w:bCs w:val="1"/>
          <w:sz w:val="48"/>
          <w:szCs w:val="48"/>
        </w:rPr>
      </w:pPr>
      <w:r w:rsidDel="00000000" w:rsidR="00000000" w:rsidRPr="00000000">
        <w:rPr>
          <w:rFonts w:ascii="Courier New" w:cs="Courier New" w:eastAsia="Courier New" w:hAnsi="Courier New"/>
          <w:b w:val="1"/>
          <w:bCs w:val="1"/>
          <w:sz w:val="48"/>
          <w:szCs w:val="48"/>
          <w:rtl w:val="0"/>
        </w:rPr>
        <w:t xml:space="preserve">NENJAC THEATER: NEW AND IMPROVED</w:t>
      </w:r>
    </w:p>
    <w:p w:rsidR="00000000" w:rsidDel="00000000" w:rsidP="00000000" w:rsidRDefault="00000000" w:rsidRPr="00000000" w14:paraId="00001192">
      <w:pPr>
        <w:spacing w:line="240" w:lineRule="auto"/>
        <w:jc w:val="center"/>
        <w:rPr>
          <w:rFonts w:ascii="Courier New" w:cs="Courier New" w:eastAsia="Courier New" w:hAnsi="Courier New"/>
          <w:b w:val="1"/>
          <w:bCs w:val="1"/>
          <w:sz w:val="310"/>
          <w:szCs w:val="310"/>
        </w:rPr>
      </w:pPr>
      <w:r w:rsidDel="00000000" w:rsidR="00000000" w:rsidRPr="00000000">
        <w:rPr>
          <w:rFonts w:ascii="Courier New" w:cs="Courier New" w:eastAsia="Courier New" w:hAnsi="Courier New"/>
          <w:b w:val="1"/>
          <w:bCs w:val="1"/>
          <w:sz w:val="310"/>
          <w:szCs w:val="310"/>
          <w:rtl w:val="0"/>
        </w:rPr>
        <w:t xml:space="preserve">PILOT</w:t>
      </w:r>
    </w:p>
    <w:p w:rsidR="00000000" w:rsidDel="00000000" w:rsidP="00000000" w:rsidRDefault="00000000" w:rsidRPr="00000000" w14:paraId="00001193">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By JC Deegan &amp; Noah Sarre</w:t>
      </w:r>
    </w:p>
    <w:p w:rsidR="00000000" w:rsidDel="00000000" w:rsidP="00000000" w:rsidRDefault="00000000" w:rsidRPr="00000000" w14:paraId="0000119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9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9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9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DEEGS</w:t>
      </w:r>
      <w:r w:rsidDel="00000000" w:rsidR="00000000" w:rsidRPr="00000000">
        <w:rPr>
          <w:rFonts w:ascii="Courier New" w:cs="Courier New" w:eastAsia="Courier New" w:hAnsi="Courier New"/>
          <w:sz w:val="24"/>
          <w:szCs w:val="24"/>
          <w:rtl w:val="0"/>
        </w:rPr>
        <w:t xml:space="preserve"> household exterior. SARRE is waiting outside. He checks the time.]</w:t>
      </w:r>
    </w:p>
    <w:p w:rsidR="00000000" w:rsidDel="00000000" w:rsidP="00000000" w:rsidRDefault="00000000" w:rsidRPr="00000000" w14:paraId="0000119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This kid Deegs is </w:t>
      </w:r>
      <w:r w:rsidDel="00000000" w:rsidR="00000000" w:rsidRPr="00000000">
        <w:rPr>
          <w:rFonts w:ascii="Courier New" w:cs="Courier New" w:eastAsia="Courier New" w:hAnsi="Courier New"/>
          <w:i w:val="1"/>
          <w:iCs w:val="1"/>
          <w:sz w:val="24"/>
          <w:szCs w:val="24"/>
          <w:rtl w:val="0"/>
        </w:rPr>
        <w:t xml:space="preserve">always late.</w:t>
      </w:r>
      <w:r w:rsidDel="00000000" w:rsidR="00000000" w:rsidRPr="00000000">
        <w:rPr>
          <w:rFonts w:ascii="Courier New" w:cs="Courier New" w:eastAsia="Courier New" w:hAnsi="Courier New"/>
          <w:sz w:val="24"/>
          <w:szCs w:val="24"/>
          <w:rtl w:val="0"/>
        </w:rPr>
        <w:t xml:space="preserve"> I’m just trying to get to rehearsal on time for once.</w:t>
      </w:r>
    </w:p>
    <w:p w:rsidR="00000000" w:rsidDel="00000000" w:rsidP="00000000" w:rsidRDefault="00000000" w:rsidRPr="00000000" w14:paraId="0000119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t>
      </w:r>
      <w:r w:rsidDel="00000000" w:rsidR="00000000" w:rsidRPr="00000000">
        <w:rPr>
          <w:rFonts w:ascii="Courier New" w:cs="Courier New" w:eastAsia="Courier New" w:hAnsi="Courier New"/>
          <w:sz w:val="24"/>
          <w:szCs w:val="24"/>
          <w:rtl w:val="0"/>
        </w:rPr>
        <w:t xml:space="preserve">walks</w:t>
      </w:r>
      <w:r w:rsidDel="00000000" w:rsidR="00000000" w:rsidRPr="00000000">
        <w:rPr>
          <w:rFonts w:ascii="Courier New" w:cs="Courier New" w:eastAsia="Courier New" w:hAnsi="Courier New"/>
          <w:sz w:val="24"/>
          <w:szCs w:val="24"/>
          <w:rtl w:val="0"/>
        </w:rPr>
        <w:t xml:space="preserve"> out.]</w:t>
      </w:r>
    </w:p>
    <w:p w:rsidR="00000000" w:rsidDel="00000000" w:rsidP="00000000" w:rsidRDefault="00000000" w:rsidRPr="00000000" w14:paraId="0000119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(shouting inside to his mother)</w:t>
      </w:r>
    </w:p>
    <w:p w:rsidR="00000000" w:rsidDel="00000000" w:rsidP="00000000" w:rsidRDefault="00000000" w:rsidRPr="00000000" w14:paraId="000011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Off to rehearsal!</w:t>
      </w:r>
    </w:p>
    <w:p w:rsidR="00000000" w:rsidDel="00000000" w:rsidP="00000000" w:rsidRDefault="00000000" w:rsidRPr="00000000" w14:paraId="000011A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t>
      </w:r>
      <w:r w:rsidDel="00000000" w:rsidR="00000000" w:rsidRPr="00000000">
        <w:rPr>
          <w:rFonts w:ascii="Courier New" w:cs="Courier New" w:eastAsia="Courier New" w:hAnsi="Courier New"/>
          <w:sz w:val="24"/>
          <w:szCs w:val="24"/>
          <w:rtl w:val="0"/>
        </w:rPr>
        <w:t xml:space="preserve">shuts</w:t>
      </w:r>
      <w:r w:rsidDel="00000000" w:rsidR="00000000" w:rsidRPr="00000000">
        <w:rPr>
          <w:rFonts w:ascii="Courier New" w:cs="Courier New" w:eastAsia="Courier New" w:hAnsi="Courier New"/>
          <w:sz w:val="24"/>
          <w:szCs w:val="24"/>
          <w:rtl w:val="0"/>
        </w:rPr>
        <w:t xml:space="preserve"> the door and </w:t>
      </w:r>
      <w:r w:rsidDel="00000000" w:rsidR="00000000" w:rsidRPr="00000000">
        <w:rPr>
          <w:rFonts w:ascii="Courier New" w:cs="Courier New" w:eastAsia="Courier New" w:hAnsi="Courier New"/>
          <w:sz w:val="24"/>
          <w:szCs w:val="24"/>
          <w:rtl w:val="0"/>
        </w:rPr>
        <w:t xml:space="preserve">sees</w:t>
      </w:r>
      <w:r w:rsidDel="00000000" w:rsidR="00000000" w:rsidRPr="00000000">
        <w:rPr>
          <w:rFonts w:ascii="Courier New" w:cs="Courier New" w:eastAsia="Courier New" w:hAnsi="Courier New"/>
          <w:sz w:val="24"/>
          <w:szCs w:val="24"/>
          <w:rtl w:val="0"/>
        </w:rPr>
        <w:t xml:space="preserve"> SARRE.]</w:t>
      </w:r>
    </w:p>
    <w:p w:rsidR="00000000" w:rsidDel="00000000" w:rsidP="00000000" w:rsidRDefault="00000000" w:rsidRPr="00000000" w14:paraId="000011A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(shrugging)</w:t>
      </w:r>
    </w:p>
    <w:p w:rsidR="00000000" w:rsidDel="00000000" w:rsidP="00000000" w:rsidRDefault="00000000" w:rsidRPr="00000000" w14:paraId="000011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She doesn’t care where I go. Are we leaving?</w:t>
      </w:r>
    </w:p>
    <w:p w:rsidR="00000000" w:rsidDel="00000000" w:rsidP="00000000" w:rsidRDefault="00000000" w:rsidRPr="00000000" w14:paraId="000011A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Are we leaving? I’ve been waiting for you for like, twenty minutes.</w:t>
      </w:r>
    </w:p>
    <w:p w:rsidR="00000000" w:rsidDel="00000000" w:rsidP="00000000" w:rsidRDefault="00000000" w:rsidRPr="00000000" w14:paraId="000011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Let’s get a move on pal, I’m growing greys here!</w:t>
      </w:r>
    </w:p>
    <w:p w:rsidR="00000000" w:rsidDel="00000000" w:rsidP="00000000" w:rsidRDefault="00000000" w:rsidRPr="00000000" w14:paraId="000011A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t>
      </w:r>
      <w:r w:rsidDel="00000000" w:rsidR="00000000" w:rsidRPr="00000000">
        <w:rPr>
          <w:rFonts w:ascii="Courier New" w:cs="Courier New" w:eastAsia="Courier New" w:hAnsi="Courier New"/>
          <w:sz w:val="24"/>
          <w:szCs w:val="24"/>
          <w:rtl w:val="0"/>
        </w:rPr>
        <w:t xml:space="preserve">starts</w:t>
      </w:r>
      <w:r w:rsidDel="00000000" w:rsidR="00000000" w:rsidRPr="00000000">
        <w:rPr>
          <w:rFonts w:ascii="Courier New" w:cs="Courier New" w:eastAsia="Courier New" w:hAnsi="Courier New"/>
          <w:sz w:val="24"/>
          <w:szCs w:val="24"/>
          <w:rtl w:val="0"/>
        </w:rPr>
        <w:t xml:space="preserve"> walking. </w:t>
      </w:r>
      <w:r w:rsidDel="00000000" w:rsidR="00000000" w:rsidRPr="00000000">
        <w:rPr>
          <w:rFonts w:ascii="Courier New" w:cs="Courier New" w:eastAsia="Courier New" w:hAnsi="Courier New"/>
          <w:sz w:val="24"/>
          <w:szCs w:val="24"/>
          <w:rtl w:val="0"/>
        </w:rPr>
        <w:t xml:space="preserve">SARRE</w:t>
      </w:r>
      <w:r w:rsidDel="00000000" w:rsidR="00000000" w:rsidRPr="00000000">
        <w:rPr>
          <w:rFonts w:ascii="Courier New" w:cs="Courier New" w:eastAsia="Courier New" w:hAnsi="Courier New"/>
          <w:sz w:val="24"/>
          <w:szCs w:val="24"/>
          <w:rtl w:val="0"/>
        </w:rPr>
        <w:t xml:space="preserve"> chases after him.]</w:t>
      </w:r>
    </w:p>
    <w:p w:rsidR="00000000" w:rsidDel="00000000" w:rsidP="00000000" w:rsidRDefault="00000000" w:rsidRPr="00000000" w14:paraId="000011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Dude, I’m so excited for auditions today.</w:t>
      </w:r>
    </w:p>
    <w:p w:rsidR="00000000" w:rsidDel="00000000" w:rsidP="00000000" w:rsidRDefault="00000000" w:rsidRPr="00000000" w14:paraId="000011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Congrats, man. I’m just excited for it to be over.</w:t>
      </w:r>
    </w:p>
    <w:p w:rsidR="00000000" w:rsidDel="00000000" w:rsidP="00000000" w:rsidRDefault="00000000" w:rsidRPr="00000000" w14:paraId="000011A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It’s not </w:t>
      </w:r>
      <w:r w:rsidDel="00000000" w:rsidR="00000000" w:rsidRPr="00000000">
        <w:rPr>
          <w:rFonts w:ascii="Courier New" w:cs="Courier New" w:eastAsia="Courier New" w:hAnsi="Courier New"/>
          <w:i w:val="1"/>
          <w:iCs w:val="1"/>
          <w:sz w:val="24"/>
          <w:szCs w:val="24"/>
          <w:rtl w:val="0"/>
        </w:rPr>
        <w:t xml:space="preserve">that bad.</w:t>
      </w:r>
      <w:r w:rsidDel="00000000" w:rsidR="00000000" w:rsidRPr="00000000">
        <w:rPr>
          <w:rtl w:val="0"/>
        </w:rPr>
      </w:r>
    </w:p>
    <w:p w:rsidR="00000000" w:rsidDel="00000000" w:rsidP="00000000" w:rsidRDefault="00000000" w:rsidRPr="00000000" w14:paraId="000011B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Dude, the theater blew up </w:t>
      </w:r>
      <w:r w:rsidDel="00000000" w:rsidR="00000000" w:rsidRPr="00000000">
        <w:rPr>
          <w:rFonts w:ascii="Courier New" w:cs="Courier New" w:eastAsia="Courier New" w:hAnsi="Courier New"/>
          <w:sz w:val="24"/>
          <w:szCs w:val="24"/>
          <w:rtl w:val="0"/>
        </w:rPr>
        <w:t xml:space="preserve">like, every</w:t>
      </w:r>
      <w:r w:rsidDel="00000000" w:rsidR="00000000" w:rsidRPr="00000000">
        <w:rPr>
          <w:rFonts w:ascii="Courier New" w:cs="Courier New" w:eastAsia="Courier New" w:hAnsi="Courier New"/>
          <w:sz w:val="24"/>
          <w:szCs w:val="24"/>
          <w:rtl w:val="0"/>
        </w:rPr>
        <w:t xml:space="preserve"> day last year.</w:t>
      </w:r>
    </w:p>
    <w:p w:rsidR="00000000" w:rsidDel="00000000" w:rsidP="00000000" w:rsidRDefault="00000000" w:rsidRPr="00000000" w14:paraId="000011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Yeah, because YOU planted bombs!</w:t>
      </w:r>
    </w:p>
    <w:p w:rsidR="00000000" w:rsidDel="00000000" w:rsidP="00000000" w:rsidRDefault="00000000" w:rsidRPr="00000000" w14:paraId="000011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Well, doesn’t mean I </w:t>
      </w:r>
      <w:r w:rsidDel="00000000" w:rsidR="00000000" w:rsidRPr="00000000">
        <w:rPr>
          <w:rFonts w:ascii="Courier New" w:cs="Courier New" w:eastAsia="Courier New" w:hAnsi="Courier New"/>
          <w:i w:val="1"/>
          <w:iCs w:val="1"/>
          <w:sz w:val="24"/>
          <w:szCs w:val="24"/>
          <w:rtl w:val="0"/>
        </w:rPr>
        <w:t xml:space="preserve">want</w:t>
      </w:r>
      <w:r w:rsidDel="00000000" w:rsidR="00000000" w:rsidRPr="00000000">
        <w:rPr>
          <w:rFonts w:ascii="Courier New" w:cs="Courier New" w:eastAsia="Courier New" w:hAnsi="Courier New"/>
          <w:sz w:val="24"/>
          <w:szCs w:val="24"/>
          <w:rtl w:val="0"/>
        </w:rPr>
        <w:t xml:space="preserve"> them to go off.</w:t>
      </w:r>
    </w:p>
    <w:p w:rsidR="00000000" w:rsidDel="00000000" w:rsidP="00000000" w:rsidRDefault="00000000" w:rsidRPr="00000000" w14:paraId="000011B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r>
    </w:p>
    <w:p w:rsidR="00000000" w:rsidDel="00000000" w:rsidP="00000000" w:rsidRDefault="00000000" w:rsidRPr="00000000" w14:paraId="000011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They’re voice activated! It only works on your voice! When you say-</w:t>
      </w:r>
    </w:p>
    <w:p w:rsidR="00000000" w:rsidDel="00000000" w:rsidP="00000000" w:rsidRDefault="00000000" w:rsidRPr="00000000" w14:paraId="000011B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Starr, it’s a vocal tic when I get upset. I’m autistic.</w:t>
      </w:r>
    </w:p>
    <w:p w:rsidR="00000000" w:rsidDel="00000000" w:rsidP="00000000" w:rsidRDefault="00000000" w:rsidRPr="00000000" w14:paraId="000011B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Then why the hell do you plant bombs </w:t>
      </w:r>
      <w:r w:rsidDel="00000000" w:rsidR="00000000" w:rsidRPr="00000000">
        <w:rPr>
          <w:rFonts w:ascii="Courier New" w:cs="Courier New" w:eastAsia="Courier New" w:hAnsi="Courier New"/>
          <w:i w:val="1"/>
          <w:iCs w:val="1"/>
          <w:sz w:val="24"/>
          <w:szCs w:val="24"/>
          <w:rtl w:val="0"/>
        </w:rPr>
        <w:t xml:space="preserve">every morning???</w:t>
      </w:r>
      <w:r w:rsidDel="00000000" w:rsidR="00000000" w:rsidRPr="00000000">
        <w:rPr>
          <w:rtl w:val="0"/>
        </w:rPr>
      </w:r>
    </w:p>
    <w:p w:rsidR="00000000" w:rsidDel="00000000" w:rsidP="00000000" w:rsidRDefault="00000000" w:rsidRPr="00000000" w14:paraId="000011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It’s my rigid morning routine, Sarre. I’m autistic.</w:t>
      </w:r>
    </w:p>
    <w:p w:rsidR="00000000" w:rsidDel="00000000" w:rsidP="00000000" w:rsidRDefault="00000000" w:rsidRPr="00000000" w14:paraId="000011B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C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Just use FAKE bombs or something!</w:t>
        <w:br w:type="textWrapping"/>
        <w:br w:type="textWrapping"/>
        <w:t xml:space="preserve">DEEGS</w:t>
        <w:br w:type="textWrapping"/>
        <w:t xml:space="preserve">Sarre, I’m all about authenticity. </w:t>
      </w:r>
      <w:r w:rsidDel="00000000" w:rsidR="00000000" w:rsidRPr="00000000">
        <w:rPr>
          <w:rFonts w:ascii="Courier New" w:cs="Courier New" w:eastAsia="Courier New" w:hAnsi="Courier New"/>
          <w:sz w:val="24"/>
          <w:szCs w:val="24"/>
          <w:rtl w:val="0"/>
        </w:rPr>
        <w:t xml:space="preserve">And</w:t>
      </w:r>
      <w:r w:rsidDel="00000000" w:rsidR="00000000" w:rsidRPr="00000000">
        <w:rPr>
          <w:rFonts w:ascii="Courier New" w:cs="Courier New" w:eastAsia="Courier New" w:hAnsi="Courier New"/>
          <w:sz w:val="24"/>
          <w:szCs w:val="24"/>
          <w:rtl w:val="0"/>
        </w:rPr>
        <w:t xml:space="preserve"> trains. I’m autistic.</w:t>
      </w:r>
    </w:p>
    <w:p w:rsidR="00000000" w:rsidDel="00000000" w:rsidP="00000000" w:rsidRDefault="00000000" w:rsidRPr="00000000" w14:paraId="000011C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Dude, you’re not even autistic. You just say that to get by in legal issues.</w:t>
      </w:r>
    </w:p>
    <w:p w:rsidR="00000000" w:rsidDel="00000000" w:rsidP="00000000" w:rsidRDefault="00000000" w:rsidRPr="00000000" w14:paraId="000011C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Worked in every court case the past few months!</w:t>
      </w:r>
    </w:p>
    <w:p w:rsidR="00000000" w:rsidDel="00000000" w:rsidP="00000000" w:rsidRDefault="00000000" w:rsidRPr="00000000" w14:paraId="000011C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r>
    </w:p>
    <w:p w:rsidR="00000000" w:rsidDel="00000000" w:rsidP="00000000" w:rsidRDefault="00000000" w:rsidRPr="00000000" w14:paraId="000011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because you go to the Nenjac Courthouse. You’d be in prison a hundred times over if we were real.</w:t>
      </w:r>
    </w:p>
    <w:p w:rsidR="00000000" w:rsidDel="00000000" w:rsidP="00000000" w:rsidRDefault="00000000" w:rsidRPr="00000000" w14:paraId="000011C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Anyway, back to theater talk. Who are you trying out for, Sarre?</w:t>
        <w:br w:type="textWrapping"/>
      </w:r>
    </w:p>
    <w:p w:rsidR="00000000" w:rsidDel="00000000" w:rsidP="00000000" w:rsidRDefault="00000000" w:rsidRPr="00000000" w14:paraId="000011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I dunno, Deegs. Maybe that sexy Indian Judge.</w:t>
      </w:r>
    </w:p>
    <w:p w:rsidR="00000000" w:rsidDel="00000000" w:rsidP="00000000" w:rsidRDefault="00000000" w:rsidRPr="00000000" w14:paraId="000011C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Dude, we all know Akuf is gonna get the Indian Judge. He’s the only one who can play him, y’know, because of the accent.</w:t>
      </w:r>
    </w:p>
    <w:p w:rsidR="00000000" w:rsidDel="00000000" w:rsidP="00000000" w:rsidRDefault="00000000" w:rsidRPr="00000000" w14:paraId="000011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SARRE</w:t>
        <w:br w:type="textWrapping"/>
        <w:t xml:space="preserve">That’s not true, I can play him pretty good!</w:t>
      </w:r>
    </w:p>
    <w:p w:rsidR="00000000" w:rsidDel="00000000" w:rsidP="00000000" w:rsidRDefault="00000000" w:rsidRPr="00000000" w14:paraId="000011C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Dude, shut up. I don’t feel like getting canceled on our first day back.</w:t>
      </w:r>
    </w:p>
    <w:p w:rsidR="00000000" w:rsidDel="00000000" w:rsidP="00000000" w:rsidRDefault="00000000" w:rsidRPr="00000000" w14:paraId="000011D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D1">
      <w:pPr>
        <w:spacing w:line="240" w:lineRule="auto"/>
        <w:jc w:val="center"/>
        <w:rPr>
          <w:rFonts w:ascii="Courier New" w:cs="Courier New" w:eastAsia="Courier New" w:hAnsi="Courier New"/>
          <w:sz w:val="24"/>
          <w:szCs w:val="24"/>
        </w:rPr>
      </w:pPr>
      <w:commentRangeStart w:id="268"/>
      <w:r w:rsidDel="00000000" w:rsidR="00000000" w:rsidRPr="00000000">
        <w:rPr>
          <w:rFonts w:ascii="Courier New" w:cs="Courier New" w:eastAsia="Courier New" w:hAnsi="Courier New"/>
          <w:sz w:val="24"/>
          <w:szCs w:val="24"/>
          <w:rtl w:val="0"/>
        </w:rPr>
        <w:t xml:space="preserve">SARRE</w:t>
        <w:br w:type="textWrapping"/>
        <w:t xml:space="preserve">Dude, who the fuck is gonna cancel us at </w:t>
      </w:r>
      <w:r w:rsidDel="00000000" w:rsidR="00000000" w:rsidRPr="00000000">
        <w:rPr>
          <w:rFonts w:ascii="Courier New" w:cs="Courier New" w:eastAsia="Courier New" w:hAnsi="Courier New"/>
          <w:i w:val="1"/>
          <w:iCs w:val="1"/>
          <w:sz w:val="24"/>
          <w:szCs w:val="24"/>
          <w:rtl w:val="0"/>
        </w:rPr>
        <w:t xml:space="preserve">Nenjac Theater?</w:t>
      </w:r>
      <w:r w:rsidDel="00000000" w:rsidR="00000000" w:rsidRPr="00000000">
        <w:rPr>
          <w:rtl w:val="0"/>
        </w:rPr>
      </w:r>
    </w:p>
    <w:p w:rsidR="00000000" w:rsidDel="00000000" w:rsidP="00000000" w:rsidRDefault="00000000" w:rsidRPr="00000000" w14:paraId="000011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I don’t know man. Just don’t do the accent.</w:t>
      </w:r>
      <w:commentRangeEnd w:id="268"/>
      <w:r w:rsidDel="00000000" w:rsidR="00000000" w:rsidRPr="00000000">
        <w:commentReference w:id="268"/>
      </w:r>
      <w:r w:rsidDel="00000000" w:rsidR="00000000" w:rsidRPr="00000000">
        <w:rPr>
          <w:rtl w:val="0"/>
        </w:rPr>
      </w:r>
    </w:p>
    <w:p w:rsidR="00000000" w:rsidDel="00000000" w:rsidP="00000000" w:rsidRDefault="00000000" w:rsidRPr="00000000" w14:paraId="000011D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Whatever man. I’m just excited to see Dean…</w:t>
      </w:r>
    </w:p>
    <w:p w:rsidR="00000000" w:rsidDel="00000000" w:rsidP="00000000" w:rsidRDefault="00000000" w:rsidRPr="00000000" w14:paraId="000011D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sure, your gay crush who’s never acknowledged you. I’m more excited to see Spencer, Elea, Cas, and </w:t>
      </w:r>
      <w:commentRangeStart w:id="269"/>
      <w:r w:rsidDel="00000000" w:rsidR="00000000" w:rsidRPr="00000000">
        <w:rPr>
          <w:rFonts w:ascii="Courier New" w:cs="Courier New" w:eastAsia="Courier New" w:hAnsi="Courier New"/>
          <w:sz w:val="24"/>
          <w:szCs w:val="24"/>
          <w:rtl w:val="0"/>
        </w:rPr>
        <w:t xml:space="preserve">Travis</w:t>
      </w:r>
      <w:commentRangeEnd w:id="269"/>
      <w:r w:rsidDel="00000000" w:rsidR="00000000" w:rsidRPr="00000000">
        <w:commentReference w:id="269"/>
      </w:r>
      <w:r w:rsidDel="00000000" w:rsidR="00000000" w:rsidRPr="00000000">
        <w:rPr>
          <w:rFonts w:ascii="Courier New" w:cs="Courier New" w:eastAsia="Courier New" w:hAnsi="Courier New"/>
          <w:sz w:val="24"/>
          <w:szCs w:val="24"/>
          <w:rtl w:val="0"/>
        </w:rPr>
        <w:t xml:space="preserve">, cause y’know, we’re </w:t>
      </w:r>
      <w:r w:rsidDel="00000000" w:rsidR="00000000" w:rsidRPr="00000000">
        <w:rPr>
          <w:rFonts w:ascii="Courier New" w:cs="Courier New" w:eastAsia="Courier New" w:hAnsi="Courier New"/>
          <w:i w:val="1"/>
          <w:iCs w:val="1"/>
          <w:sz w:val="24"/>
          <w:szCs w:val="24"/>
          <w:rtl w:val="0"/>
        </w:rPr>
        <w:t xml:space="preserve">friends???</w:t>
      </w:r>
      <w:r w:rsidDel="00000000" w:rsidR="00000000" w:rsidRPr="00000000">
        <w:rPr>
          <w:rtl w:val="0"/>
        </w:rPr>
      </w:r>
    </w:p>
    <w:p w:rsidR="00000000" w:rsidDel="00000000" w:rsidP="00000000" w:rsidRDefault="00000000" w:rsidRPr="00000000" w14:paraId="000011D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Oh yeah, I forgot about them. And it’s not a crush. I just have… an autistic hyperfixation. He’s fascinating. You would know all about autistic hyperfixations, Deegs.</w:t>
      </w:r>
    </w:p>
    <w:p w:rsidR="00000000" w:rsidDel="00000000" w:rsidP="00000000" w:rsidRDefault="00000000" w:rsidRPr="00000000" w14:paraId="000011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Shut up, man. You’re not even autistic.</w:t>
      </w:r>
    </w:p>
    <w:p w:rsidR="00000000" w:rsidDel="00000000" w:rsidP="00000000" w:rsidRDefault="00000000" w:rsidRPr="00000000" w14:paraId="000011D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r>
      <w:commentRangeStart w:id="270"/>
      <w:r w:rsidDel="00000000" w:rsidR="00000000" w:rsidRPr="00000000">
        <w:rPr>
          <w:rFonts w:ascii="Courier New" w:cs="Courier New" w:eastAsia="Courier New" w:hAnsi="Courier New"/>
          <w:sz w:val="24"/>
          <w:szCs w:val="24"/>
          <w:rtl w:val="0"/>
        </w:rPr>
        <w:t xml:space="preserve">Oh man, here</w:t>
      </w:r>
      <w:commentRangeEnd w:id="270"/>
      <w:r w:rsidDel="00000000" w:rsidR="00000000" w:rsidRPr="00000000">
        <w:commentReference w:id="270"/>
      </w:r>
      <w:r w:rsidDel="00000000" w:rsidR="00000000" w:rsidRPr="00000000">
        <w:rPr>
          <w:rFonts w:ascii="Courier New" w:cs="Courier New" w:eastAsia="Courier New" w:hAnsi="Courier New"/>
          <w:sz w:val="24"/>
          <w:szCs w:val="24"/>
          <w:rtl w:val="0"/>
        </w:rPr>
        <w:t xml:space="preserve"> we go again. Gonna get the lead role, as always. (yawns) Gets boring after a while.</w:t>
      </w:r>
    </w:p>
    <w:p w:rsidR="00000000" w:rsidDel="00000000" w:rsidP="00000000" w:rsidRDefault="00000000" w:rsidRPr="00000000" w14:paraId="000011D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DE">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Dude, you were a damn doorknob last year. And you weren’t even the </w:t>
      </w:r>
      <w:r w:rsidDel="00000000" w:rsidR="00000000" w:rsidRPr="00000000">
        <w:rPr>
          <w:rFonts w:ascii="Courier New" w:cs="Courier New" w:eastAsia="Courier New" w:hAnsi="Courier New"/>
          <w:i w:val="1"/>
          <w:iCs w:val="1"/>
          <w:sz w:val="24"/>
          <w:szCs w:val="24"/>
          <w:rtl w:val="0"/>
        </w:rPr>
        <w:t xml:space="preserve">lead doorknob.</w:t>
      </w:r>
    </w:p>
    <w:p w:rsidR="00000000" w:rsidDel="00000000" w:rsidP="00000000" w:rsidRDefault="00000000" w:rsidRPr="00000000" w14:paraId="000011DF">
      <w:pPr>
        <w:spacing w:lin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11E0">
      <w:pPr>
        <w:spacing w:line="240" w:lineRule="auto"/>
        <w:jc w:val="center"/>
        <w:rPr>
          <w:rFonts w:ascii="Courier New" w:cs="Courier New" w:eastAsia="Courier New" w:hAnsi="Courier New"/>
          <w:sz w:val="24"/>
          <w:szCs w:val="24"/>
        </w:rPr>
      </w:pPr>
      <w:commentRangeStart w:id="271"/>
      <w:r w:rsidDel="00000000" w:rsidR="00000000" w:rsidRPr="00000000">
        <w:rPr>
          <w:rFonts w:ascii="Courier New" w:cs="Courier New" w:eastAsia="Courier New" w:hAnsi="Courier New"/>
          <w:sz w:val="24"/>
          <w:szCs w:val="24"/>
          <w:rtl w:val="0"/>
        </w:rPr>
        <w:t xml:space="preserve">SARRE</w:t>
        <w:br w:type="textWrapping"/>
        <w:t xml:space="preserve">But I </w:t>
      </w:r>
      <w:r w:rsidDel="00000000" w:rsidR="00000000" w:rsidRPr="00000000">
        <w:rPr>
          <w:rFonts w:ascii="Courier New" w:cs="Courier New" w:eastAsia="Courier New" w:hAnsi="Courier New"/>
          <w:sz w:val="24"/>
          <w:szCs w:val="24"/>
          <w:rtl w:val="0"/>
        </w:rPr>
        <w:t xml:space="preserve">was top</w:t>
      </w:r>
      <w:r w:rsidDel="00000000" w:rsidR="00000000" w:rsidRPr="00000000">
        <w:rPr>
          <w:rFonts w:ascii="Courier New" w:cs="Courier New" w:eastAsia="Courier New" w:hAnsi="Courier New"/>
          <w:sz w:val="24"/>
          <w:szCs w:val="24"/>
          <w:rtl w:val="0"/>
        </w:rPr>
        <w:t xml:space="preserve"> three </w:t>
      </w:r>
      <w:r w:rsidDel="00000000" w:rsidR="00000000" w:rsidRPr="00000000">
        <w:rPr>
          <w:rFonts w:ascii="Courier New" w:cs="Courier New" w:eastAsia="Courier New" w:hAnsi="Courier New"/>
          <w:sz w:val="24"/>
          <w:szCs w:val="24"/>
          <w:rtl w:val="0"/>
        </w:rPr>
        <w:t xml:space="preserve">doorknobs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1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There were three!</w:t>
      </w:r>
    </w:p>
    <w:p w:rsidR="00000000" w:rsidDel="00000000" w:rsidP="00000000" w:rsidRDefault="00000000" w:rsidRPr="00000000" w14:paraId="000011E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commentRangeEnd w:id="271"/>
      <w:r w:rsidDel="00000000" w:rsidR="00000000" w:rsidRPr="00000000">
        <w:commentReference w:id="271"/>
      </w:r>
      <w:r w:rsidDel="00000000" w:rsidR="00000000" w:rsidRPr="00000000">
        <w:rPr>
          <w:rtl w:val="0"/>
        </w:rPr>
      </w:r>
    </w:p>
    <w:p w:rsidR="00000000" w:rsidDel="00000000" w:rsidP="00000000" w:rsidRDefault="00000000" w:rsidRPr="00000000" w14:paraId="000011E4">
      <w:pPr>
        <w:spacing w:line="240" w:lineRule="auto"/>
        <w:jc w:val="center"/>
        <w:rPr>
          <w:rFonts w:ascii="Courier New" w:cs="Courier New" w:eastAsia="Courier New" w:hAnsi="Courier New"/>
          <w:sz w:val="24"/>
          <w:szCs w:val="24"/>
        </w:rPr>
      </w:pPr>
      <w:commentRangeStart w:id="272"/>
      <w:r w:rsidDel="00000000" w:rsidR="00000000" w:rsidRPr="00000000">
        <w:rPr>
          <w:rFonts w:ascii="Courier New" w:cs="Courier New" w:eastAsia="Courier New" w:hAnsi="Courier New"/>
          <w:sz w:val="24"/>
          <w:szCs w:val="24"/>
          <w:rtl w:val="0"/>
        </w:rPr>
        <w:t xml:space="preserve">Dean touched me for it!</w:t>
      </w:r>
      <w:commentRangeEnd w:id="272"/>
      <w:r w:rsidDel="00000000" w:rsidR="00000000" w:rsidRPr="00000000">
        <w:commentReference w:id="272"/>
      </w:r>
      <w:r w:rsidDel="00000000" w:rsidR="00000000" w:rsidRPr="00000000">
        <w:rPr>
          <w:rtl w:val="0"/>
        </w:rPr>
      </w:r>
    </w:p>
    <w:p w:rsidR="00000000" w:rsidDel="00000000" w:rsidP="00000000" w:rsidRDefault="00000000" w:rsidRPr="00000000" w14:paraId="000011E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 checks his watch]</w:t>
      </w:r>
    </w:p>
    <w:p w:rsidR="00000000" w:rsidDel="00000000" w:rsidP="00000000" w:rsidRDefault="00000000" w:rsidRPr="00000000" w14:paraId="000011E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r>
    </w:p>
    <w:p w:rsidR="00000000" w:rsidDel="00000000" w:rsidP="00000000" w:rsidRDefault="00000000" w:rsidRPr="00000000" w14:paraId="000011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SHIT! Auditions started like, 5 minutes ago!</w:t>
      </w:r>
    </w:p>
    <w:p w:rsidR="00000000" w:rsidDel="00000000" w:rsidP="00000000" w:rsidRDefault="00000000" w:rsidRPr="00000000" w14:paraId="000011E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Boohoo.</w:t>
      </w:r>
    </w:p>
    <w:p w:rsidR="00000000" w:rsidDel="00000000" w:rsidP="00000000" w:rsidRDefault="00000000" w:rsidRPr="00000000" w14:paraId="000011E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C’mon! Yipee! Wahoo!</w:t>
      </w:r>
    </w:p>
    <w:p w:rsidR="00000000" w:rsidDel="00000000" w:rsidP="00000000" w:rsidRDefault="00000000" w:rsidRPr="00000000" w14:paraId="000011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Ughhhhh, fine.</w:t>
      </w:r>
    </w:p>
    <w:p w:rsidR="00000000" w:rsidDel="00000000" w:rsidP="00000000" w:rsidRDefault="00000000" w:rsidRPr="00000000" w14:paraId="000011E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run, and make it to the theater. DEAN MCQUEEN is surrounded by girls, chatting with them.]</w:t>
      </w:r>
    </w:p>
    <w:p w:rsidR="00000000" w:rsidDel="00000000" w:rsidP="00000000" w:rsidRDefault="00000000" w:rsidRPr="00000000" w14:paraId="000011F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F2">
      <w:pPr>
        <w:spacing w:line="240" w:lineRule="auto"/>
        <w:jc w:val="center"/>
        <w:rPr>
          <w:rFonts w:ascii="Courier New" w:cs="Courier New" w:eastAsia="Courier New" w:hAnsi="Courier New"/>
          <w:sz w:val="24"/>
          <w:szCs w:val="24"/>
        </w:rPr>
      </w:pPr>
      <w:commentRangeStart w:id="273"/>
      <w:r w:rsidDel="00000000" w:rsidR="00000000" w:rsidRPr="00000000">
        <w:rPr>
          <w:rFonts w:ascii="Courier New" w:cs="Courier New" w:eastAsia="Courier New" w:hAnsi="Courier New"/>
          <w:sz w:val="24"/>
          <w:szCs w:val="24"/>
          <w:rtl w:val="0"/>
        </w:rPr>
        <w:t xml:space="preserve">DEEGS</w:t>
        <w:br w:type="textWrapping"/>
        <w:t xml:space="preserve">Oh great, this guy again.</w:t>
      </w:r>
      <w:commentRangeEnd w:id="273"/>
      <w:r w:rsidDel="00000000" w:rsidR="00000000" w:rsidRPr="00000000">
        <w:commentReference w:id="273"/>
      </w:r>
      <w:r w:rsidDel="00000000" w:rsidR="00000000" w:rsidRPr="00000000">
        <w:rPr>
          <w:rtl w:val="0"/>
        </w:rPr>
      </w:r>
    </w:p>
    <w:p w:rsidR="00000000" w:rsidDel="00000000" w:rsidP="00000000" w:rsidRDefault="00000000" w:rsidRPr="00000000" w14:paraId="000011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Dean McQueennnn!</w:t>
      </w:r>
    </w:p>
    <w:p w:rsidR="00000000" w:rsidDel="00000000" w:rsidP="00000000" w:rsidRDefault="00000000" w:rsidRPr="00000000" w14:paraId="000011F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looks over and stops whispering.]</w:t>
      </w:r>
    </w:p>
    <w:p w:rsidR="00000000" w:rsidDel="00000000" w:rsidP="00000000" w:rsidRDefault="00000000" w:rsidRPr="00000000" w14:paraId="000011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DEAN</w:t>
      </w:r>
    </w:p>
    <w:p w:rsidR="00000000" w:rsidDel="00000000" w:rsidP="00000000" w:rsidRDefault="00000000" w:rsidRPr="00000000" w14:paraId="000011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 Oh, hey Starr.</w:t>
      </w:r>
    </w:p>
    <w:p w:rsidR="00000000" w:rsidDel="00000000" w:rsidP="00000000" w:rsidRDefault="00000000" w:rsidRPr="00000000" w14:paraId="000011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continues chatting]</w:t>
      </w:r>
    </w:p>
    <w:p w:rsidR="00000000" w:rsidDel="00000000" w:rsidP="00000000" w:rsidRDefault="00000000" w:rsidRPr="00000000" w14:paraId="000011F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1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r>
    </w:p>
    <w:p w:rsidR="00000000" w:rsidDel="00000000" w:rsidP="00000000" w:rsidRDefault="00000000" w:rsidRPr="00000000" w14:paraId="000011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Didja see that, Deegs? He looked right at me!</w:t>
        <w:br w:type="textWrapping"/>
      </w:r>
    </w:p>
    <w:p w:rsidR="00000000" w:rsidDel="00000000" w:rsidP="00000000" w:rsidRDefault="00000000" w:rsidRPr="00000000" w14:paraId="000011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Dude, it’s such a crush.</w:t>
      </w:r>
    </w:p>
    <w:p w:rsidR="00000000" w:rsidDel="00000000" w:rsidP="00000000" w:rsidRDefault="00000000" w:rsidRPr="00000000" w14:paraId="000011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enters.]</w:t>
      </w:r>
    </w:p>
    <w:p w:rsidR="00000000" w:rsidDel="00000000" w:rsidP="00000000" w:rsidRDefault="00000000" w:rsidRPr="00000000" w14:paraId="000012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ELEA</w:t>
      </w:r>
    </w:p>
    <w:p w:rsidR="00000000" w:rsidDel="00000000" w:rsidP="00000000" w:rsidRDefault="00000000" w:rsidRPr="00000000" w14:paraId="000012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 losers! Warren wants you guys to quiet down, people are auditioning.</w:t>
      </w:r>
    </w:p>
    <w:p w:rsidR="00000000" w:rsidDel="00000000" w:rsidP="00000000" w:rsidRDefault="00000000" w:rsidRPr="00000000" w14:paraId="0000120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Yooooo, Elea! Wait, did Warren care enough to say that?</w:t>
      </w:r>
    </w:p>
    <w:p w:rsidR="00000000" w:rsidDel="00000000" w:rsidP="00000000" w:rsidRDefault="00000000" w:rsidRPr="00000000" w14:paraId="000012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Nah, it was Nerd. He told me to tell you Warren said it.</w:t>
      </w:r>
    </w:p>
    <w:p w:rsidR="00000000" w:rsidDel="00000000" w:rsidP="00000000" w:rsidRDefault="00000000" w:rsidRPr="00000000" w14:paraId="0000120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NERD</w:t>
        <w:br w:type="textWrapping"/>
        <w:t xml:space="preserve">Damn it, Elea!</w:t>
      </w:r>
    </w:p>
    <w:p w:rsidR="00000000" w:rsidDel="00000000" w:rsidP="00000000" w:rsidRDefault="00000000" w:rsidRPr="00000000" w14:paraId="0000120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w:t>
        <w:br w:type="textWrapping"/>
        <w:t xml:space="preserve">Shut the fuck up, Nerd.</w:t>
      </w:r>
    </w:p>
    <w:p w:rsidR="00000000" w:rsidDel="00000000" w:rsidP="00000000" w:rsidRDefault="00000000" w:rsidRPr="00000000" w14:paraId="0000120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enters from the stage.]</w:t>
      </w:r>
    </w:p>
    <w:p w:rsidR="00000000" w:rsidDel="00000000" w:rsidP="00000000" w:rsidRDefault="00000000" w:rsidRPr="00000000" w14:paraId="000012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Oh my god, I totally just flopped my audition. Oh my goooooood, it’s so over. Wait… no! I’m gonna look at it with a positive outlook!! Yippee!!</w:t>
      </w:r>
    </w:p>
    <w:p w:rsidR="00000000" w:rsidDel="00000000" w:rsidP="00000000" w:rsidRDefault="00000000" w:rsidRPr="00000000" w14:paraId="0000120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10">
      <w:pPr>
        <w:spacing w:line="240" w:lineRule="auto"/>
        <w:jc w:val="center"/>
        <w:rPr>
          <w:rFonts w:ascii="Courier New" w:cs="Courier New" w:eastAsia="Courier New" w:hAnsi="Courier New"/>
          <w:sz w:val="24"/>
          <w:szCs w:val="24"/>
        </w:rPr>
      </w:pPr>
      <w:commentRangeStart w:id="274"/>
      <w:r w:rsidDel="00000000" w:rsidR="00000000" w:rsidRPr="00000000">
        <w:rPr>
          <w:rFonts w:ascii="Courier New" w:cs="Courier New" w:eastAsia="Courier New" w:hAnsi="Courier New"/>
          <w:sz w:val="24"/>
          <w:szCs w:val="24"/>
          <w:rtl w:val="0"/>
        </w:rPr>
        <w:t xml:space="preserve">STARR</w:t>
      </w:r>
      <w:commentRangeEnd w:id="274"/>
      <w:r w:rsidDel="00000000" w:rsidR="00000000" w:rsidRPr="00000000">
        <w:commentReference w:id="274"/>
      </w:r>
      <w:r w:rsidDel="00000000" w:rsidR="00000000" w:rsidRPr="00000000">
        <w:rPr>
          <w:rtl w:val="0"/>
        </w:rPr>
      </w:r>
    </w:p>
    <w:p w:rsidR="00000000" w:rsidDel="00000000" w:rsidP="00000000" w:rsidRDefault="00000000" w:rsidRPr="00000000" w14:paraId="000012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Wahoo!!!</w:t>
      </w:r>
    </w:p>
    <w:p w:rsidR="00000000" w:rsidDel="00000000" w:rsidP="00000000" w:rsidRDefault="00000000" w:rsidRPr="00000000" w14:paraId="0000121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Dude, Warren does </w:t>
      </w:r>
      <w:r w:rsidDel="00000000" w:rsidR="00000000" w:rsidRPr="00000000">
        <w:rPr>
          <w:rFonts w:ascii="Courier New" w:cs="Courier New" w:eastAsia="Courier New" w:hAnsi="Courier New"/>
          <w:i w:val="1"/>
          <w:iCs w:val="1"/>
          <w:sz w:val="24"/>
          <w:szCs w:val="24"/>
          <w:rtl w:val="0"/>
        </w:rPr>
        <w:t xml:space="preserve">not </w:t>
      </w:r>
      <w:r w:rsidDel="00000000" w:rsidR="00000000" w:rsidRPr="00000000">
        <w:rPr>
          <w:rFonts w:ascii="Courier New" w:cs="Courier New" w:eastAsia="Courier New" w:hAnsi="Courier New"/>
          <w:sz w:val="24"/>
          <w:szCs w:val="24"/>
          <w:rtl w:val="0"/>
        </w:rPr>
        <w:t xml:space="preserve">care how you look at it.</w:t>
      </w:r>
    </w:p>
    <w:p w:rsidR="00000000" w:rsidDel="00000000" w:rsidP="00000000" w:rsidRDefault="00000000" w:rsidRPr="00000000" w14:paraId="0000121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15">
      <w:pPr>
        <w:spacing w:line="240" w:lineRule="auto"/>
        <w:jc w:val="center"/>
        <w:rPr>
          <w:rFonts w:ascii="Courier New" w:cs="Courier New" w:eastAsia="Courier New" w:hAnsi="Courier New"/>
          <w:sz w:val="24"/>
          <w:szCs w:val="24"/>
        </w:rPr>
      </w:pPr>
      <w:commentRangeStart w:id="275"/>
      <w:r w:rsidDel="00000000" w:rsidR="00000000" w:rsidRPr="00000000">
        <w:rPr>
          <w:rFonts w:ascii="Courier New" w:cs="Courier New" w:eastAsia="Courier New" w:hAnsi="Courier New"/>
          <w:sz w:val="24"/>
          <w:szCs w:val="24"/>
          <w:rtl w:val="0"/>
        </w:rPr>
        <w:t xml:space="preserve">STARR</w:t>
        <w:br w:type="textWrapping"/>
        <w:t xml:space="preserve">He’ll probably pick out the cast based on what object they are like last year.</w:t>
      </w:r>
      <w:commentRangeEnd w:id="275"/>
      <w:r w:rsidDel="00000000" w:rsidR="00000000" w:rsidRPr="00000000">
        <w:commentReference w:id="275"/>
      </w:r>
      <w:r w:rsidDel="00000000" w:rsidR="00000000" w:rsidRPr="00000000">
        <w:rPr>
          <w:rtl w:val="0"/>
        </w:rPr>
      </w:r>
    </w:p>
    <w:p w:rsidR="00000000" w:rsidDel="00000000" w:rsidP="00000000" w:rsidRDefault="00000000" w:rsidRPr="00000000" w14:paraId="000012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How did he even do that again?</w:t>
        <w:br w:type="textWrapping"/>
        <w:br w:type="textWrapping"/>
        <w:t xml:space="preserve">ELEA</w:t>
        <w:br w:type="textWrapping"/>
        <w:t xml:space="preserve">Oh, he was just really high.</w:t>
      </w:r>
    </w:p>
    <w:p w:rsidR="00000000" w:rsidDel="00000000" w:rsidP="00000000" w:rsidRDefault="00000000" w:rsidRPr="00000000" w14:paraId="0000121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19">
      <w:pPr>
        <w:spacing w:line="240" w:lineRule="auto"/>
        <w:jc w:val="center"/>
        <w:rPr>
          <w:rFonts w:ascii="Courier New" w:cs="Courier New" w:eastAsia="Courier New" w:hAnsi="Courier New"/>
          <w:sz w:val="24"/>
          <w:szCs w:val="24"/>
        </w:rPr>
      </w:pPr>
      <w:commentRangeStart w:id="276"/>
      <w:r w:rsidDel="00000000" w:rsidR="00000000" w:rsidRPr="00000000">
        <w:rPr>
          <w:rFonts w:ascii="Courier New" w:cs="Courier New" w:eastAsia="Courier New" w:hAnsi="Courier New"/>
          <w:sz w:val="24"/>
          <w:szCs w:val="24"/>
          <w:rtl w:val="0"/>
        </w:rPr>
        <w:t xml:space="preserve">[CAS enters]</w:t>
      </w:r>
    </w:p>
    <w:p w:rsidR="00000000" w:rsidDel="00000000" w:rsidP="00000000" w:rsidRDefault="00000000" w:rsidRPr="00000000" w14:paraId="0000121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br w:type="textWrapping"/>
        <w:t xml:space="preserve">yuhhhhhhhh</w:t>
      </w:r>
    </w:p>
    <w:p w:rsidR="00000000" w:rsidDel="00000000" w:rsidP="00000000" w:rsidRDefault="00000000" w:rsidRPr="00000000" w14:paraId="000012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Yooo, what’s good Cas?</w:t>
      </w:r>
    </w:p>
    <w:p w:rsidR="00000000" w:rsidDel="00000000" w:rsidP="00000000" w:rsidRDefault="00000000" w:rsidRPr="00000000" w14:paraId="000012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br w:type="textWrapping"/>
        <w:t xml:space="preserve">chillin</w:t>
      </w:r>
    </w:p>
    <w:p w:rsidR="00000000" w:rsidDel="00000000" w:rsidP="00000000" w:rsidRDefault="00000000" w:rsidRPr="00000000" w14:paraId="00001220">
      <w:pPr>
        <w:spacing w:line="240" w:lineRule="auto"/>
        <w:jc w:val="center"/>
        <w:rPr>
          <w:rFonts w:ascii="Courier New" w:cs="Courier New" w:eastAsia="Courier New" w:hAnsi="Courier New"/>
          <w:sz w:val="24"/>
          <w:szCs w:val="24"/>
        </w:rPr>
      </w:pPr>
      <w:commentRangeEnd w:id="276"/>
      <w:r w:rsidDel="00000000" w:rsidR="00000000" w:rsidRPr="00000000">
        <w:commentReference w:id="276"/>
      </w:r>
      <w:r w:rsidDel="00000000" w:rsidR="00000000" w:rsidRPr="00000000">
        <w:rPr>
          <w:rtl w:val="0"/>
        </w:rPr>
      </w:r>
    </w:p>
    <w:p w:rsidR="00000000" w:rsidDel="00000000" w:rsidP="00000000" w:rsidRDefault="00000000" w:rsidRPr="00000000" w14:paraId="000012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Per usual.</w:t>
      </w:r>
    </w:p>
    <w:p w:rsidR="00000000" w:rsidDel="00000000" w:rsidP="00000000" w:rsidRDefault="00000000" w:rsidRPr="00000000" w14:paraId="0000122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enters.]</w:t>
      </w:r>
    </w:p>
    <w:p w:rsidR="00000000" w:rsidDel="00000000" w:rsidP="00000000" w:rsidRDefault="00000000" w:rsidRPr="00000000" w14:paraId="0000122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Attention kids… or… whatever. Next up is Starr.</w:t>
      </w:r>
    </w:p>
    <w:p w:rsidR="00000000" w:rsidDel="00000000" w:rsidP="00000000" w:rsidRDefault="00000000" w:rsidRPr="00000000" w14:paraId="0000122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Wish me luck!</w:t>
        <w:br w:type="textWrapping"/>
        <w:br w:type="textWrapping"/>
        <w:t xml:space="preserve">ELEA</w:t>
        <w:br w:type="textWrapping"/>
        <w:t xml:space="preserve">Good luck!</w:t>
        <w:br w:type="textWrapping"/>
      </w:r>
    </w:p>
    <w:p w:rsidR="00000000" w:rsidDel="00000000" w:rsidP="00000000" w:rsidRDefault="00000000" w:rsidRPr="00000000" w14:paraId="000012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Yeah, good luck Sarre!</w:t>
      </w:r>
    </w:p>
    <w:p w:rsidR="00000000" w:rsidDel="00000000" w:rsidP="00000000" w:rsidRDefault="00000000" w:rsidRPr="00000000" w14:paraId="0000122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2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oui.</w:t>
      </w:r>
    </w:p>
    <w:p w:rsidR="00000000" w:rsidDel="00000000" w:rsidP="00000000" w:rsidRDefault="00000000" w:rsidRPr="00000000" w14:paraId="0000122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Thanks gang!</w:t>
      </w:r>
    </w:p>
    <w:p w:rsidR="00000000" w:rsidDel="00000000" w:rsidP="00000000" w:rsidRDefault="00000000" w:rsidRPr="00000000" w14:paraId="0000122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2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I didn’t- I didn’t wish you luck, don’t say thanks to me-!</w:t>
      </w:r>
    </w:p>
    <w:p w:rsidR="00000000" w:rsidDel="00000000" w:rsidP="00000000" w:rsidRDefault="00000000" w:rsidRPr="00000000" w14:paraId="0000123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 goes into the stage]</w:t>
      </w:r>
    </w:p>
    <w:p w:rsidR="00000000" w:rsidDel="00000000" w:rsidP="00000000" w:rsidRDefault="00000000" w:rsidRPr="00000000" w14:paraId="000012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commentRangeStart w:id="277"/>
      <w:r w:rsidDel="00000000" w:rsidR="00000000" w:rsidRPr="00000000">
        <w:rPr>
          <w:rFonts w:ascii="Courier New" w:cs="Courier New" w:eastAsia="Courier New" w:hAnsi="Courier New"/>
          <w:sz w:val="24"/>
          <w:szCs w:val="24"/>
          <w:rtl w:val="0"/>
        </w:rPr>
        <w:t xml:space="preserve">song</w:t>
      </w:r>
      <w:commentRangeEnd w:id="277"/>
      <w:r w:rsidDel="00000000" w:rsidR="00000000" w:rsidRPr="00000000">
        <w:commentReference w:id="277"/>
      </w:r>
      <w:r w:rsidDel="00000000" w:rsidR="00000000" w:rsidRPr="00000000">
        <w:rPr>
          <w:rFonts w:ascii="Courier New" w:cs="Courier New" w:eastAsia="Courier New" w:hAnsi="Courier New"/>
          <w:sz w:val="24"/>
          <w:szCs w:val="24"/>
          <w:rtl w:val="0"/>
        </w:rPr>
        <w:t xml:space="preserve">?]</w:t>
        <w:br w:type="textWrapping"/>
      </w:r>
    </w:p>
    <w:p w:rsidR="00000000" w:rsidDel="00000000" w:rsidP="00000000" w:rsidRDefault="00000000" w:rsidRPr="00000000" w14:paraId="000012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Deegs is up next, Deegs is up next.</w:t>
      </w:r>
    </w:p>
    <w:p w:rsidR="00000000" w:rsidDel="00000000" w:rsidP="00000000" w:rsidRDefault="00000000" w:rsidRPr="00000000" w14:paraId="000012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Fuuuuuuck.</w:t>
      </w:r>
    </w:p>
    <w:p w:rsidR="00000000" w:rsidDel="00000000" w:rsidP="00000000" w:rsidRDefault="00000000" w:rsidRPr="00000000" w14:paraId="0000123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3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I hope you do terribly.</w:t>
      </w:r>
    </w:p>
    <w:p w:rsidR="00000000" w:rsidDel="00000000" w:rsidP="00000000" w:rsidRDefault="00000000" w:rsidRPr="00000000" w14:paraId="0000123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Yeah, thanks Elea.</w:t>
      </w:r>
    </w:p>
    <w:p w:rsidR="00000000" w:rsidDel="00000000" w:rsidP="00000000" w:rsidRDefault="00000000" w:rsidRPr="00000000" w14:paraId="000012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t>
      </w:r>
      <w:r w:rsidDel="00000000" w:rsidR="00000000" w:rsidRPr="00000000">
        <w:rPr>
          <w:rFonts w:ascii="Courier New" w:cs="Courier New" w:eastAsia="Courier New" w:hAnsi="Courier New"/>
          <w:sz w:val="24"/>
          <w:szCs w:val="24"/>
          <w:rtl w:val="0"/>
        </w:rPr>
        <w:t xml:space="preserve">enters</w:t>
      </w:r>
      <w:r w:rsidDel="00000000" w:rsidR="00000000" w:rsidRPr="00000000">
        <w:rPr>
          <w:rFonts w:ascii="Courier New" w:cs="Courier New" w:eastAsia="Courier New" w:hAnsi="Courier New"/>
          <w:sz w:val="24"/>
          <w:szCs w:val="24"/>
          <w:rtl w:val="0"/>
        </w:rPr>
        <w:t xml:space="preserve"> the stage. WARREN is in the audience.]</w:t>
      </w:r>
    </w:p>
    <w:p w:rsidR="00000000" w:rsidDel="00000000" w:rsidP="00000000" w:rsidRDefault="00000000" w:rsidRPr="00000000" w14:paraId="0000123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3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Yeah, go ahead kid.</w:t>
      </w:r>
    </w:p>
    <w:p w:rsidR="00000000" w:rsidDel="00000000" w:rsidP="00000000" w:rsidRDefault="00000000" w:rsidRPr="00000000" w14:paraId="0000124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Okay. Okay, okay, okay. I got this. Hello! My name is-</w:t>
      </w:r>
    </w:p>
    <w:p w:rsidR="00000000" w:rsidDel="00000000" w:rsidP="00000000" w:rsidRDefault="00000000" w:rsidRPr="00000000" w14:paraId="000012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loud snore is heard from the audience. Cut to WARREN, who is completely asleep. Cut back to DEEGS]</w:t>
      </w:r>
    </w:p>
    <w:p w:rsidR="00000000" w:rsidDel="00000000" w:rsidP="00000000" w:rsidRDefault="00000000" w:rsidRPr="00000000" w14:paraId="0000124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2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24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4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[DEEGS </w:t>
      </w:r>
      <w:r w:rsidDel="00000000" w:rsidR="00000000" w:rsidRPr="00000000">
        <w:rPr>
          <w:rFonts w:ascii="Courier New" w:cs="Courier New" w:eastAsia="Courier New" w:hAnsi="Courier New"/>
          <w:sz w:val="24"/>
          <w:szCs w:val="24"/>
          <w:rtl w:val="0"/>
        </w:rPr>
        <w:t xml:space="preserve">walks</w:t>
      </w:r>
      <w:r w:rsidDel="00000000" w:rsidR="00000000" w:rsidRPr="00000000">
        <w:rPr>
          <w:rFonts w:ascii="Courier New" w:cs="Courier New" w:eastAsia="Courier New" w:hAnsi="Courier New"/>
          <w:sz w:val="24"/>
          <w:szCs w:val="24"/>
          <w:rtl w:val="0"/>
        </w:rPr>
        <w:t xml:space="preserve"> out.]</w:t>
      </w:r>
    </w:p>
    <w:p w:rsidR="00000000" w:rsidDel="00000000" w:rsidP="00000000" w:rsidRDefault="00000000" w:rsidRPr="00000000" w14:paraId="0000124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So, how’d it go?</w:t>
      </w:r>
    </w:p>
    <w:p w:rsidR="00000000" w:rsidDel="00000000" w:rsidP="00000000" w:rsidRDefault="00000000" w:rsidRPr="00000000" w14:paraId="0000124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Uh… um… Awesome! I’m gonna get the lead role.</w:t>
      </w:r>
      <w:commentRangeStart w:id="278"/>
      <w:commentRangeStart w:id="279"/>
      <w:r w:rsidDel="00000000" w:rsidR="00000000" w:rsidRPr="00000000">
        <w:rPr>
          <w:rFonts w:ascii="Courier New" w:cs="Courier New" w:eastAsia="Courier New" w:hAnsi="Courier New"/>
          <w:sz w:val="24"/>
          <w:szCs w:val="24"/>
          <w:rtl w:val="0"/>
        </w:rPr>
        <w:t xml:space="preserve"> Flint. Fucking. Madden.</w:t>
      </w:r>
      <w:commentRangeEnd w:id="278"/>
      <w:r w:rsidDel="00000000" w:rsidR="00000000" w:rsidRPr="00000000">
        <w:commentReference w:id="278"/>
      </w:r>
      <w:commentRangeEnd w:id="279"/>
      <w:r w:rsidDel="00000000" w:rsidR="00000000" w:rsidRPr="00000000">
        <w:commentReference w:id="279"/>
      </w:r>
      <w:r w:rsidDel="00000000" w:rsidR="00000000" w:rsidRPr="00000000">
        <w:rPr>
          <w:rtl w:val="0"/>
        </w:rPr>
      </w:r>
    </w:p>
    <w:p w:rsidR="00000000" w:rsidDel="00000000" w:rsidP="00000000" w:rsidRDefault="00000000" w:rsidRPr="00000000" w14:paraId="0000124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4E">
      <w:pPr>
        <w:spacing w:line="240" w:lineRule="auto"/>
        <w:jc w:val="center"/>
        <w:rPr>
          <w:rFonts w:ascii="Courier New" w:cs="Courier New" w:eastAsia="Courier New" w:hAnsi="Courier New"/>
          <w:sz w:val="24"/>
          <w:szCs w:val="24"/>
        </w:rPr>
      </w:pPr>
      <w:commentRangeStart w:id="280"/>
      <w:r w:rsidDel="00000000" w:rsidR="00000000" w:rsidRPr="00000000">
        <w:rPr>
          <w:rFonts w:ascii="Courier New" w:cs="Courier New" w:eastAsia="Courier New" w:hAnsi="Courier New"/>
          <w:sz w:val="24"/>
          <w:szCs w:val="24"/>
          <w:rtl w:val="0"/>
        </w:rPr>
        <w:t xml:space="preserve">CAS</w:t>
        <w:br w:type="textWrapping"/>
      </w:r>
      <w:r w:rsidDel="00000000" w:rsidR="00000000" w:rsidRPr="00000000">
        <w:rPr>
          <w:rFonts w:ascii="Courier New" w:cs="Courier New" w:eastAsia="Courier New" w:hAnsi="Courier New"/>
          <w:sz w:val="24"/>
          <w:szCs w:val="24"/>
          <w:rtl w:val="0"/>
        </w:rPr>
        <w:t xml:space="preserve">wait</w:t>
      </w:r>
      <w:r w:rsidDel="00000000" w:rsidR="00000000" w:rsidRPr="00000000">
        <w:rPr>
          <w:rFonts w:ascii="Courier New" w:cs="Courier New" w:eastAsia="Courier New" w:hAnsi="Courier New"/>
          <w:sz w:val="24"/>
          <w:szCs w:val="24"/>
          <w:rtl w:val="0"/>
        </w:rPr>
        <w:t xml:space="preserve">, what musical is this?</w:t>
      </w:r>
      <w:commentRangeEnd w:id="280"/>
      <w:r w:rsidDel="00000000" w:rsidR="00000000" w:rsidRPr="00000000">
        <w:commentReference w:id="280"/>
      </w:r>
      <w:r w:rsidDel="00000000" w:rsidR="00000000" w:rsidRPr="00000000">
        <w:rPr>
          <w:rtl w:val="0"/>
        </w:rPr>
      </w:r>
    </w:p>
    <w:p w:rsidR="00000000" w:rsidDel="00000000" w:rsidP="00000000" w:rsidRDefault="00000000" w:rsidRPr="00000000" w14:paraId="0000124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Dude, it’s Camp Akufathum. The one about the </w:t>
      </w:r>
      <w:commentRangeStart w:id="281"/>
      <w:r w:rsidDel="00000000" w:rsidR="00000000" w:rsidRPr="00000000">
        <w:rPr>
          <w:rFonts w:ascii="Courier New" w:cs="Courier New" w:eastAsia="Courier New" w:hAnsi="Courier New"/>
          <w:sz w:val="24"/>
          <w:szCs w:val="24"/>
          <w:rtl w:val="0"/>
        </w:rPr>
        <w:t xml:space="preserve">summer camp for juvenile delinquents.</w:t>
      </w:r>
      <w:commentRangeEnd w:id="281"/>
      <w:r w:rsidDel="00000000" w:rsidR="00000000" w:rsidRPr="00000000">
        <w:commentReference w:id="281"/>
      </w:r>
      <w:r w:rsidDel="00000000" w:rsidR="00000000" w:rsidRPr="00000000">
        <w:rPr>
          <w:rtl w:val="0"/>
        </w:rPr>
      </w:r>
    </w:p>
    <w:p w:rsidR="00000000" w:rsidDel="00000000" w:rsidP="00000000" w:rsidRDefault="00000000" w:rsidRPr="00000000" w14:paraId="0000125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br w:type="textWrapping"/>
        <w:t xml:space="preserve">shit. </w:t>
      </w:r>
      <w:r w:rsidDel="00000000" w:rsidR="00000000" w:rsidRPr="00000000">
        <w:rPr>
          <w:rFonts w:ascii="Courier New" w:cs="Courier New" w:eastAsia="Courier New" w:hAnsi="Courier New"/>
          <w:sz w:val="24"/>
          <w:szCs w:val="24"/>
          <w:rtl w:val="0"/>
        </w:rPr>
        <w:t xml:space="preserve">i thought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i signed</w:t>
      </w:r>
      <w:r w:rsidDel="00000000" w:rsidR="00000000" w:rsidRPr="00000000">
        <w:rPr>
          <w:rFonts w:ascii="Courier New" w:cs="Courier New" w:eastAsia="Courier New" w:hAnsi="Courier New"/>
          <w:sz w:val="24"/>
          <w:szCs w:val="24"/>
          <w:rtl w:val="0"/>
        </w:rPr>
        <w:t xml:space="preserve"> up for </w:t>
      </w:r>
      <w:r w:rsidDel="00000000" w:rsidR="00000000" w:rsidRPr="00000000">
        <w:rPr>
          <w:rFonts w:ascii="Courier New" w:cs="Courier New" w:eastAsia="Courier New" w:hAnsi="Courier New"/>
          <w:sz w:val="24"/>
          <w:szCs w:val="24"/>
          <w:rtl w:val="0"/>
        </w:rPr>
        <w:t xml:space="preserve">shrek</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25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Dude, that’s crazy.</w:t>
      </w:r>
    </w:p>
    <w:p w:rsidR="00000000" w:rsidDel="00000000" w:rsidP="00000000" w:rsidRDefault="00000000" w:rsidRPr="00000000" w14:paraId="0000125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5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And besides the point! Because I’M getting the LEAD ROLE!</w:t>
        <w:br w:type="textWrapping"/>
      </w:r>
    </w:p>
    <w:p w:rsidR="00000000" w:rsidDel="00000000" w:rsidP="00000000" w:rsidRDefault="00000000" w:rsidRPr="00000000" w14:paraId="000012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br w:type="textWrapping"/>
        <w:t xml:space="preserve">Oh do you think so, Deegs?</w:t>
        <w:br w:type="textWrapping"/>
        <w:br w:type="textWrapping"/>
        <w:t xml:space="preserve">DEEGS</w:t>
        <w:br w:type="textWrapping"/>
        <w:t xml:space="preserve">Yeah, I KNOW so, Dean McQueen.</w:t>
      </w:r>
    </w:p>
    <w:p w:rsidR="00000000" w:rsidDel="00000000" w:rsidP="00000000" w:rsidRDefault="00000000" w:rsidRPr="00000000" w14:paraId="000012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DEAN</w:t>
        <w:br w:type="textWrapping"/>
        <w:t xml:space="preserve">Well. We’ll see who the better actor is in the end.</w:t>
      </w:r>
    </w:p>
    <w:p w:rsidR="00000000" w:rsidDel="00000000" w:rsidP="00000000" w:rsidRDefault="00000000" w:rsidRPr="00000000" w14:paraId="0000125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We will.</w:t>
      </w:r>
    </w:p>
    <w:p w:rsidR="00000000" w:rsidDel="00000000" w:rsidP="00000000" w:rsidRDefault="00000000" w:rsidRPr="00000000" w14:paraId="000012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2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Dean-dean-dean-dean-</w:t>
      </w:r>
    </w:p>
    <w:p w:rsidR="00000000" w:rsidDel="00000000" w:rsidP="00000000" w:rsidRDefault="00000000" w:rsidRPr="00000000" w14:paraId="0000125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exits]</w:t>
      </w:r>
    </w:p>
    <w:p w:rsidR="00000000" w:rsidDel="00000000" w:rsidP="00000000" w:rsidRDefault="00000000" w:rsidRPr="00000000" w14:paraId="0000126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Spencer, quick! How did Dean do in his audition?</w:t>
        <w:br w:type="textWrapping"/>
      </w:r>
    </w:p>
    <w:p w:rsidR="00000000" w:rsidDel="00000000" w:rsidP="00000000" w:rsidRDefault="00000000" w:rsidRPr="00000000" w14:paraId="000012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He sounded like an angel!</w:t>
      </w:r>
    </w:p>
    <w:p w:rsidR="00000000" w:rsidDel="00000000" w:rsidP="00000000" w:rsidRDefault="00000000" w:rsidRPr="00000000" w14:paraId="0000126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NOOOOOO!</w:t>
      </w:r>
    </w:p>
    <w:p w:rsidR="00000000" w:rsidDel="00000000" w:rsidP="00000000" w:rsidRDefault="00000000" w:rsidRPr="00000000" w14:paraId="0000126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walks up to DEEGS.]</w:t>
      </w:r>
    </w:p>
    <w:p w:rsidR="00000000" w:rsidDel="00000000" w:rsidP="00000000" w:rsidRDefault="00000000" w:rsidRPr="00000000" w14:paraId="000012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WARREN</w:t>
        <w:br w:type="textWrapping"/>
        <w:t xml:space="preserve">Deegs, I just wanted to say. I have never in all my years of directing heard a more angelic voice. You did good, kid. Everyone, I’ll be done with the cast in like five minutes.</w:t>
      </w:r>
    </w:p>
    <w:p w:rsidR="00000000" w:rsidDel="00000000" w:rsidP="00000000" w:rsidRDefault="00000000" w:rsidRPr="00000000" w14:paraId="0000126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Uh… thanks?</w:t>
      </w:r>
    </w:p>
    <w:p w:rsidR="00000000" w:rsidDel="00000000" w:rsidP="00000000" w:rsidRDefault="00000000" w:rsidRPr="00000000" w14:paraId="0000126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exits]</w:t>
      </w:r>
    </w:p>
    <w:p w:rsidR="00000000" w:rsidDel="00000000" w:rsidP="00000000" w:rsidRDefault="00000000" w:rsidRPr="00000000" w14:paraId="0000126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I didn’t even hear it! Deegs, you really might get the main role!</w:t>
      </w:r>
    </w:p>
    <w:p w:rsidR="00000000" w:rsidDel="00000000" w:rsidP="00000000" w:rsidRDefault="00000000" w:rsidRPr="00000000" w14:paraId="0000126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2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real.</w:t>
      </w:r>
    </w:p>
    <w:p w:rsidR="00000000" w:rsidDel="00000000" w:rsidP="00000000" w:rsidRDefault="00000000" w:rsidRPr="00000000" w14:paraId="0000127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Um… yeah…</w:t>
        <w:br w:type="textWrapping"/>
      </w:r>
    </w:p>
    <w:p w:rsidR="00000000" w:rsidDel="00000000" w:rsidP="00000000" w:rsidRDefault="00000000" w:rsidRPr="00000000" w14:paraId="000012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Dude, since when can you sing?</w:t>
        <w:br w:type="textWrapping"/>
        <w:br w:type="textWrapping"/>
        <w:t xml:space="preserve">DEEGS</w:t>
        <w:br w:type="textWrapping"/>
        <w:t xml:space="preserve">Um.. I’ve been taking lessons?</w:t>
      </w:r>
    </w:p>
    <w:p w:rsidR="00000000" w:rsidDel="00000000" w:rsidP="00000000" w:rsidRDefault="00000000" w:rsidRPr="00000000" w14:paraId="0000127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Well, you gotta show me where you took them.</w:t>
      </w:r>
    </w:p>
    <w:p w:rsidR="00000000" w:rsidDel="00000000" w:rsidP="00000000" w:rsidRDefault="00000000" w:rsidRPr="00000000" w14:paraId="0000127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walks to DEEGS.]</w:t>
        <w:br w:type="textWrapping"/>
      </w:r>
    </w:p>
    <w:p w:rsidR="00000000" w:rsidDel="00000000" w:rsidP="00000000" w:rsidRDefault="00000000" w:rsidRPr="00000000" w14:paraId="000012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br w:type="textWrapping"/>
        <w:t xml:space="preserve">Um… Hey, Deegs. I just wanted to say, now that you’re at the top of the pack and all that, that I always thought you were really cool. And I think we could team up, and be popular together. Whaddaya say?</w:t>
      </w:r>
    </w:p>
    <w:p w:rsidR="00000000" w:rsidDel="00000000" w:rsidP="00000000" w:rsidRDefault="00000000" w:rsidRPr="00000000" w14:paraId="000012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I say you can go fuck yourself with all your parents toys.</w:t>
      </w:r>
    </w:p>
    <w:p w:rsidR="00000000" w:rsidDel="00000000" w:rsidP="00000000" w:rsidRDefault="00000000" w:rsidRPr="00000000" w14:paraId="0000127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[GASP]</w:t>
      </w:r>
    </w:p>
    <w:p w:rsidR="00000000" w:rsidDel="00000000" w:rsidP="00000000" w:rsidRDefault="00000000" w:rsidRPr="00000000" w14:paraId="0000127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br w:type="textWrapping"/>
        <w:t xml:space="preserve">Well- You can- FUCK YOU!</w:t>
        <w:br w:type="textWrapping"/>
      </w:r>
    </w:p>
    <w:p w:rsidR="00000000" w:rsidDel="00000000" w:rsidP="00000000" w:rsidRDefault="00000000" w:rsidRPr="00000000" w14:paraId="000012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runs off, almost crying]</w:t>
      </w:r>
    </w:p>
    <w:p w:rsidR="00000000" w:rsidDel="00000000" w:rsidP="00000000" w:rsidRDefault="00000000" w:rsidRPr="00000000" w14:paraId="0000127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80">
      <w:pPr>
        <w:spacing w:line="240" w:lineRule="auto"/>
        <w:jc w:val="center"/>
        <w:rPr>
          <w:rFonts w:ascii="Courier New" w:cs="Courier New" w:eastAsia="Courier New" w:hAnsi="Courier New"/>
          <w:sz w:val="24"/>
          <w:szCs w:val="24"/>
        </w:rPr>
      </w:pPr>
      <w:commentRangeStart w:id="282"/>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2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wait, wait. </w:t>
      </w:r>
      <w:r w:rsidDel="00000000" w:rsidR="00000000" w:rsidRPr="00000000">
        <w:rPr>
          <w:rFonts w:ascii="Courier New" w:cs="Courier New" w:eastAsia="Courier New" w:hAnsi="Courier New"/>
          <w:sz w:val="24"/>
          <w:szCs w:val="24"/>
          <w:rtl w:val="0"/>
        </w:rPr>
        <w:t xml:space="preserve">i’m</w:t>
      </w:r>
      <w:r w:rsidDel="00000000" w:rsidR="00000000" w:rsidRPr="00000000">
        <w:rPr>
          <w:rFonts w:ascii="Courier New" w:cs="Courier New" w:eastAsia="Courier New" w:hAnsi="Courier New"/>
          <w:sz w:val="24"/>
          <w:szCs w:val="24"/>
          <w:rtl w:val="0"/>
        </w:rPr>
        <w:t xml:space="preserve"> lost. what the fuck was that insult.</w:t>
      </w:r>
    </w:p>
    <w:p w:rsidR="00000000" w:rsidDel="00000000" w:rsidP="00000000" w:rsidRDefault="00000000" w:rsidRPr="00000000" w14:paraId="0000128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Dude, his parents are pornstars.</w:t>
      </w:r>
    </w:p>
    <w:p w:rsidR="00000000" w:rsidDel="00000000" w:rsidP="00000000" w:rsidRDefault="00000000" w:rsidRPr="00000000" w14:paraId="000012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2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hooooooly</w:t>
      </w:r>
      <w:r w:rsidDel="00000000" w:rsidR="00000000" w:rsidRPr="00000000">
        <w:rPr>
          <w:rFonts w:ascii="Courier New" w:cs="Courier New" w:eastAsia="Courier New" w:hAnsi="Courier New"/>
          <w:sz w:val="24"/>
          <w:szCs w:val="24"/>
          <w:rtl w:val="0"/>
        </w:rPr>
        <w:t xml:space="preserve"> shit.</w:t>
      </w:r>
      <w:commentRangeEnd w:id="282"/>
      <w:r w:rsidDel="00000000" w:rsidR="00000000" w:rsidRPr="00000000">
        <w:commentReference w:id="282"/>
      </w:r>
      <w:r w:rsidDel="00000000" w:rsidR="00000000" w:rsidRPr="00000000">
        <w:rPr>
          <w:rtl w:val="0"/>
        </w:rPr>
      </w:r>
    </w:p>
    <w:p w:rsidR="00000000" w:rsidDel="00000000" w:rsidP="00000000" w:rsidRDefault="00000000" w:rsidRPr="00000000" w14:paraId="0000128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88">
      <w:pPr>
        <w:spacing w:line="240" w:lineRule="auto"/>
        <w:jc w:val="center"/>
        <w:rPr>
          <w:rFonts w:ascii="Courier New" w:cs="Courier New" w:eastAsia="Courier New" w:hAnsi="Courier New"/>
          <w:sz w:val="24"/>
          <w:szCs w:val="24"/>
        </w:rPr>
      </w:pPr>
      <w:commentRangeStart w:id="283"/>
      <w:r w:rsidDel="00000000" w:rsidR="00000000" w:rsidRPr="00000000">
        <w:rPr>
          <w:rFonts w:ascii="Courier New" w:cs="Courier New" w:eastAsia="Courier New" w:hAnsi="Courier New"/>
          <w:sz w:val="24"/>
          <w:szCs w:val="24"/>
          <w:rtl w:val="0"/>
        </w:rPr>
        <w:t xml:space="preserve">ALLEN</w:t>
      </w:r>
    </w:p>
    <w:p w:rsidR="00000000" w:rsidDel="00000000" w:rsidP="00000000" w:rsidRDefault="00000000" w:rsidRPr="00000000" w14:paraId="000012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 you think they’d let me </w:t>
      </w:r>
      <w:r w:rsidDel="00000000" w:rsidR="00000000" w:rsidRPr="00000000">
        <w:rPr>
          <w:rFonts w:ascii="Courier New" w:cs="Courier New" w:eastAsia="Courier New" w:hAnsi="Courier New"/>
          <w:sz w:val="24"/>
          <w:szCs w:val="24"/>
          <w:rtl w:val="0"/>
        </w:rPr>
        <w:t xml:space="preserve">collab</w:t>
      </w:r>
      <w:r w:rsidDel="00000000" w:rsidR="00000000" w:rsidRPr="00000000">
        <w:rPr>
          <w:rFonts w:ascii="Courier New" w:cs="Courier New" w:eastAsia="Courier New" w:hAnsi="Courier New"/>
          <w:sz w:val="24"/>
          <w:szCs w:val="24"/>
          <w:rtl w:val="0"/>
        </w:rPr>
        <w:t xml:space="preserve">?</w:t>
        <w:br w:type="textWrapping"/>
      </w:r>
      <w:commentRangeEnd w:id="283"/>
      <w:r w:rsidDel="00000000" w:rsidR="00000000" w:rsidRPr="00000000">
        <w:commentReference w:id="283"/>
      </w:r>
      <w:r w:rsidDel="00000000" w:rsidR="00000000" w:rsidRPr="00000000">
        <w:rPr>
          <w:rtl w:val="0"/>
        </w:rPr>
      </w:r>
    </w:p>
    <w:p w:rsidR="00000000" w:rsidDel="00000000" w:rsidP="00000000" w:rsidRDefault="00000000" w:rsidRPr="00000000" w14:paraId="0000128A">
      <w:pPr>
        <w:spacing w:line="240" w:lineRule="auto"/>
        <w:jc w:val="center"/>
        <w:rPr>
          <w:rFonts w:ascii="Courier New" w:cs="Courier New" w:eastAsia="Courier New" w:hAnsi="Courier New"/>
          <w:sz w:val="24"/>
          <w:szCs w:val="24"/>
        </w:rPr>
      </w:pPr>
      <w:commentRangeStart w:id="284"/>
      <w:r w:rsidDel="00000000" w:rsidR="00000000" w:rsidRPr="00000000">
        <w:rPr>
          <w:rFonts w:ascii="Courier New" w:cs="Courier New" w:eastAsia="Courier New" w:hAnsi="Courier New"/>
          <w:sz w:val="24"/>
          <w:szCs w:val="24"/>
          <w:rtl w:val="0"/>
        </w:rPr>
        <w:t xml:space="preserve">SARRE</w:t>
        <w:br w:type="textWrapping"/>
        <w:t xml:space="preserve">No, we’re like sixteen.</w:t>
      </w:r>
      <w:commentRangeEnd w:id="284"/>
      <w:r w:rsidDel="00000000" w:rsidR="00000000" w:rsidRPr="00000000">
        <w:commentReference w:id="284"/>
      </w:r>
      <w:r w:rsidDel="00000000" w:rsidR="00000000" w:rsidRPr="00000000">
        <w:rPr>
          <w:rtl w:val="0"/>
        </w:rPr>
      </w:r>
    </w:p>
    <w:p w:rsidR="00000000" w:rsidDel="00000000" w:rsidP="00000000" w:rsidRDefault="00000000" w:rsidRPr="00000000" w14:paraId="0000128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walks into another room and speaks to himself.]</w:t>
      </w:r>
    </w:p>
    <w:p w:rsidR="00000000" w:rsidDel="00000000" w:rsidP="00000000" w:rsidRDefault="00000000" w:rsidRPr="00000000" w14:paraId="0000128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My dreams have finally come true. Dean McQueen is disgraced, I’m the most popular guy at the theater, but it’s all wrong! I didn’t earn it! Warren must’ve dreamt I sang like an angel because of all the damn drugs he’s on!</w:t>
      </w:r>
    </w:p>
    <w:p w:rsidR="00000000" w:rsidDel="00000000" w:rsidP="00000000" w:rsidRDefault="00000000" w:rsidRPr="00000000" w14:paraId="0000128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 walks in]</w:t>
      </w:r>
    </w:p>
    <w:p w:rsidR="00000000" w:rsidDel="00000000" w:rsidP="00000000" w:rsidRDefault="00000000" w:rsidRPr="00000000" w14:paraId="0000129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Hey dude. Couldn’t help but overhear your soliloquy.</w:t>
      </w:r>
    </w:p>
    <w:p w:rsidR="00000000" w:rsidDel="00000000" w:rsidP="00000000" w:rsidRDefault="00000000" w:rsidRPr="00000000" w14:paraId="0000129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Shit! Sarre, please don’t tell anyone! I need to stay popular.</w:t>
      </w:r>
    </w:p>
    <w:p w:rsidR="00000000" w:rsidDel="00000000" w:rsidP="00000000" w:rsidRDefault="00000000" w:rsidRPr="00000000" w14:paraId="0000129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Yeah, fine whatever. But I want a stake in it.</w:t>
      </w:r>
    </w:p>
    <w:p w:rsidR="00000000" w:rsidDel="00000000" w:rsidP="00000000" w:rsidRDefault="00000000" w:rsidRPr="00000000" w14:paraId="0000129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Anything!</w:t>
        <w:br w:type="textWrapping"/>
        <w:br w:type="textWrapping"/>
      </w:r>
      <w:commentRangeStart w:id="285"/>
      <w:r w:rsidDel="00000000" w:rsidR="00000000" w:rsidRPr="00000000">
        <w:rPr>
          <w:rFonts w:ascii="Courier New" w:cs="Courier New" w:eastAsia="Courier New" w:hAnsi="Courier New"/>
          <w:sz w:val="24"/>
          <w:szCs w:val="24"/>
          <w:rtl w:val="0"/>
        </w:rPr>
        <w:t xml:space="preserve">SARRE</w:t>
      </w:r>
      <w:commentRangeEnd w:id="285"/>
      <w:r w:rsidDel="00000000" w:rsidR="00000000" w:rsidRPr="00000000">
        <w:commentReference w:id="285"/>
      </w:r>
      <w:r w:rsidDel="00000000" w:rsidR="00000000" w:rsidRPr="00000000">
        <w:rPr>
          <w:rFonts w:ascii="Courier New" w:cs="Courier New" w:eastAsia="Courier New" w:hAnsi="Courier New"/>
          <w:sz w:val="24"/>
          <w:szCs w:val="24"/>
          <w:rtl w:val="0"/>
        </w:rPr>
        <w:br w:type="textWrapping"/>
        <w:t xml:space="preserve">From now on, you don’t own this theater. WE own this theater. Together.</w:t>
      </w:r>
    </w:p>
    <w:p w:rsidR="00000000" w:rsidDel="00000000" w:rsidP="00000000" w:rsidRDefault="00000000" w:rsidRPr="00000000" w14:paraId="0000129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You know what? Sounds good.</w:t>
      </w:r>
    </w:p>
    <w:p w:rsidR="00000000" w:rsidDel="00000000" w:rsidP="00000000" w:rsidRDefault="00000000" w:rsidRPr="00000000" w14:paraId="0000129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shake on it.]</w:t>
      </w:r>
    </w:p>
    <w:p w:rsidR="00000000" w:rsidDel="00000000" w:rsidP="00000000" w:rsidRDefault="00000000" w:rsidRPr="00000000" w14:paraId="0000129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Let’s go out there and hear the cast list. Together.</w:t>
      </w:r>
    </w:p>
    <w:p w:rsidR="00000000" w:rsidDel="00000000" w:rsidP="00000000" w:rsidRDefault="00000000" w:rsidRPr="00000000" w14:paraId="0000129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Sounds good, man. I’m glad we’re friends.</w:t>
      </w:r>
    </w:p>
    <w:p w:rsidR="00000000" w:rsidDel="00000000" w:rsidP="00000000" w:rsidRDefault="00000000" w:rsidRPr="00000000" w14:paraId="000012A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Me too, man. I love ya bro.</w:t>
      </w:r>
    </w:p>
    <w:p w:rsidR="00000000" w:rsidDel="00000000" w:rsidP="00000000" w:rsidRDefault="00000000" w:rsidRPr="00000000" w14:paraId="000012A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I love ya too.</w:t>
      </w:r>
    </w:p>
    <w:p w:rsidR="00000000" w:rsidDel="00000000" w:rsidP="00000000" w:rsidRDefault="00000000" w:rsidRPr="00000000" w14:paraId="000012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exit together.]</w:t>
      </w:r>
    </w:p>
    <w:p w:rsidR="00000000" w:rsidDel="00000000" w:rsidP="00000000" w:rsidRDefault="00000000" w:rsidRPr="00000000" w14:paraId="000012A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 </w:t>
      </w:r>
      <w:r w:rsidDel="00000000" w:rsidR="00000000" w:rsidRPr="00000000">
        <w:rPr>
          <w:rFonts w:ascii="Courier New" w:cs="Courier New" w:eastAsia="Courier New" w:hAnsi="Courier New"/>
          <w:sz w:val="24"/>
          <w:szCs w:val="24"/>
          <w:rtl w:val="0"/>
        </w:rPr>
        <w:t xml:space="preserve">to back</w:t>
      </w:r>
      <w:r w:rsidDel="00000000" w:rsidR="00000000" w:rsidRPr="00000000">
        <w:rPr>
          <w:rFonts w:ascii="Courier New" w:cs="Courier New" w:eastAsia="Courier New" w:hAnsi="Courier New"/>
          <w:sz w:val="24"/>
          <w:szCs w:val="24"/>
          <w:rtl w:val="0"/>
        </w:rPr>
        <w:t xml:space="preserve"> of the theater. WARREN is smoking a cigar.]</w:t>
      </w:r>
    </w:p>
    <w:p w:rsidR="00000000" w:rsidDel="00000000" w:rsidP="00000000" w:rsidRDefault="00000000" w:rsidRPr="00000000" w14:paraId="000012A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Shit, forgot about those kids. Eh, let’s wing it.</w:t>
      </w:r>
    </w:p>
    <w:p w:rsidR="00000000" w:rsidDel="00000000" w:rsidP="00000000" w:rsidRDefault="00000000" w:rsidRPr="00000000" w14:paraId="000012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enters the theater.]</w:t>
      </w:r>
    </w:p>
    <w:p w:rsidR="00000000" w:rsidDel="00000000" w:rsidP="00000000" w:rsidRDefault="00000000" w:rsidRPr="00000000" w14:paraId="000012AC">
      <w:pPr>
        <w:spacing w:line="240" w:lineRule="auto"/>
        <w:jc w:val="center"/>
        <w:rPr>
          <w:rFonts w:ascii="Courier New" w:cs="Courier New" w:eastAsia="Courier New" w:hAnsi="Courier New"/>
          <w:sz w:val="24"/>
          <w:szCs w:val="24"/>
        </w:rPr>
      </w:pPr>
      <w:commentRangeStart w:id="286"/>
      <w:r w:rsidDel="00000000" w:rsidR="00000000" w:rsidRPr="00000000">
        <w:rPr>
          <w:rtl w:val="0"/>
        </w:rPr>
      </w:r>
    </w:p>
    <w:p w:rsidR="00000000" w:rsidDel="00000000" w:rsidP="00000000" w:rsidRDefault="00000000" w:rsidRPr="00000000" w14:paraId="000012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Attention kids! Sooo, cast list, huh? Cast list, cast list, cast list… Uhhhh… Cas as… Spike?</w:t>
      </w:r>
    </w:p>
    <w:p w:rsidR="00000000" w:rsidDel="00000000" w:rsidP="00000000" w:rsidRDefault="00000000" w:rsidRPr="00000000" w14:paraId="000012A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br w:type="textWrapping"/>
        <w:t xml:space="preserve">nice.</w:t>
      </w:r>
    </w:p>
    <w:p w:rsidR="00000000" w:rsidDel="00000000" w:rsidP="00000000" w:rsidRDefault="00000000" w:rsidRPr="00000000" w14:paraId="000012B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Um… Sarre as, the Indian Judge.</w:t>
      </w:r>
    </w:p>
    <w:p w:rsidR="00000000" w:rsidDel="00000000" w:rsidP="00000000" w:rsidRDefault="00000000" w:rsidRPr="00000000" w14:paraId="000012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WOOOOOOOOOOOOO! </w:t>
        <w:br w:type="textWrapping"/>
        <w:br w:type="textWrapping"/>
        <w:t xml:space="preserve">DEEGS</w:t>
        <w:br w:type="textWrapping"/>
        <w:t xml:space="preserve">That’s </w:t>
      </w:r>
      <w:r w:rsidDel="00000000" w:rsidR="00000000" w:rsidRPr="00000000">
        <w:rPr>
          <w:rFonts w:ascii="Courier New" w:cs="Courier New" w:eastAsia="Courier New" w:hAnsi="Courier New"/>
          <w:i w:val="1"/>
          <w:iCs w:val="1"/>
          <w:sz w:val="24"/>
          <w:szCs w:val="24"/>
          <w:rtl w:val="0"/>
        </w:rPr>
        <w:t xml:space="preserve">crazy. </w:t>
      </w:r>
      <w:r w:rsidDel="00000000" w:rsidR="00000000" w:rsidRPr="00000000">
        <w:rPr>
          <w:rFonts w:ascii="Courier New" w:cs="Courier New" w:eastAsia="Courier New" w:hAnsi="Courier New"/>
          <w:sz w:val="24"/>
          <w:szCs w:val="24"/>
          <w:rtl w:val="0"/>
        </w:rPr>
        <w:t xml:space="preserve">I’m glad you’re happy though, man.</w:t>
      </w:r>
    </w:p>
    <w:p w:rsidR="00000000" w:rsidDel="00000000" w:rsidP="00000000" w:rsidRDefault="00000000" w:rsidRPr="00000000" w14:paraId="000012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2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now, the moment you’ve all probably been waiting for…</w:t>
      </w:r>
    </w:p>
    <w:p w:rsidR="00000000" w:rsidDel="00000000" w:rsidP="00000000" w:rsidRDefault="00000000" w:rsidRPr="00000000" w14:paraId="000012B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2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my god-</w:t>
      </w:r>
    </w:p>
    <w:p w:rsidR="00000000" w:rsidDel="00000000" w:rsidP="00000000" w:rsidRDefault="00000000" w:rsidRPr="00000000" w14:paraId="000012B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2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actor playing Flint Madden, in the hit broadway musical Akufathum…</w:t>
      </w:r>
    </w:p>
    <w:p w:rsidR="00000000" w:rsidDel="00000000" w:rsidP="00000000" w:rsidRDefault="00000000" w:rsidRPr="00000000" w14:paraId="000012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2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gonna be me… This is it…</w:t>
      </w:r>
    </w:p>
    <w:p w:rsidR="00000000" w:rsidDel="00000000" w:rsidP="00000000" w:rsidRDefault="00000000" w:rsidRPr="00000000" w14:paraId="000012C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2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Will be…</w:t>
      </w:r>
    </w:p>
    <w:p w:rsidR="00000000" w:rsidDel="00000000" w:rsidP="00000000" w:rsidRDefault="00000000" w:rsidRPr="00000000" w14:paraId="000012C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2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LETS GO…</w:t>
      </w:r>
    </w:p>
    <w:p w:rsidR="00000000" w:rsidDel="00000000" w:rsidP="00000000" w:rsidRDefault="00000000" w:rsidRPr="00000000" w14:paraId="000012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2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will be…</w:t>
      </w:r>
    </w:p>
    <w:p w:rsidR="00000000" w:rsidDel="00000000" w:rsidP="00000000" w:rsidRDefault="00000000" w:rsidRPr="00000000" w14:paraId="000012C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2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YEAHHHHHHHHHHHH BABY…</w:t>
      </w:r>
    </w:p>
    <w:p w:rsidR="00000000" w:rsidDel="00000000" w:rsidP="00000000" w:rsidRDefault="00000000" w:rsidRPr="00000000" w14:paraId="000012C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2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Will…</w:t>
      </w:r>
    </w:p>
    <w:p w:rsidR="00000000" w:rsidDel="00000000" w:rsidP="00000000" w:rsidRDefault="00000000" w:rsidRPr="00000000" w14:paraId="000012C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2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CMONNNNNNNNNNNN…</w:t>
      </w:r>
    </w:p>
    <w:p w:rsidR="00000000" w:rsidDel="00000000" w:rsidP="00000000" w:rsidRDefault="00000000" w:rsidRPr="00000000" w14:paraId="000012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2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w:t>
      </w:r>
    </w:p>
    <w:p w:rsidR="00000000" w:rsidDel="00000000" w:rsidP="00000000" w:rsidRDefault="00000000" w:rsidRPr="00000000" w14:paraId="000012D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2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FUCKIN SAY IT, WARREN</w:t>
      </w:r>
    </w:p>
    <w:p w:rsidR="00000000" w:rsidDel="00000000" w:rsidP="00000000" w:rsidRDefault="00000000" w:rsidRPr="00000000" w14:paraId="000012D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2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Deeeeeeeeeeeeeeee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2D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2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 YES YES!</w:t>
      </w:r>
    </w:p>
    <w:p w:rsidR="00000000" w:rsidDel="00000000" w:rsidP="00000000" w:rsidRDefault="00000000" w:rsidRPr="00000000" w14:paraId="000012D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2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Eeeeeeeee-</w:t>
      </w:r>
    </w:p>
    <w:p w:rsidR="00000000" w:rsidDel="00000000" w:rsidP="00000000" w:rsidRDefault="00000000" w:rsidRPr="00000000" w14:paraId="000012E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2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YESSSSSSSSSSSSSSSSS!</w:t>
      </w:r>
    </w:p>
    <w:p w:rsidR="00000000" w:rsidDel="00000000" w:rsidP="00000000" w:rsidRDefault="00000000" w:rsidRPr="00000000" w14:paraId="000012E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2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-ean McQueen!!!!</w:t>
      </w:r>
      <w:commentRangeEnd w:id="286"/>
      <w:r w:rsidDel="00000000" w:rsidR="00000000" w:rsidRPr="00000000">
        <w:commentReference w:id="286"/>
      </w:r>
      <w:r w:rsidDel="00000000" w:rsidR="00000000" w:rsidRPr="00000000">
        <w:rPr>
          <w:rtl w:val="0"/>
        </w:rPr>
      </w:r>
    </w:p>
    <w:p w:rsidR="00000000" w:rsidDel="00000000" w:rsidP="00000000" w:rsidRDefault="00000000" w:rsidRPr="00000000" w14:paraId="000012E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[stunned silence]</w:t>
      </w:r>
    </w:p>
    <w:p w:rsidR="00000000" w:rsidDel="00000000" w:rsidP="00000000" w:rsidRDefault="00000000" w:rsidRPr="00000000" w14:paraId="000012E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Ohhhh…… shit….</w:t>
      </w:r>
    </w:p>
    <w:p w:rsidR="00000000" w:rsidDel="00000000" w:rsidP="00000000" w:rsidRDefault="00000000" w:rsidRPr="00000000" w14:paraId="000012E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br w:type="textWrapping"/>
        <w:t xml:space="preserve">Heh. All in a day's work.</w:t>
      </w:r>
    </w:p>
    <w:p w:rsidR="00000000" w:rsidDel="00000000" w:rsidP="00000000" w:rsidRDefault="00000000" w:rsidRPr="00000000" w14:paraId="000012E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stutters throughout the following dialogue]</w:t>
      </w:r>
    </w:p>
    <w:p w:rsidR="00000000" w:rsidDel="00000000" w:rsidP="00000000" w:rsidRDefault="00000000" w:rsidRPr="00000000" w14:paraId="000012E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Congratulations, kid. Welp, I believe that everyone should be cast. Yep, my list says so. </w:t>
      </w:r>
    </w:p>
    <w:p w:rsidR="00000000" w:rsidDel="00000000" w:rsidP="00000000" w:rsidRDefault="00000000" w:rsidRPr="00000000" w14:paraId="000012F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NERD</w:t>
      </w:r>
    </w:p>
    <w:p w:rsidR="00000000" w:rsidDel="00000000" w:rsidP="00000000" w:rsidRDefault="00000000" w:rsidRPr="00000000" w14:paraId="000012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Erm, erm, Warren! You forgot to cast Doorknob #3!</w:t>
      </w:r>
    </w:p>
    <w:p w:rsidR="00000000" w:rsidDel="00000000" w:rsidP="00000000" w:rsidRDefault="00000000" w:rsidRPr="00000000" w14:paraId="000012F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 stifles a laugh]</w:t>
      </w:r>
    </w:p>
    <w:p w:rsidR="00000000" w:rsidDel="00000000" w:rsidP="00000000" w:rsidRDefault="00000000" w:rsidRPr="00000000" w14:paraId="000012F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br w:type="textWrapping"/>
        <w:t xml:space="preserve">Oh. Well, I cast everyone didn’t I?</w:t>
      </w:r>
    </w:p>
    <w:p w:rsidR="00000000" w:rsidDel="00000000" w:rsidP="00000000" w:rsidRDefault="00000000" w:rsidRPr="00000000" w14:paraId="000012F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Yooo! Yo Warren, over here! You forgot Deegs!</w:t>
        <w:br w:type="textWrapping"/>
        <w:br w:type="textWrapping"/>
        <w:t xml:space="preserve">WARREN</w:t>
        <w:br w:type="textWrapping"/>
        <w:t xml:space="preserve">Oh, sorry about that. Well, that works out </w:t>
      </w:r>
      <w:r w:rsidDel="00000000" w:rsidR="00000000" w:rsidRPr="00000000">
        <w:rPr>
          <w:rFonts w:ascii="Courier New" w:cs="Courier New" w:eastAsia="Courier New" w:hAnsi="Courier New"/>
          <w:i w:val="1"/>
          <w:iCs w:val="1"/>
          <w:sz w:val="24"/>
          <w:szCs w:val="24"/>
          <w:rtl w:val="0"/>
        </w:rPr>
        <w:t xml:space="preserve">perfectly. </w:t>
      </w:r>
      <w:r w:rsidDel="00000000" w:rsidR="00000000" w:rsidRPr="00000000">
        <w:rPr>
          <w:rFonts w:ascii="Courier New" w:cs="Courier New" w:eastAsia="Courier New" w:hAnsi="Courier New"/>
          <w:sz w:val="24"/>
          <w:szCs w:val="24"/>
          <w:rtl w:val="0"/>
        </w:rPr>
        <w:t xml:space="preserve">You can play Doorknob #3. Just like you last year, Sarre! Heh. Alright, see you guys next week. Get out.</w:t>
      </w:r>
    </w:p>
    <w:p w:rsidR="00000000" w:rsidDel="00000000" w:rsidP="00000000" w:rsidRDefault="00000000" w:rsidRPr="00000000" w14:paraId="000012F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exits. People start dispersing.]</w:t>
      </w:r>
    </w:p>
    <w:p w:rsidR="00000000" w:rsidDel="00000000" w:rsidP="00000000" w:rsidRDefault="00000000" w:rsidRPr="00000000" w14:paraId="000012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br w:type="textWrapping"/>
        <w:t xml:space="preserve">Well, well, well. Look how the turns have tabled.</w:t>
      </w:r>
    </w:p>
    <w:p w:rsidR="00000000" w:rsidDel="00000000" w:rsidP="00000000" w:rsidRDefault="00000000" w:rsidRPr="00000000" w14:paraId="000012F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2F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SHUT THE FUCK UP WITH YOUR SHITTY REFERENCES SARRE! SHUT UP! SHUT UP! I CAN'T DO THIS BULLSHIT! I GENUINELY CAN'T DO THIS STUPID ASS FUCKING STUPID BULLSHIT! SERIOUSLY???? ARE YOU FUCKING SERIOUS????</w:t>
      </w:r>
    </w:p>
    <w:p w:rsidR="00000000" w:rsidDel="00000000" w:rsidP="00000000" w:rsidRDefault="00000000" w:rsidRPr="00000000" w14:paraId="0000130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SARRE</w:t>
      </w:r>
    </w:p>
    <w:p w:rsidR="00000000" w:rsidDel="00000000" w:rsidP="00000000" w:rsidRDefault="00000000" w:rsidRPr="00000000" w14:paraId="000013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chill out. It’s just a role.</w:t>
      </w:r>
    </w:p>
    <w:p w:rsidR="00000000" w:rsidDel="00000000" w:rsidP="00000000" w:rsidRDefault="00000000" w:rsidRPr="00000000" w14:paraId="0000130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04">
      <w:pPr>
        <w:spacing w:line="240" w:lineRule="auto"/>
        <w:jc w:val="center"/>
        <w:rPr>
          <w:rFonts w:ascii="Courier New" w:cs="Courier New" w:eastAsia="Courier New" w:hAnsi="Courier New"/>
          <w:sz w:val="24"/>
          <w:szCs w:val="24"/>
        </w:rPr>
      </w:pPr>
      <w:commentRangeStart w:id="287"/>
      <w:r w:rsidDel="00000000" w:rsidR="00000000" w:rsidRPr="00000000">
        <w:rPr>
          <w:rFonts w:ascii="Courier New" w:cs="Courier New" w:eastAsia="Courier New" w:hAnsi="Courier New"/>
          <w:sz w:val="24"/>
          <w:szCs w:val="24"/>
          <w:rtl w:val="0"/>
        </w:rPr>
        <w:t xml:space="preserve">ALLEN</w:t>
      </w:r>
      <w:commentRangeEnd w:id="287"/>
      <w:r w:rsidDel="00000000" w:rsidR="00000000" w:rsidRPr="00000000">
        <w:commentReference w:id="287"/>
      </w:r>
      <w:r w:rsidDel="00000000" w:rsidR="00000000" w:rsidRPr="00000000">
        <w:rPr>
          <w:rFonts w:ascii="Courier New" w:cs="Courier New" w:eastAsia="Courier New" w:hAnsi="Courier New"/>
          <w:sz w:val="24"/>
          <w:szCs w:val="24"/>
          <w:rtl w:val="0"/>
        </w:rPr>
        <w:br w:type="textWrapping"/>
        <w:t xml:space="preserve">Yeah, cmon Deegs. It’ll still be fun.</w:t>
      </w:r>
    </w:p>
    <w:p w:rsidR="00000000" w:rsidDel="00000000" w:rsidP="00000000" w:rsidRDefault="00000000" w:rsidRPr="00000000" w14:paraId="000013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3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FUCK YOU ALL! FUUUUUCK! I CAN'T DO THIS BULLSHIT! </w:t>
      </w:r>
    </w:p>
    <w:p w:rsidR="00000000" w:rsidDel="00000000" w:rsidP="00000000" w:rsidRDefault="00000000" w:rsidRPr="00000000" w14:paraId="0000130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(sarcastically)</w:t>
        <w:br w:type="textWrapping"/>
        <w:t xml:space="preserve">It’s okay, Deegs. Doorknob #3 is just as important as a character as Flint. The whole cast is more important than one person! Besides, you’ll get your chance as a main </w:t>
      </w:r>
      <w:r w:rsidDel="00000000" w:rsidR="00000000" w:rsidRPr="00000000">
        <w:rPr>
          <w:rFonts w:ascii="Courier New" w:cs="Courier New" w:eastAsia="Courier New" w:hAnsi="Courier New"/>
          <w:sz w:val="24"/>
          <w:szCs w:val="24"/>
          <w:rtl w:val="0"/>
        </w:rPr>
        <w:t xml:space="preserve">role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some day. </w:t>
      </w:r>
      <w:r w:rsidDel="00000000" w:rsidR="00000000" w:rsidRPr="00000000">
        <w:rPr>
          <w:rFonts w:ascii="Courier New" w:cs="Courier New" w:eastAsia="Courier New" w:hAnsi="Courier New"/>
          <w:sz w:val="24"/>
          <w:szCs w:val="24"/>
          <w:rtl w:val="0"/>
        </w:rPr>
        <w:t xml:space="preserve">Heh, after I graduate!</w:t>
        <w:br w:type="textWrapping"/>
        <w:br w:type="textWrapping"/>
        <w:t xml:space="preserve">DEEGS</w:t>
        <w:br w:type="textWrapping"/>
        <w:t xml:space="preserve">…I feel the tic a-coming, Sarre.</w:t>
      </w:r>
    </w:p>
    <w:p w:rsidR="00000000" w:rsidDel="00000000" w:rsidP="00000000" w:rsidRDefault="00000000" w:rsidRPr="00000000" w14:paraId="000013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SARRE</w:t>
        <w:br w:type="textWrapping"/>
        <w:t xml:space="preserve">Shiiit, everyone get down…</w:t>
        <w:br w:type="textWrapping"/>
      </w:r>
    </w:p>
    <w:p w:rsidR="00000000" w:rsidDel="00000000" w:rsidP="00000000" w:rsidRDefault="00000000" w:rsidRPr="00000000" w14:paraId="000013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ELLE</w:t>
        <w:br w:type="textWrapping"/>
        <w:t xml:space="preserve">Oh come on, again?</w:t>
        <w:br w:type="textWrapping"/>
        <w:br w:type="textWrapping"/>
        <w:t xml:space="preserve">CAS</w:t>
        <w:br w:type="textWrapping"/>
        <w:t xml:space="preserve">this year too?</w:t>
        <w:br w:type="textWrapping"/>
        <w:br w:type="textWrapping"/>
        <w:t xml:space="preserve">SARRE</w:t>
        <w:br w:type="textWrapping"/>
        <w:t xml:space="preserve">I know, I know. Just get down.</w:t>
      </w:r>
    </w:p>
    <w:p w:rsidR="00000000" w:rsidDel="00000000" w:rsidP="00000000" w:rsidRDefault="00000000" w:rsidRPr="00000000" w14:paraId="000013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DEAN</w:t>
        <w:br w:type="textWrapping"/>
        <w:t xml:space="preserve">Ugh.</w:t>
      </w:r>
    </w:p>
    <w:p w:rsidR="00000000" w:rsidDel="00000000" w:rsidP="00000000" w:rsidRDefault="00000000" w:rsidRPr="00000000" w14:paraId="000013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r>
      <w:commentRangeStart w:id="288"/>
      <w:r w:rsidDel="00000000" w:rsidR="00000000" w:rsidRPr="00000000">
        <w:rPr>
          <w:rFonts w:ascii="Courier New" w:cs="Courier New" w:eastAsia="Courier New" w:hAnsi="Courier New"/>
          <w:sz w:val="24"/>
          <w:szCs w:val="24"/>
          <w:rtl w:val="0"/>
        </w:rPr>
        <w:t xml:space="preserve">FOR ALLAHHHHHHH!!</w:t>
      </w:r>
      <w:commentRangeEnd w:id="288"/>
      <w:r w:rsidDel="00000000" w:rsidR="00000000" w:rsidRPr="00000000">
        <w:commentReference w:id="288"/>
      </w:r>
      <w:r w:rsidDel="00000000" w:rsidR="00000000" w:rsidRPr="00000000">
        <w:rPr>
          <w:rtl w:val="0"/>
        </w:rPr>
      </w:r>
    </w:p>
    <w:p w:rsidR="00000000" w:rsidDel="00000000" w:rsidP="00000000" w:rsidRDefault="00000000" w:rsidRPr="00000000" w14:paraId="0000130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1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theater explodes</w:t>
      </w:r>
      <w:commentRangeStart w:id="289"/>
      <w:r w:rsidDel="00000000" w:rsidR="00000000" w:rsidRPr="00000000">
        <w:rPr>
          <w:rFonts w:ascii="Courier New" w:cs="Courier New" w:eastAsia="Courier New" w:hAnsi="Courier New"/>
          <w:sz w:val="24"/>
          <w:szCs w:val="24"/>
          <w:rtl w:val="0"/>
        </w:rPr>
        <w:t xml:space="preserve">]</w:t>
      </w:r>
      <w:commentRangeEnd w:id="289"/>
      <w:r w:rsidDel="00000000" w:rsidR="00000000" w:rsidRPr="00000000">
        <w:commentReference w:id="289"/>
      </w:r>
      <w:r w:rsidDel="00000000" w:rsidR="00000000" w:rsidRPr="00000000">
        <w:rPr>
          <w:rtl w:val="0"/>
        </w:rPr>
      </w:r>
    </w:p>
    <w:p w:rsidR="00000000" w:rsidDel="00000000" w:rsidP="00000000" w:rsidRDefault="00000000" w:rsidRPr="00000000" w14:paraId="00001311">
      <w:pPr>
        <w:spacing w:line="240" w:lineRule="auto"/>
        <w:rPr>
          <w:rFonts w:ascii="Courier New" w:cs="Courier New" w:eastAsia="Courier New" w:hAnsi="Courier New"/>
        </w:rPr>
        <w:sectPr>
          <w:headerReference r:id="rId60" w:type="default"/>
          <w:footerReference r:id="rId6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sectPr>
          <w:headerReference r:id="rId62" w:type="default"/>
          <w:footerReference r:id="rId63" w:type="default"/>
          <w:type w:val="nextPage"/>
          <w:pgSz w:h="15840" w:w="12240" w:orient="portrait"/>
          <w:pgMar w:bottom="1440" w:top="1440" w:left="1440" w:right="1440" w:header="720" w:footer="720"/>
          <w:pgNumType w:start="1"/>
        </w:sectPr>
      </w:pPr>
      <w:bookmarkStart w:colFirst="0" w:colLast="0" w:name="_jicnpn26w2eo"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various scrapped scripts</w:t>
      </w:r>
      <w:r w:rsidDel="00000000" w:rsidR="00000000" w:rsidRPr="00000000">
        <w:rPr>
          <w:rtl w:val="0"/>
        </w:rPr>
      </w:r>
    </w:p>
    <w:p w:rsidR="00000000" w:rsidDel="00000000" w:rsidP="00000000" w:rsidRDefault="00000000" w:rsidRPr="00000000" w14:paraId="00001313">
      <w:pPr>
        <w:jc w:val="center"/>
        <w:rPr/>
      </w:pPr>
      <w:r w:rsidDel="00000000" w:rsidR="00000000" w:rsidRPr="00000000">
        <w:rPr>
          <w:rtl w:val="0"/>
        </w:rPr>
        <w:t xml:space="preserve">At Spencer’s house, if you could even call it a house. It’s incredibly small because of his financial situation.</w:t>
      </w:r>
    </w:p>
    <w:p w:rsidR="00000000" w:rsidDel="00000000" w:rsidP="00000000" w:rsidRDefault="00000000" w:rsidRPr="00000000" w14:paraId="00001314">
      <w:pPr>
        <w:pStyle w:val="Heading1"/>
        <w:spacing w:line="240" w:lineRule="auto"/>
        <w:jc w:val="center"/>
        <w:rPr/>
      </w:pPr>
      <w:bookmarkStart w:colFirst="0" w:colLast="0" w:name="_vwan4bhly92e" w:id="16"/>
      <w:bookmarkEnd w:id="16"/>
      <w:r w:rsidDel="00000000" w:rsidR="00000000" w:rsidRPr="00000000">
        <w:rPr>
          <w:rtl w:val="0"/>
        </w:rPr>
      </w:r>
    </w:p>
    <w:p w:rsidR="00000000" w:rsidDel="00000000" w:rsidP="00000000" w:rsidRDefault="00000000" w:rsidRPr="00000000" w14:paraId="00001315">
      <w:pPr>
        <w:pStyle w:val="Heading1"/>
        <w:spacing w:line="240" w:lineRule="auto"/>
        <w:jc w:val="center"/>
        <w:rPr/>
      </w:pPr>
      <w:bookmarkStart w:colFirst="0" w:colLast="0" w:name="_h1ya62oupp40" w:id="17"/>
      <w:bookmarkEnd w:id="17"/>
      <w:r w:rsidDel="00000000" w:rsidR="00000000" w:rsidRPr="00000000">
        <w:rPr>
          <w:rtl w:val="0"/>
        </w:rPr>
      </w:r>
    </w:p>
    <w:p w:rsidR="00000000" w:rsidDel="00000000" w:rsidP="00000000" w:rsidRDefault="00000000" w:rsidRPr="00000000" w14:paraId="00001316">
      <w:pPr>
        <w:pStyle w:val="Heading1"/>
        <w:spacing w:line="240" w:lineRule="auto"/>
        <w:jc w:val="center"/>
        <w:rPr/>
      </w:pPr>
      <w:bookmarkStart w:colFirst="0" w:colLast="0" w:name="_pkrc5h9m6ayn" w:id="18"/>
      <w:bookmarkEnd w:id="18"/>
      <w:r w:rsidDel="00000000" w:rsidR="00000000" w:rsidRPr="00000000">
        <w:rPr>
          <w:rtl w:val="0"/>
        </w:rPr>
        <w:t xml:space="preserve">GROUNDHOG DAY</w:t>
      </w:r>
    </w:p>
    <w:p w:rsidR="00000000" w:rsidDel="00000000" w:rsidP="00000000" w:rsidRDefault="00000000" w:rsidRPr="00000000" w14:paraId="0000131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Starts with him waking up to starr throwing rocks at window</w:t>
      </w:r>
    </w:p>
    <w:p w:rsidR="00000000" w:rsidDel="00000000" w:rsidP="00000000" w:rsidRDefault="00000000" w:rsidRPr="00000000" w14:paraId="000013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death by rock</w:t>
      </w:r>
    </w:p>
    <w:p w:rsidR="00000000" w:rsidDel="00000000" w:rsidP="00000000" w:rsidRDefault="00000000" w:rsidRPr="00000000" w14:paraId="000013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Explains loop to starr, then long pause then starr goes JUST LIKE THE MOVIE GROUNDHOG DAY</w:t>
      </w:r>
    </w:p>
    <w:p w:rsidR="00000000" w:rsidDel="00000000" w:rsidP="00000000" w:rsidRDefault="00000000" w:rsidRPr="00000000" w14:paraId="0000131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w:t>
      </w:r>
    </w:p>
    <w:p w:rsidR="00000000" w:rsidDel="00000000" w:rsidP="00000000" w:rsidRDefault="00000000" w:rsidRPr="00000000" w14:paraId="000013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is sleeping in his bed.]</w:t>
      </w:r>
    </w:p>
    <w:p w:rsidR="00000000" w:rsidDel="00000000" w:rsidP="00000000" w:rsidRDefault="00000000" w:rsidRPr="00000000" w14:paraId="0000132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3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*Huh, what… Ghengis… don’t kill me…*</w:t>
      </w:r>
    </w:p>
    <w:p w:rsidR="00000000" w:rsidDel="00000000" w:rsidP="00000000" w:rsidRDefault="00000000" w:rsidRPr="00000000" w14:paraId="0000132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 are thumps at his window.]</w:t>
      </w:r>
    </w:p>
    <w:p w:rsidR="00000000" w:rsidDel="00000000" w:rsidP="00000000" w:rsidRDefault="00000000" w:rsidRPr="00000000" w14:paraId="0000132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3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Thump… thump… thump… THUMP…. THUMP…. THUUUUUUUUMP!!!!!!!!!!!!</w:t>
      </w:r>
    </w:p>
    <w:p w:rsidR="00000000" w:rsidDel="00000000" w:rsidP="00000000" w:rsidRDefault="00000000" w:rsidRPr="00000000" w14:paraId="0000132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w:t>
      </w:r>
      <w:r w:rsidDel="00000000" w:rsidR="00000000" w:rsidRPr="00000000">
        <w:rPr>
          <w:rFonts w:ascii="Courier New" w:cs="Courier New" w:eastAsia="Courier New" w:hAnsi="Courier New"/>
          <w:sz w:val="24"/>
          <w:szCs w:val="24"/>
          <w:rtl w:val="0"/>
        </w:rPr>
        <w:t xml:space="preserve">gets</w:t>
      </w:r>
      <w:r w:rsidDel="00000000" w:rsidR="00000000" w:rsidRPr="00000000">
        <w:rPr>
          <w:rFonts w:ascii="Courier New" w:cs="Courier New" w:eastAsia="Courier New" w:hAnsi="Courier New"/>
          <w:sz w:val="24"/>
          <w:szCs w:val="24"/>
          <w:rtl w:val="0"/>
        </w:rPr>
        <w:t xml:space="preserve"> up and </w:t>
      </w:r>
      <w:r w:rsidDel="00000000" w:rsidR="00000000" w:rsidRPr="00000000">
        <w:rPr>
          <w:rFonts w:ascii="Courier New" w:cs="Courier New" w:eastAsia="Courier New" w:hAnsi="Courier New"/>
          <w:sz w:val="24"/>
          <w:szCs w:val="24"/>
          <w:rtl w:val="0"/>
        </w:rPr>
        <w:t xml:space="preserve">yells</w:t>
      </w:r>
      <w:r w:rsidDel="00000000" w:rsidR="00000000" w:rsidRPr="00000000">
        <w:rPr>
          <w:rFonts w:ascii="Courier New" w:cs="Courier New" w:eastAsia="Courier New" w:hAnsi="Courier New"/>
          <w:sz w:val="24"/>
          <w:szCs w:val="24"/>
          <w:rtl w:val="0"/>
        </w:rPr>
        <w:t xml:space="preserve"> at STARR out the window.]</w:t>
      </w:r>
    </w:p>
    <w:p w:rsidR="00000000" w:rsidDel="00000000" w:rsidP="00000000" w:rsidRDefault="00000000" w:rsidRPr="00000000" w14:paraId="0000132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3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STOP. THROWING. ROCKS. AT MY FUCKING!!!!!! WINDOW!!!!!!!!</w:t>
      </w:r>
    </w:p>
    <w:p w:rsidR="00000000" w:rsidDel="00000000" w:rsidP="00000000" w:rsidRDefault="00000000" w:rsidRPr="00000000" w14:paraId="0000132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3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awake, Deegs?</w:t>
      </w:r>
    </w:p>
    <w:p w:rsidR="00000000" w:rsidDel="00000000" w:rsidP="00000000" w:rsidRDefault="00000000" w:rsidRPr="00000000" w14:paraId="0000133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332">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YEAH- I- dude, what- YES!!!! I AM NOW! </w:t>
      </w:r>
      <w:r w:rsidDel="00000000" w:rsidR="00000000" w:rsidRPr="00000000">
        <w:rPr>
          <w:rFonts w:ascii="Courier New" w:cs="Courier New" w:eastAsia="Courier New" w:hAnsi="Courier New"/>
          <w:i w:val="1"/>
          <w:iCs w:val="1"/>
          <w:sz w:val="24"/>
          <w:szCs w:val="24"/>
          <w:rtl w:val="0"/>
        </w:rPr>
        <w:t xml:space="preserve">WHAT?!?!</w:t>
      </w:r>
    </w:p>
    <w:p w:rsidR="00000000" w:rsidDel="00000000" w:rsidP="00000000" w:rsidRDefault="00000000" w:rsidRPr="00000000" w14:paraId="000013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3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hi.</w:t>
      </w:r>
    </w:p>
    <w:p w:rsidR="00000000" w:rsidDel="00000000" w:rsidP="00000000" w:rsidRDefault="00000000" w:rsidRPr="00000000" w14:paraId="000013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3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 what the fuck could have possibly. Compelled you. To throw rocks at my window at THREE IN THE FUCKING MORNING!</w:t>
      </w:r>
    </w:p>
    <w:p w:rsidR="00000000" w:rsidDel="00000000" w:rsidP="00000000" w:rsidRDefault="00000000" w:rsidRPr="00000000" w14:paraId="000013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I just wanted to ask if you’re excited </w:t>
      </w:r>
      <w:r w:rsidDel="00000000" w:rsidR="00000000" w:rsidRPr="00000000">
        <w:rPr>
          <w:rFonts w:ascii="Courier New" w:cs="Courier New" w:eastAsia="Courier New" w:hAnsi="Courier New"/>
          <w:sz w:val="24"/>
          <w:szCs w:val="24"/>
          <w:rtl w:val="0"/>
        </w:rPr>
        <w:t xml:space="preserve">for theater</w:t>
      </w:r>
      <w:r w:rsidDel="00000000" w:rsidR="00000000" w:rsidRPr="00000000">
        <w:rPr>
          <w:rFonts w:ascii="Courier New" w:cs="Courier New" w:eastAsia="Courier New" w:hAnsi="Courier New"/>
          <w:sz w:val="24"/>
          <w:szCs w:val="24"/>
          <w:rtl w:val="0"/>
        </w:rPr>
        <w:t xml:space="preserve"> later today.</w:t>
      </w:r>
    </w:p>
    <w:p w:rsidR="00000000" w:rsidDel="00000000" w:rsidP="00000000" w:rsidRDefault="00000000" w:rsidRPr="00000000" w14:paraId="0000133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3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Goodnight, Starr.</w:t>
      </w:r>
    </w:p>
    <w:p w:rsidR="00000000" w:rsidDel="00000000" w:rsidP="00000000" w:rsidRDefault="00000000" w:rsidRPr="00000000" w14:paraId="0000133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Good morning, actually!</w:t>
      </w:r>
    </w:p>
    <w:p w:rsidR="00000000" w:rsidDel="00000000" w:rsidP="00000000" w:rsidRDefault="00000000" w:rsidRPr="00000000" w14:paraId="000013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3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Right… I’m going back to sleep.</w:t>
      </w:r>
    </w:p>
    <w:p w:rsidR="00000000" w:rsidDel="00000000" w:rsidP="00000000" w:rsidRDefault="00000000" w:rsidRPr="00000000" w14:paraId="000013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3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dude, let’s start our walk to theater!! My mom won’t let me use the prius, and it’s a 3 hour drive, so we gotta walk NOW.</w:t>
      </w:r>
    </w:p>
    <w:p w:rsidR="00000000" w:rsidDel="00000000" w:rsidP="00000000" w:rsidRDefault="00000000" w:rsidRPr="00000000" w14:paraId="0000134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3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SHIT! Ughhhhh, I’ll be right down.</w:t>
      </w:r>
    </w:p>
    <w:p w:rsidR="00000000" w:rsidDel="00000000" w:rsidP="00000000" w:rsidRDefault="00000000" w:rsidRPr="00000000" w14:paraId="0000134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spawns outside the house]</w:t>
      </w:r>
    </w:p>
    <w:p w:rsidR="00000000" w:rsidDel="00000000" w:rsidP="00000000" w:rsidRDefault="00000000" w:rsidRPr="00000000" w14:paraId="0000134A">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3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glad you’re okay with the sixty-hour walk to Nenjac theater, dude.</w:t>
      </w:r>
    </w:p>
    <w:p w:rsidR="00000000" w:rsidDel="00000000" w:rsidP="00000000" w:rsidRDefault="00000000" w:rsidRPr="00000000" w14:paraId="0000134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3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not. But whatever. Anyway, we’re here.</w:t>
      </w:r>
    </w:p>
    <w:p w:rsidR="00000000" w:rsidDel="00000000" w:rsidP="00000000" w:rsidRDefault="00000000" w:rsidRPr="00000000" w14:paraId="0000135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5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1359">
      <w:pPr>
        <w:pStyle w:val="Heading1"/>
        <w:jc w:val="center"/>
        <w:rPr/>
      </w:pPr>
      <w:bookmarkStart w:colFirst="0" w:colLast="0" w:name="_dnhpu8g0160x" w:id="19"/>
      <w:bookmarkEnd w:id="19"/>
      <w:r w:rsidDel="00000000" w:rsidR="00000000" w:rsidRPr="00000000">
        <w:rPr>
          <w:rtl w:val="0"/>
        </w:rPr>
        <w:t xml:space="preserve">INFINITY WARISH</w:t>
        <w:br w:type="textWrapping"/>
        <w:t xml:space="preserve">[The Nenjac Kids are doing theater or wtv]</w:t>
      </w:r>
    </w:p>
    <w:p w:rsidR="00000000" w:rsidDel="00000000" w:rsidP="00000000" w:rsidRDefault="00000000" w:rsidRPr="00000000" w14:paraId="0000135A">
      <w:pPr>
        <w:jc w:val="center"/>
        <w:rPr/>
      </w:pPr>
      <w:r w:rsidDel="00000000" w:rsidR="00000000" w:rsidRPr="00000000">
        <w:rPr>
          <w:rtl w:val="0"/>
        </w:rPr>
      </w:r>
    </w:p>
    <w:p w:rsidR="00000000" w:rsidDel="00000000" w:rsidP="00000000" w:rsidRDefault="00000000" w:rsidRPr="00000000" w14:paraId="0000135B">
      <w:pPr>
        <w:jc w:val="center"/>
        <w:rPr/>
      </w:pPr>
      <w:r w:rsidDel="00000000" w:rsidR="00000000" w:rsidRPr="00000000">
        <w:rPr>
          <w:rtl w:val="0"/>
        </w:rPr>
        <w:t xml:space="preserve">WARREN</w:t>
      </w:r>
    </w:p>
    <w:p w:rsidR="00000000" w:rsidDel="00000000" w:rsidP="00000000" w:rsidRDefault="00000000" w:rsidRPr="00000000" w14:paraId="0000135C">
      <w:pPr>
        <w:jc w:val="center"/>
        <w:rPr/>
      </w:pPr>
      <w:r w:rsidDel="00000000" w:rsidR="00000000" w:rsidRPr="00000000">
        <w:rPr>
          <w:rtl w:val="0"/>
        </w:rPr>
        <w:t xml:space="preserve">Wow yeah, good job kids. Great theatering, yeah.</w:t>
      </w:r>
    </w:p>
    <w:p w:rsidR="00000000" w:rsidDel="00000000" w:rsidP="00000000" w:rsidRDefault="00000000" w:rsidRPr="00000000" w14:paraId="0000135D">
      <w:pPr>
        <w:jc w:val="center"/>
        <w:rPr/>
      </w:pPr>
      <w:r w:rsidDel="00000000" w:rsidR="00000000" w:rsidRPr="00000000">
        <w:rPr>
          <w:rtl w:val="0"/>
        </w:rPr>
      </w:r>
    </w:p>
    <w:p w:rsidR="00000000" w:rsidDel="00000000" w:rsidP="00000000" w:rsidRDefault="00000000" w:rsidRPr="00000000" w14:paraId="0000135E">
      <w:pPr>
        <w:jc w:val="center"/>
        <w:rPr/>
      </w:pPr>
      <w:r w:rsidDel="00000000" w:rsidR="00000000" w:rsidRPr="00000000">
        <w:rPr>
          <w:rtl w:val="0"/>
        </w:rPr>
        <w:t xml:space="preserve">ELEA</w:t>
      </w:r>
    </w:p>
    <w:p w:rsidR="00000000" w:rsidDel="00000000" w:rsidP="00000000" w:rsidRDefault="00000000" w:rsidRPr="00000000" w14:paraId="0000135F">
      <w:pPr>
        <w:jc w:val="center"/>
        <w:rPr/>
      </w:pPr>
      <w:r w:rsidDel="00000000" w:rsidR="00000000" w:rsidRPr="00000000">
        <w:rPr>
          <w:rtl w:val="0"/>
        </w:rPr>
        <w:t xml:space="preserve">Thanks Warren!</w:t>
      </w:r>
    </w:p>
    <w:p w:rsidR="00000000" w:rsidDel="00000000" w:rsidP="00000000" w:rsidRDefault="00000000" w:rsidRPr="00000000" w14:paraId="00001360">
      <w:pPr>
        <w:jc w:val="center"/>
        <w:rPr/>
      </w:pPr>
      <w:r w:rsidDel="00000000" w:rsidR="00000000" w:rsidRPr="00000000">
        <w:rPr>
          <w:rtl w:val="0"/>
        </w:rPr>
      </w:r>
    </w:p>
    <w:p w:rsidR="00000000" w:rsidDel="00000000" w:rsidP="00000000" w:rsidRDefault="00000000" w:rsidRPr="00000000" w14:paraId="00001361">
      <w:pPr>
        <w:jc w:val="center"/>
        <w:rPr/>
      </w:pPr>
      <w:r w:rsidDel="00000000" w:rsidR="00000000" w:rsidRPr="00000000">
        <w:rPr>
          <w:rtl w:val="0"/>
        </w:rPr>
        <w:t xml:space="preserve">WARREN</w:t>
      </w:r>
    </w:p>
    <w:p w:rsidR="00000000" w:rsidDel="00000000" w:rsidP="00000000" w:rsidRDefault="00000000" w:rsidRPr="00000000" w14:paraId="00001362">
      <w:pPr>
        <w:jc w:val="center"/>
        <w:rPr/>
      </w:pPr>
      <w:r w:rsidDel="00000000" w:rsidR="00000000" w:rsidRPr="00000000">
        <w:rPr>
          <w:rtl w:val="0"/>
        </w:rPr>
        <w:t xml:space="preserve">Uh huh. Okay, are we done here?</w:t>
      </w:r>
    </w:p>
    <w:p w:rsidR="00000000" w:rsidDel="00000000" w:rsidP="00000000" w:rsidRDefault="00000000" w:rsidRPr="00000000" w14:paraId="00001363">
      <w:pPr>
        <w:jc w:val="center"/>
        <w:rPr/>
      </w:pPr>
      <w:r w:rsidDel="00000000" w:rsidR="00000000" w:rsidRPr="00000000">
        <w:rPr>
          <w:rtl w:val="0"/>
        </w:rPr>
      </w:r>
    </w:p>
    <w:p w:rsidR="00000000" w:rsidDel="00000000" w:rsidP="00000000" w:rsidRDefault="00000000" w:rsidRPr="00000000" w14:paraId="00001364">
      <w:pPr>
        <w:jc w:val="center"/>
        <w:rPr/>
      </w:pPr>
      <w:r w:rsidDel="00000000" w:rsidR="00000000" w:rsidRPr="00000000">
        <w:rPr>
          <w:rtl w:val="0"/>
        </w:rPr>
        <w:t xml:space="preserve">CAS</w:t>
      </w:r>
    </w:p>
    <w:p w:rsidR="00000000" w:rsidDel="00000000" w:rsidP="00000000" w:rsidRDefault="00000000" w:rsidRPr="00000000" w14:paraId="00001365">
      <w:pPr>
        <w:jc w:val="center"/>
        <w:rPr/>
      </w:pPr>
      <w:r w:rsidDel="00000000" w:rsidR="00000000" w:rsidRPr="00000000">
        <w:rPr>
          <w:rtl w:val="0"/>
        </w:rPr>
        <w:t xml:space="preserve">we didn’t even do anything it’s been like two minutes bro</w:t>
      </w:r>
    </w:p>
    <w:p w:rsidR="00000000" w:rsidDel="00000000" w:rsidP="00000000" w:rsidRDefault="00000000" w:rsidRPr="00000000" w14:paraId="00001366">
      <w:pPr>
        <w:jc w:val="center"/>
        <w:rPr/>
      </w:pPr>
      <w:r w:rsidDel="00000000" w:rsidR="00000000" w:rsidRPr="00000000">
        <w:rPr>
          <w:rtl w:val="0"/>
        </w:rPr>
      </w:r>
    </w:p>
    <w:p w:rsidR="00000000" w:rsidDel="00000000" w:rsidP="00000000" w:rsidRDefault="00000000" w:rsidRPr="00000000" w14:paraId="00001367">
      <w:pPr>
        <w:jc w:val="center"/>
        <w:rPr/>
      </w:pPr>
      <w:r w:rsidDel="00000000" w:rsidR="00000000" w:rsidRPr="00000000">
        <w:rPr>
          <w:rtl w:val="0"/>
        </w:rPr>
        <w:t xml:space="preserve">WARREN</w:t>
      </w:r>
    </w:p>
    <w:p w:rsidR="00000000" w:rsidDel="00000000" w:rsidP="00000000" w:rsidRDefault="00000000" w:rsidRPr="00000000" w14:paraId="00001368">
      <w:pPr>
        <w:jc w:val="center"/>
        <w:rPr/>
      </w:pPr>
      <w:r w:rsidDel="00000000" w:rsidR="00000000" w:rsidRPr="00000000">
        <w:rPr>
          <w:rtl w:val="0"/>
        </w:rPr>
        <w:t xml:space="preserve">Great observation Cas. Bye!</w:t>
      </w:r>
    </w:p>
    <w:p w:rsidR="00000000" w:rsidDel="00000000" w:rsidP="00000000" w:rsidRDefault="00000000" w:rsidRPr="00000000" w14:paraId="00001369">
      <w:pPr>
        <w:jc w:val="center"/>
        <w:rPr/>
      </w:pPr>
      <w:r w:rsidDel="00000000" w:rsidR="00000000" w:rsidRPr="00000000">
        <w:rPr>
          <w:rtl w:val="0"/>
        </w:rPr>
      </w:r>
    </w:p>
    <w:p w:rsidR="00000000" w:rsidDel="00000000" w:rsidP="00000000" w:rsidRDefault="00000000" w:rsidRPr="00000000" w14:paraId="0000136A">
      <w:pPr>
        <w:jc w:val="center"/>
        <w:rPr/>
      </w:pPr>
      <w:r w:rsidDel="00000000" w:rsidR="00000000" w:rsidRPr="00000000">
        <w:rPr>
          <w:rtl w:val="0"/>
        </w:rPr>
        <w:t xml:space="preserve">[WARREN leaves]</w:t>
      </w:r>
    </w:p>
    <w:p w:rsidR="00000000" w:rsidDel="00000000" w:rsidP="00000000" w:rsidRDefault="00000000" w:rsidRPr="00000000" w14:paraId="0000136B">
      <w:pPr>
        <w:jc w:val="center"/>
        <w:rPr/>
      </w:pPr>
      <w:r w:rsidDel="00000000" w:rsidR="00000000" w:rsidRPr="00000000">
        <w:rPr>
          <w:rtl w:val="0"/>
        </w:rPr>
      </w:r>
    </w:p>
    <w:p w:rsidR="00000000" w:rsidDel="00000000" w:rsidP="00000000" w:rsidRDefault="00000000" w:rsidRPr="00000000" w14:paraId="0000136C">
      <w:pPr>
        <w:jc w:val="center"/>
        <w:rPr/>
      </w:pPr>
      <w:r w:rsidDel="00000000" w:rsidR="00000000" w:rsidRPr="00000000">
        <w:rPr>
          <w:rtl w:val="0"/>
        </w:rPr>
        <w:t xml:space="preserve">STARR</w:t>
        <w:br w:type="textWrapping"/>
        <w:t xml:space="preserve"> Wow Deegs, I’m starting to think Warren… doesn’t really care about theater.</w:t>
      </w:r>
    </w:p>
    <w:p w:rsidR="00000000" w:rsidDel="00000000" w:rsidP="00000000" w:rsidRDefault="00000000" w:rsidRPr="00000000" w14:paraId="0000136D">
      <w:pPr>
        <w:jc w:val="center"/>
        <w:rPr/>
      </w:pPr>
      <w:r w:rsidDel="00000000" w:rsidR="00000000" w:rsidRPr="00000000">
        <w:rPr>
          <w:rtl w:val="0"/>
        </w:rPr>
      </w:r>
    </w:p>
    <w:p w:rsidR="00000000" w:rsidDel="00000000" w:rsidP="00000000" w:rsidRDefault="00000000" w:rsidRPr="00000000" w14:paraId="0000136E">
      <w:pPr>
        <w:jc w:val="center"/>
        <w:rPr/>
      </w:pPr>
      <w:r w:rsidDel="00000000" w:rsidR="00000000" w:rsidRPr="00000000">
        <w:rPr>
          <w:rtl w:val="0"/>
        </w:rPr>
        <w:t xml:space="preserve">DEEGS</w:t>
      </w:r>
    </w:p>
    <w:p w:rsidR="00000000" w:rsidDel="00000000" w:rsidP="00000000" w:rsidRDefault="00000000" w:rsidRPr="00000000" w14:paraId="0000136F">
      <w:pPr>
        <w:jc w:val="center"/>
        <w:rPr/>
      </w:pPr>
      <w:r w:rsidDel="00000000" w:rsidR="00000000" w:rsidRPr="00000000">
        <w:rPr>
          <w:rtl w:val="0"/>
        </w:rPr>
        <w:t xml:space="preserve">Yeah, we- we got that.</w:t>
      </w:r>
    </w:p>
    <w:p w:rsidR="00000000" w:rsidDel="00000000" w:rsidP="00000000" w:rsidRDefault="00000000" w:rsidRPr="00000000" w14:paraId="00001370">
      <w:pPr>
        <w:jc w:val="center"/>
        <w:rPr/>
      </w:pPr>
      <w:r w:rsidDel="00000000" w:rsidR="00000000" w:rsidRPr="00000000">
        <w:rPr>
          <w:rtl w:val="0"/>
        </w:rPr>
      </w:r>
    </w:p>
    <w:p w:rsidR="00000000" w:rsidDel="00000000" w:rsidP="00000000" w:rsidRDefault="00000000" w:rsidRPr="00000000" w14:paraId="00001371">
      <w:pPr>
        <w:jc w:val="center"/>
        <w:rPr/>
      </w:pPr>
      <w:r w:rsidDel="00000000" w:rsidR="00000000" w:rsidRPr="00000000">
        <w:rPr>
          <w:rtl w:val="0"/>
        </w:rPr>
        <w:t xml:space="preserve">STARR </w:t>
      </w:r>
    </w:p>
    <w:p w:rsidR="00000000" w:rsidDel="00000000" w:rsidP="00000000" w:rsidRDefault="00000000" w:rsidRPr="00000000" w14:paraId="00001372">
      <w:pPr>
        <w:jc w:val="center"/>
        <w:rPr/>
      </w:pPr>
      <w:r w:rsidDel="00000000" w:rsidR="00000000" w:rsidRPr="00000000">
        <w:rPr>
          <w:rtl w:val="0"/>
        </w:rPr>
        <w:t xml:space="preserve">So what’s the adventure today, Deegs?</w:t>
      </w:r>
    </w:p>
    <w:p w:rsidR="00000000" w:rsidDel="00000000" w:rsidP="00000000" w:rsidRDefault="00000000" w:rsidRPr="00000000" w14:paraId="00001373">
      <w:pPr>
        <w:jc w:val="center"/>
        <w:rPr/>
      </w:pPr>
      <w:r w:rsidDel="00000000" w:rsidR="00000000" w:rsidRPr="00000000">
        <w:rPr>
          <w:rtl w:val="0"/>
        </w:rPr>
      </w:r>
    </w:p>
    <w:p w:rsidR="00000000" w:rsidDel="00000000" w:rsidP="00000000" w:rsidRDefault="00000000" w:rsidRPr="00000000" w14:paraId="00001374">
      <w:pPr>
        <w:jc w:val="center"/>
        <w:rPr/>
      </w:pPr>
      <w:r w:rsidDel="00000000" w:rsidR="00000000" w:rsidRPr="00000000">
        <w:rPr>
          <w:rtl w:val="0"/>
        </w:rPr>
        <w:t xml:space="preserve">DEEGS</w:t>
      </w:r>
    </w:p>
    <w:p w:rsidR="00000000" w:rsidDel="00000000" w:rsidP="00000000" w:rsidRDefault="00000000" w:rsidRPr="00000000" w14:paraId="00001375">
      <w:pPr>
        <w:jc w:val="center"/>
        <w:rPr/>
      </w:pPr>
      <w:r w:rsidDel="00000000" w:rsidR="00000000" w:rsidRPr="00000000">
        <w:rPr>
          <w:rtl w:val="0"/>
        </w:rPr>
        <w:t xml:space="preserve">Dude, I don’t know. Usually something comes up randomly and we do that.</w:t>
      </w:r>
    </w:p>
    <w:p w:rsidR="00000000" w:rsidDel="00000000" w:rsidP="00000000" w:rsidRDefault="00000000" w:rsidRPr="00000000" w14:paraId="00001376">
      <w:pPr>
        <w:jc w:val="center"/>
        <w:rPr/>
      </w:pPr>
      <w:r w:rsidDel="00000000" w:rsidR="00000000" w:rsidRPr="00000000">
        <w:rPr>
          <w:rtl w:val="0"/>
        </w:rPr>
      </w:r>
    </w:p>
    <w:p w:rsidR="00000000" w:rsidDel="00000000" w:rsidP="00000000" w:rsidRDefault="00000000" w:rsidRPr="00000000" w14:paraId="00001377">
      <w:pPr>
        <w:jc w:val="center"/>
        <w:rPr/>
      </w:pPr>
      <w:r w:rsidDel="00000000" w:rsidR="00000000" w:rsidRPr="00000000">
        <w:rPr>
          <w:rtl w:val="0"/>
        </w:rPr>
        <w:t xml:space="preserve">DEAN</w:t>
      </w:r>
    </w:p>
    <w:p w:rsidR="00000000" w:rsidDel="00000000" w:rsidP="00000000" w:rsidRDefault="00000000" w:rsidRPr="00000000" w14:paraId="00001378">
      <w:pPr>
        <w:jc w:val="center"/>
        <w:rPr/>
      </w:pPr>
      <w:r w:rsidDel="00000000" w:rsidR="00000000" w:rsidRPr="00000000">
        <w:rPr>
          <w:rtl w:val="0"/>
        </w:rPr>
        <w:t xml:space="preserve">I think I’ll join you two guys on your adventure today. I’m pretty bored.</w:t>
      </w:r>
    </w:p>
    <w:p w:rsidR="00000000" w:rsidDel="00000000" w:rsidP="00000000" w:rsidRDefault="00000000" w:rsidRPr="00000000" w14:paraId="00001379">
      <w:pPr>
        <w:jc w:val="center"/>
        <w:rPr/>
      </w:pPr>
      <w:r w:rsidDel="00000000" w:rsidR="00000000" w:rsidRPr="00000000">
        <w:rPr>
          <w:rtl w:val="0"/>
        </w:rPr>
      </w:r>
    </w:p>
    <w:p w:rsidR="00000000" w:rsidDel="00000000" w:rsidP="00000000" w:rsidRDefault="00000000" w:rsidRPr="00000000" w14:paraId="0000137A">
      <w:pPr>
        <w:jc w:val="center"/>
        <w:rPr/>
      </w:pPr>
      <w:r w:rsidDel="00000000" w:rsidR="00000000" w:rsidRPr="00000000">
        <w:rPr>
          <w:rtl w:val="0"/>
        </w:rPr>
        <w:t xml:space="preserve">DEEGS</w:t>
      </w:r>
    </w:p>
    <w:p w:rsidR="00000000" w:rsidDel="00000000" w:rsidP="00000000" w:rsidRDefault="00000000" w:rsidRPr="00000000" w14:paraId="0000137B">
      <w:pPr>
        <w:jc w:val="center"/>
        <w:rPr/>
      </w:pPr>
      <w:r w:rsidDel="00000000" w:rsidR="00000000" w:rsidRPr="00000000">
        <w:rPr>
          <w:rtl w:val="0"/>
        </w:rPr>
        <w:t xml:space="preserve">No! No, why would you-</w:t>
      </w:r>
    </w:p>
    <w:p w:rsidR="00000000" w:rsidDel="00000000" w:rsidP="00000000" w:rsidRDefault="00000000" w:rsidRPr="00000000" w14:paraId="0000137C">
      <w:pPr>
        <w:jc w:val="center"/>
        <w:rPr/>
      </w:pPr>
      <w:r w:rsidDel="00000000" w:rsidR="00000000" w:rsidRPr="00000000">
        <w:rPr>
          <w:rtl w:val="0"/>
        </w:rPr>
      </w:r>
    </w:p>
    <w:p w:rsidR="00000000" w:rsidDel="00000000" w:rsidP="00000000" w:rsidRDefault="00000000" w:rsidRPr="00000000" w14:paraId="0000137D">
      <w:pPr>
        <w:jc w:val="center"/>
        <w:rPr/>
      </w:pPr>
      <w:r w:rsidDel="00000000" w:rsidR="00000000" w:rsidRPr="00000000">
        <w:rPr>
          <w:rtl w:val="0"/>
        </w:rPr>
        <w:t xml:space="preserve">STARR</w:t>
      </w:r>
    </w:p>
    <w:p w:rsidR="00000000" w:rsidDel="00000000" w:rsidP="00000000" w:rsidRDefault="00000000" w:rsidRPr="00000000" w14:paraId="0000137E">
      <w:pPr>
        <w:jc w:val="center"/>
        <w:rPr/>
      </w:pPr>
      <w:r w:rsidDel="00000000" w:rsidR="00000000" w:rsidRPr="00000000">
        <w:rPr>
          <w:rtl w:val="0"/>
        </w:rPr>
        <w:t xml:space="preserve">WOW REALLY DEAN? YOU’D DO THAT?</w:t>
      </w:r>
    </w:p>
    <w:p w:rsidR="00000000" w:rsidDel="00000000" w:rsidP="00000000" w:rsidRDefault="00000000" w:rsidRPr="00000000" w14:paraId="0000137F">
      <w:pPr>
        <w:jc w:val="center"/>
        <w:rPr/>
      </w:pPr>
      <w:r w:rsidDel="00000000" w:rsidR="00000000" w:rsidRPr="00000000">
        <w:rPr>
          <w:rtl w:val="0"/>
        </w:rPr>
      </w:r>
    </w:p>
    <w:p w:rsidR="00000000" w:rsidDel="00000000" w:rsidP="00000000" w:rsidRDefault="00000000" w:rsidRPr="00000000" w14:paraId="00001380">
      <w:pPr>
        <w:jc w:val="center"/>
        <w:rPr/>
      </w:pPr>
      <w:r w:rsidDel="00000000" w:rsidR="00000000" w:rsidRPr="00000000">
        <w:rPr>
          <w:rtl w:val="0"/>
        </w:rPr>
        <w:t xml:space="preserve">DEAN</w:t>
      </w:r>
    </w:p>
    <w:p w:rsidR="00000000" w:rsidDel="00000000" w:rsidP="00000000" w:rsidRDefault="00000000" w:rsidRPr="00000000" w14:paraId="00001381">
      <w:pPr>
        <w:jc w:val="center"/>
        <w:rPr/>
      </w:pPr>
      <w:r w:rsidDel="00000000" w:rsidR="00000000" w:rsidRPr="00000000">
        <w:rPr>
          <w:rtl w:val="0"/>
        </w:rPr>
        <w:t xml:space="preserve">Yeah Starr, you gotta help out the little guys once in a while.</w:t>
      </w:r>
    </w:p>
    <w:p w:rsidR="00000000" w:rsidDel="00000000" w:rsidP="00000000" w:rsidRDefault="00000000" w:rsidRPr="00000000" w14:paraId="00001382">
      <w:pPr>
        <w:jc w:val="center"/>
        <w:rPr/>
      </w:pPr>
      <w:r w:rsidDel="00000000" w:rsidR="00000000" w:rsidRPr="00000000">
        <w:rPr>
          <w:rtl w:val="0"/>
        </w:rPr>
      </w:r>
    </w:p>
    <w:p w:rsidR="00000000" w:rsidDel="00000000" w:rsidP="00000000" w:rsidRDefault="00000000" w:rsidRPr="00000000" w14:paraId="00001383">
      <w:pPr>
        <w:jc w:val="center"/>
        <w:rPr/>
      </w:pPr>
      <w:r w:rsidDel="00000000" w:rsidR="00000000" w:rsidRPr="00000000">
        <w:rPr>
          <w:rtl w:val="0"/>
        </w:rPr>
        <w:t xml:space="preserve">DEEGS</w:t>
      </w:r>
    </w:p>
    <w:p w:rsidR="00000000" w:rsidDel="00000000" w:rsidP="00000000" w:rsidRDefault="00000000" w:rsidRPr="00000000" w14:paraId="00001384">
      <w:pPr>
        <w:jc w:val="center"/>
        <w:rPr/>
      </w:pPr>
      <w:r w:rsidDel="00000000" w:rsidR="00000000" w:rsidRPr="00000000">
        <w:rPr>
          <w:i w:val="1"/>
          <w:iCs w:val="1"/>
          <w:rtl w:val="0"/>
        </w:rPr>
        <w:t xml:space="preserve">Jesus</w:t>
      </w:r>
      <w:r w:rsidDel="00000000" w:rsidR="00000000" w:rsidRPr="00000000">
        <w:rPr>
          <w:rtl w:val="0"/>
        </w:rPr>
        <w:t xml:space="preserve"> </w:t>
      </w:r>
      <w:r w:rsidDel="00000000" w:rsidR="00000000" w:rsidRPr="00000000">
        <w:rPr>
          <w:i w:val="1"/>
          <w:iCs w:val="1"/>
          <w:rtl w:val="0"/>
        </w:rPr>
        <w:t xml:space="preserve">Christ</w:t>
      </w:r>
      <w:r w:rsidDel="00000000" w:rsidR="00000000" w:rsidRPr="00000000">
        <w:rPr>
          <w:rtl w:val="0"/>
        </w:rPr>
        <w:t xml:space="preserve"> I hate you Dean McQueen.</w:t>
      </w:r>
    </w:p>
    <w:p w:rsidR="00000000" w:rsidDel="00000000" w:rsidP="00000000" w:rsidRDefault="00000000" w:rsidRPr="00000000" w14:paraId="00001385">
      <w:pPr>
        <w:jc w:val="center"/>
        <w:rPr/>
      </w:pPr>
      <w:r w:rsidDel="00000000" w:rsidR="00000000" w:rsidRPr="00000000">
        <w:rPr>
          <w:rtl w:val="0"/>
        </w:rPr>
      </w:r>
    </w:p>
    <w:p w:rsidR="00000000" w:rsidDel="00000000" w:rsidP="00000000" w:rsidRDefault="00000000" w:rsidRPr="00000000" w14:paraId="00001386">
      <w:pPr>
        <w:jc w:val="center"/>
        <w:rPr/>
      </w:pPr>
      <w:r w:rsidDel="00000000" w:rsidR="00000000" w:rsidRPr="00000000">
        <w:rPr>
          <w:rtl w:val="0"/>
        </w:rPr>
        <w:t xml:space="preserve">WARREN</w:t>
      </w:r>
    </w:p>
    <w:p w:rsidR="00000000" w:rsidDel="00000000" w:rsidP="00000000" w:rsidRDefault="00000000" w:rsidRPr="00000000" w14:paraId="00001387">
      <w:pPr>
        <w:jc w:val="center"/>
        <w:rPr/>
      </w:pPr>
      <w:r w:rsidDel="00000000" w:rsidR="00000000" w:rsidRPr="00000000">
        <w:rPr>
          <w:rtl w:val="0"/>
        </w:rPr>
        <w:t xml:space="preserve">OH SHIT!</w:t>
      </w:r>
    </w:p>
    <w:p w:rsidR="00000000" w:rsidDel="00000000" w:rsidP="00000000" w:rsidRDefault="00000000" w:rsidRPr="00000000" w14:paraId="00001388">
      <w:pPr>
        <w:jc w:val="center"/>
        <w:rPr/>
      </w:pPr>
      <w:r w:rsidDel="00000000" w:rsidR="00000000" w:rsidRPr="00000000">
        <w:rPr>
          <w:rtl w:val="0"/>
        </w:rPr>
      </w:r>
    </w:p>
    <w:p w:rsidR="00000000" w:rsidDel="00000000" w:rsidP="00000000" w:rsidRDefault="00000000" w:rsidRPr="00000000" w14:paraId="00001389">
      <w:pPr>
        <w:jc w:val="center"/>
        <w:rPr/>
      </w:pPr>
      <w:r w:rsidDel="00000000" w:rsidR="00000000" w:rsidRPr="00000000">
        <w:rPr>
          <w:rtl w:val="0"/>
        </w:rPr>
        <w:t xml:space="preserve">DEEGS</w:t>
      </w:r>
    </w:p>
    <w:p w:rsidR="00000000" w:rsidDel="00000000" w:rsidP="00000000" w:rsidRDefault="00000000" w:rsidRPr="00000000" w14:paraId="0000138A">
      <w:pPr>
        <w:jc w:val="center"/>
        <w:rPr/>
      </w:pPr>
      <w:r w:rsidDel="00000000" w:rsidR="00000000" w:rsidRPr="00000000">
        <w:rPr>
          <w:rtl w:val="0"/>
        </w:rPr>
        <w:t xml:space="preserve">Here we go, something to do. Listen up, Starr.</w:t>
      </w:r>
    </w:p>
    <w:p w:rsidR="00000000" w:rsidDel="00000000" w:rsidP="00000000" w:rsidRDefault="00000000" w:rsidRPr="00000000" w14:paraId="0000138B">
      <w:pPr>
        <w:jc w:val="center"/>
        <w:rPr/>
      </w:pPr>
      <w:r w:rsidDel="00000000" w:rsidR="00000000" w:rsidRPr="00000000">
        <w:rPr>
          <w:rtl w:val="0"/>
        </w:rPr>
      </w:r>
    </w:p>
    <w:p w:rsidR="00000000" w:rsidDel="00000000" w:rsidP="00000000" w:rsidRDefault="00000000" w:rsidRPr="00000000" w14:paraId="0000138C">
      <w:pPr>
        <w:jc w:val="center"/>
        <w:rPr/>
      </w:pPr>
      <w:r w:rsidDel="00000000" w:rsidR="00000000" w:rsidRPr="00000000">
        <w:rPr>
          <w:rtl w:val="0"/>
        </w:rPr>
        <w:t xml:space="preserve">WARREN</w:t>
      </w:r>
    </w:p>
    <w:p w:rsidR="00000000" w:rsidDel="00000000" w:rsidP="00000000" w:rsidRDefault="00000000" w:rsidRPr="00000000" w14:paraId="0000138D">
      <w:pPr>
        <w:jc w:val="center"/>
        <w:rPr/>
      </w:pPr>
      <w:r w:rsidDel="00000000" w:rsidR="00000000" w:rsidRPr="00000000">
        <w:rPr>
          <w:rtl w:val="0"/>
        </w:rPr>
        <w:t xml:space="preserve">KIDS!! The Mafia! They’re gonna get the </w:t>
      </w:r>
      <w:r w:rsidDel="00000000" w:rsidR="00000000" w:rsidRPr="00000000">
        <w:rPr>
          <w:i w:val="1"/>
          <w:iCs w:val="1"/>
          <w:rtl w:val="0"/>
        </w:rPr>
        <w:t xml:space="preserve">ROCKS! </w:t>
      </w:r>
      <w:r w:rsidDel="00000000" w:rsidR="00000000" w:rsidRPr="00000000">
        <w:rPr>
          <w:rtl w:val="0"/>
        </w:rPr>
        <w:t xml:space="preserve">THE MAFIA’S GONNA GET THE ROCKS AND WE HAVE TO STOP THEM NOW!</w:t>
      </w:r>
    </w:p>
    <w:p w:rsidR="00000000" w:rsidDel="00000000" w:rsidP="00000000" w:rsidRDefault="00000000" w:rsidRPr="00000000" w14:paraId="0000138E">
      <w:pPr>
        <w:jc w:val="center"/>
        <w:rPr/>
      </w:pPr>
      <w:r w:rsidDel="00000000" w:rsidR="00000000" w:rsidRPr="00000000">
        <w:rPr>
          <w:rtl w:val="0"/>
        </w:rPr>
      </w:r>
    </w:p>
    <w:p w:rsidR="00000000" w:rsidDel="00000000" w:rsidP="00000000" w:rsidRDefault="00000000" w:rsidRPr="00000000" w14:paraId="0000138F">
      <w:pPr>
        <w:jc w:val="center"/>
        <w:rPr/>
      </w:pPr>
      <w:r w:rsidDel="00000000" w:rsidR="00000000" w:rsidRPr="00000000">
        <w:rPr>
          <w:rtl w:val="0"/>
        </w:rPr>
        <w:t xml:space="preserve">DEEGS</w:t>
      </w:r>
    </w:p>
    <w:p w:rsidR="00000000" w:rsidDel="00000000" w:rsidP="00000000" w:rsidRDefault="00000000" w:rsidRPr="00000000" w14:paraId="00001390">
      <w:pPr>
        <w:jc w:val="center"/>
        <w:rPr/>
      </w:pPr>
      <w:r w:rsidDel="00000000" w:rsidR="00000000" w:rsidRPr="00000000">
        <w:rPr>
          <w:rtl w:val="0"/>
        </w:rPr>
        <w:t xml:space="preserve">Nevermind, Warren’s just on drugs again.</w:t>
      </w:r>
    </w:p>
    <w:p w:rsidR="00000000" w:rsidDel="00000000" w:rsidP="00000000" w:rsidRDefault="00000000" w:rsidRPr="00000000" w14:paraId="00001391">
      <w:pPr>
        <w:jc w:val="center"/>
        <w:rPr/>
      </w:pPr>
      <w:r w:rsidDel="00000000" w:rsidR="00000000" w:rsidRPr="00000000">
        <w:rPr>
          <w:rtl w:val="0"/>
        </w:rPr>
      </w:r>
    </w:p>
    <w:p w:rsidR="00000000" w:rsidDel="00000000" w:rsidP="00000000" w:rsidRDefault="00000000" w:rsidRPr="00000000" w14:paraId="00001392">
      <w:pPr>
        <w:jc w:val="center"/>
        <w:rPr/>
      </w:pPr>
      <w:r w:rsidDel="00000000" w:rsidR="00000000" w:rsidRPr="00000000">
        <w:rPr>
          <w:rtl w:val="0"/>
        </w:rPr>
        <w:t xml:space="preserve">WARREN</w:t>
      </w:r>
    </w:p>
    <w:p w:rsidR="00000000" w:rsidDel="00000000" w:rsidP="00000000" w:rsidRDefault="00000000" w:rsidRPr="00000000" w14:paraId="00001393">
      <w:pPr>
        <w:jc w:val="center"/>
        <w:rPr/>
      </w:pPr>
      <w:r w:rsidDel="00000000" w:rsidR="00000000" w:rsidRPr="00000000">
        <w:rPr>
          <w:rtl w:val="0"/>
        </w:rPr>
        <w:t xml:space="preserve">LISTEN TO ME KIDS! LISTEN! There are 3 rocks, very special rocks, that control the very important aspects of the universe. The Rizz rock (DEAN GASPS), the Nuclear Rock (DEEGS GASPS), and… (CAMERA SHIFTS TO ROCK) The Misery Rock. I’ve kept it safe here for decades, but the head of the Mafia, Tony Morelli, and his goons, are on his way to try and get it from us. WE CAN NOT LET THIS HAPPEN! Because if he gets all three rocks, he has the power to do what he’s always desired… wipe out the ENTIRE theater and it’s members!.</w:t>
      </w:r>
    </w:p>
    <w:p w:rsidR="00000000" w:rsidDel="00000000" w:rsidP="00000000" w:rsidRDefault="00000000" w:rsidRPr="00000000" w14:paraId="00001394">
      <w:pPr>
        <w:jc w:val="center"/>
        <w:rPr/>
      </w:pPr>
      <w:r w:rsidDel="00000000" w:rsidR="00000000" w:rsidRPr="00000000">
        <w:rPr>
          <w:rtl w:val="0"/>
        </w:rPr>
      </w:r>
    </w:p>
    <w:p w:rsidR="00000000" w:rsidDel="00000000" w:rsidP="00000000" w:rsidRDefault="00000000" w:rsidRPr="00000000" w14:paraId="00001395">
      <w:pPr>
        <w:jc w:val="center"/>
        <w:rPr/>
      </w:pPr>
      <w:r w:rsidDel="00000000" w:rsidR="00000000" w:rsidRPr="00000000">
        <w:rPr>
          <w:rtl w:val="0"/>
        </w:rPr>
        <w:t xml:space="preserve">DEEGS</w:t>
      </w:r>
    </w:p>
    <w:p w:rsidR="00000000" w:rsidDel="00000000" w:rsidP="00000000" w:rsidRDefault="00000000" w:rsidRPr="00000000" w14:paraId="00001396">
      <w:pPr>
        <w:jc w:val="center"/>
        <w:rPr/>
      </w:pPr>
      <w:r w:rsidDel="00000000" w:rsidR="00000000" w:rsidRPr="00000000">
        <w:rPr>
          <w:rtl w:val="0"/>
        </w:rPr>
        <w:t xml:space="preserve">Warren, that’s all very interesting, but did you say NUCLEAR rock?</w:t>
      </w:r>
    </w:p>
    <w:p w:rsidR="00000000" w:rsidDel="00000000" w:rsidP="00000000" w:rsidRDefault="00000000" w:rsidRPr="00000000" w14:paraId="00001397">
      <w:pPr>
        <w:jc w:val="center"/>
        <w:rPr/>
      </w:pPr>
      <w:r w:rsidDel="00000000" w:rsidR="00000000" w:rsidRPr="00000000">
        <w:rPr>
          <w:rtl w:val="0"/>
        </w:rPr>
      </w:r>
    </w:p>
    <w:p w:rsidR="00000000" w:rsidDel="00000000" w:rsidP="00000000" w:rsidRDefault="00000000" w:rsidRPr="00000000" w14:paraId="00001398">
      <w:pPr>
        <w:jc w:val="center"/>
        <w:rPr/>
      </w:pPr>
      <w:r w:rsidDel="00000000" w:rsidR="00000000" w:rsidRPr="00000000">
        <w:rPr>
          <w:rtl w:val="0"/>
        </w:rPr>
        <w:t xml:space="preserve">STARR</w:t>
      </w:r>
    </w:p>
    <w:p w:rsidR="00000000" w:rsidDel="00000000" w:rsidP="00000000" w:rsidRDefault="00000000" w:rsidRPr="00000000" w14:paraId="00001399">
      <w:pPr>
        <w:jc w:val="center"/>
        <w:rPr/>
      </w:pPr>
      <w:r w:rsidDel="00000000" w:rsidR="00000000" w:rsidRPr="00000000">
        <w:rPr>
          <w:rtl w:val="0"/>
        </w:rPr>
        <w:t xml:space="preserve">Rizz Rock? Did you say Rizz Rock?!?!</w:t>
      </w:r>
    </w:p>
    <w:p w:rsidR="00000000" w:rsidDel="00000000" w:rsidP="00000000" w:rsidRDefault="00000000" w:rsidRPr="00000000" w14:paraId="0000139A">
      <w:pPr>
        <w:jc w:val="center"/>
        <w:rPr/>
      </w:pPr>
      <w:r w:rsidDel="00000000" w:rsidR="00000000" w:rsidRPr="00000000">
        <w:rPr>
          <w:rtl w:val="0"/>
        </w:rPr>
      </w:r>
    </w:p>
    <w:p w:rsidR="00000000" w:rsidDel="00000000" w:rsidP="00000000" w:rsidRDefault="00000000" w:rsidRPr="00000000" w14:paraId="0000139B">
      <w:pPr>
        <w:jc w:val="center"/>
        <w:rPr/>
      </w:pPr>
      <w:r w:rsidDel="00000000" w:rsidR="00000000" w:rsidRPr="00000000">
        <w:rPr>
          <w:rtl w:val="0"/>
        </w:rPr>
        <w:t xml:space="preserve">WARREN</w:t>
      </w:r>
    </w:p>
    <w:p w:rsidR="00000000" w:rsidDel="00000000" w:rsidP="00000000" w:rsidRDefault="00000000" w:rsidRPr="00000000" w14:paraId="0000139C">
      <w:pPr>
        <w:jc w:val="center"/>
        <w:rPr/>
      </w:pPr>
      <w:r w:rsidDel="00000000" w:rsidR="00000000" w:rsidRPr="00000000">
        <w:rPr>
          <w:rtl w:val="0"/>
        </w:rPr>
        <w:t xml:space="preserve">Yes and yes, we can get to those later, but we need to start by protecting the Misery Rock! Nenjac Theater… PREPARE THE DEFENSES!!</w:t>
      </w:r>
    </w:p>
    <w:p w:rsidR="00000000" w:rsidDel="00000000" w:rsidP="00000000" w:rsidRDefault="00000000" w:rsidRPr="00000000" w14:paraId="0000139D">
      <w:pPr>
        <w:jc w:val="center"/>
        <w:rPr/>
      </w:pPr>
      <w:r w:rsidDel="00000000" w:rsidR="00000000" w:rsidRPr="00000000">
        <w:rPr>
          <w:rtl w:val="0"/>
        </w:rPr>
      </w:r>
    </w:p>
    <w:p w:rsidR="00000000" w:rsidDel="00000000" w:rsidP="00000000" w:rsidRDefault="00000000" w:rsidRPr="00000000" w14:paraId="0000139E">
      <w:pPr>
        <w:jc w:val="center"/>
        <w:rPr/>
      </w:pPr>
      <w:r w:rsidDel="00000000" w:rsidR="00000000" w:rsidRPr="00000000">
        <w:rPr>
          <w:rtl w:val="0"/>
        </w:rPr>
        <w:t xml:space="preserve">[THUNDER]</w:t>
      </w:r>
    </w:p>
    <w:p w:rsidR="00000000" w:rsidDel="00000000" w:rsidP="00000000" w:rsidRDefault="00000000" w:rsidRPr="00000000" w14:paraId="0000139F">
      <w:pPr>
        <w:jc w:val="center"/>
        <w:rPr/>
      </w:pPr>
      <w:r w:rsidDel="00000000" w:rsidR="00000000" w:rsidRPr="00000000">
        <w:rPr>
          <w:rtl w:val="0"/>
        </w:rPr>
      </w:r>
    </w:p>
    <w:p w:rsidR="00000000" w:rsidDel="00000000" w:rsidP="00000000" w:rsidRDefault="00000000" w:rsidRPr="00000000" w14:paraId="000013A0">
      <w:pPr>
        <w:jc w:val="center"/>
        <w:rPr/>
      </w:pPr>
      <w:r w:rsidDel="00000000" w:rsidR="00000000" w:rsidRPr="00000000">
        <w:rPr>
          <w:rtl w:val="0"/>
        </w:rPr>
        <w:t xml:space="preserve">WARREN</w:t>
      </w:r>
    </w:p>
    <w:p w:rsidR="00000000" w:rsidDel="00000000" w:rsidP="00000000" w:rsidRDefault="00000000" w:rsidRPr="00000000" w14:paraId="000013A1">
      <w:pPr>
        <w:jc w:val="center"/>
        <w:rPr/>
      </w:pPr>
      <w:r w:rsidDel="00000000" w:rsidR="00000000" w:rsidRPr="00000000">
        <w:rPr>
          <w:rtl w:val="0"/>
        </w:rPr>
        <w:t xml:space="preserve">Oh god, nevermind… They’re… already here…</w:t>
      </w:r>
    </w:p>
    <w:p w:rsidR="00000000" w:rsidDel="00000000" w:rsidP="00000000" w:rsidRDefault="00000000" w:rsidRPr="00000000" w14:paraId="000013A2">
      <w:pPr>
        <w:jc w:val="center"/>
        <w:rPr/>
      </w:pPr>
      <w:r w:rsidDel="00000000" w:rsidR="00000000" w:rsidRPr="00000000">
        <w:rPr>
          <w:rtl w:val="0"/>
        </w:rPr>
      </w:r>
    </w:p>
    <w:p w:rsidR="00000000" w:rsidDel="00000000" w:rsidP="00000000" w:rsidRDefault="00000000" w:rsidRPr="00000000" w14:paraId="000013A3">
      <w:pPr>
        <w:jc w:val="center"/>
        <w:rPr/>
      </w:pPr>
      <w:r w:rsidDel="00000000" w:rsidR="00000000" w:rsidRPr="00000000">
        <w:rPr>
          <w:rtl w:val="0"/>
        </w:rPr>
        <w:t xml:space="preserve">[LUT OVER EVERYTHING, CREEPY MOODY NIGHTTIME]</w:t>
      </w:r>
    </w:p>
    <w:p w:rsidR="00000000" w:rsidDel="00000000" w:rsidP="00000000" w:rsidRDefault="00000000" w:rsidRPr="00000000" w14:paraId="000013A4">
      <w:pPr>
        <w:jc w:val="center"/>
        <w:rPr/>
      </w:pPr>
      <w:r w:rsidDel="00000000" w:rsidR="00000000" w:rsidRPr="00000000">
        <w:rPr>
          <w:rtl w:val="0"/>
        </w:rPr>
      </w:r>
    </w:p>
    <w:p w:rsidR="00000000" w:rsidDel="00000000" w:rsidP="00000000" w:rsidRDefault="00000000" w:rsidRPr="00000000" w14:paraId="000013A5">
      <w:pPr>
        <w:jc w:val="center"/>
        <w:rPr/>
      </w:pPr>
      <w:r w:rsidDel="00000000" w:rsidR="00000000" w:rsidRPr="00000000">
        <w:rPr>
          <w:rtl w:val="0"/>
        </w:rPr>
        <w:t xml:space="preserve">TONY (O.S.)</w:t>
        <w:br w:type="textWrapping"/>
        <w:t xml:space="preserve">Attention, Nenjac Theater. You have approximately 30 seconds before I come in there and get the Misery Rock myself. I will leave little to no survivors. Make your choice. </w:t>
      </w:r>
    </w:p>
    <w:p w:rsidR="00000000" w:rsidDel="00000000" w:rsidP="00000000" w:rsidRDefault="00000000" w:rsidRPr="00000000" w14:paraId="000013A6">
      <w:pPr>
        <w:jc w:val="center"/>
        <w:rPr/>
      </w:pPr>
      <w:r w:rsidDel="00000000" w:rsidR="00000000" w:rsidRPr="00000000">
        <w:rPr>
          <w:rtl w:val="0"/>
        </w:rPr>
      </w:r>
    </w:p>
    <w:p w:rsidR="00000000" w:rsidDel="00000000" w:rsidP="00000000" w:rsidRDefault="00000000" w:rsidRPr="00000000" w14:paraId="000013A7">
      <w:pPr>
        <w:jc w:val="center"/>
        <w:rPr/>
      </w:pPr>
      <w:r w:rsidDel="00000000" w:rsidR="00000000" w:rsidRPr="00000000">
        <w:rPr>
          <w:rtl w:val="0"/>
        </w:rPr>
        <w:t xml:space="preserve">LORENZO (O.S.)</w:t>
      </w:r>
    </w:p>
    <w:p w:rsidR="00000000" w:rsidDel="00000000" w:rsidP="00000000" w:rsidRDefault="00000000" w:rsidRPr="00000000" w14:paraId="000013A8">
      <w:pPr>
        <w:jc w:val="center"/>
        <w:rPr/>
      </w:pPr>
      <w:r w:rsidDel="00000000" w:rsidR="00000000" w:rsidRPr="00000000">
        <w:rPr>
          <w:rtl w:val="0"/>
        </w:rPr>
        <w:t xml:space="preserve">Yeah!</w:t>
      </w:r>
    </w:p>
    <w:p w:rsidR="00000000" w:rsidDel="00000000" w:rsidP="00000000" w:rsidRDefault="00000000" w:rsidRPr="00000000" w14:paraId="000013A9">
      <w:pPr>
        <w:jc w:val="center"/>
        <w:rPr/>
      </w:pPr>
      <w:r w:rsidDel="00000000" w:rsidR="00000000" w:rsidRPr="00000000">
        <w:rPr>
          <w:rtl w:val="0"/>
        </w:rPr>
      </w:r>
    </w:p>
    <w:p w:rsidR="00000000" w:rsidDel="00000000" w:rsidP="00000000" w:rsidRDefault="00000000" w:rsidRPr="00000000" w14:paraId="000013AA">
      <w:pPr>
        <w:jc w:val="center"/>
        <w:rPr/>
      </w:pPr>
      <w:r w:rsidDel="00000000" w:rsidR="00000000" w:rsidRPr="00000000">
        <w:rPr>
          <w:rtl w:val="0"/>
        </w:rPr>
        <w:t xml:space="preserve">DEAN (scared)</w:t>
        <w:br w:type="textWrapping"/>
        <w:t xml:space="preserve">Haha! Okay guys, this was fun, but I’m starting to think that maybe we should give the stupid rock to this Tony guy, he sounds like a pretty dangerous fella-</w:t>
      </w:r>
    </w:p>
    <w:p w:rsidR="00000000" w:rsidDel="00000000" w:rsidP="00000000" w:rsidRDefault="00000000" w:rsidRPr="00000000" w14:paraId="000013AB">
      <w:pPr>
        <w:jc w:val="center"/>
        <w:rPr/>
      </w:pPr>
      <w:r w:rsidDel="00000000" w:rsidR="00000000" w:rsidRPr="00000000">
        <w:rPr>
          <w:rtl w:val="0"/>
        </w:rPr>
      </w:r>
    </w:p>
    <w:p w:rsidR="00000000" w:rsidDel="00000000" w:rsidP="00000000" w:rsidRDefault="00000000" w:rsidRPr="00000000" w14:paraId="000013AC">
      <w:pPr>
        <w:jc w:val="center"/>
        <w:rPr/>
      </w:pPr>
      <w:r w:rsidDel="00000000" w:rsidR="00000000" w:rsidRPr="00000000">
        <w:rPr>
          <w:rtl w:val="0"/>
        </w:rPr>
        <w:t xml:space="preserve">DEEGS</w:t>
        <w:br w:type="textWrapping"/>
        <w:t xml:space="preserve">Dean, shut up dude. Think, Deegs, THINK!</w:t>
      </w:r>
    </w:p>
    <w:p w:rsidR="00000000" w:rsidDel="00000000" w:rsidP="00000000" w:rsidRDefault="00000000" w:rsidRPr="00000000" w14:paraId="000013AD">
      <w:pPr>
        <w:jc w:val="center"/>
        <w:rPr/>
      </w:pPr>
      <w:r w:rsidDel="00000000" w:rsidR="00000000" w:rsidRPr="00000000">
        <w:rPr>
          <w:rtl w:val="0"/>
        </w:rPr>
        <w:br w:type="textWrapping"/>
        <w:t xml:space="preserve">WARREN</w:t>
        <w:br w:type="textWrapping"/>
        <w:t xml:space="preserve">The Mafia is of little threat to us, calm down. We have a rock, they don’t</w:t>
      </w:r>
    </w:p>
    <w:p w:rsidR="00000000" w:rsidDel="00000000" w:rsidP="00000000" w:rsidRDefault="00000000" w:rsidRPr="00000000" w14:paraId="000013AE">
      <w:pPr>
        <w:jc w:val="center"/>
        <w:rPr/>
      </w:pPr>
      <w:r w:rsidDel="00000000" w:rsidR="00000000" w:rsidRPr="00000000">
        <w:rPr>
          <w:rtl w:val="0"/>
        </w:rPr>
      </w:r>
    </w:p>
    <w:p w:rsidR="00000000" w:rsidDel="00000000" w:rsidP="00000000" w:rsidRDefault="00000000" w:rsidRPr="00000000" w14:paraId="000013AF">
      <w:pPr>
        <w:jc w:val="center"/>
        <w:rPr/>
      </w:pPr>
      <w:r w:rsidDel="00000000" w:rsidR="00000000" w:rsidRPr="00000000">
        <w:rPr>
          <w:rtl w:val="0"/>
        </w:rPr>
        <w:t xml:space="preserve">TONY (O.S.)</w:t>
      </w:r>
    </w:p>
    <w:p w:rsidR="00000000" w:rsidDel="00000000" w:rsidP="00000000" w:rsidRDefault="00000000" w:rsidRPr="00000000" w14:paraId="000013B0">
      <w:pPr>
        <w:jc w:val="center"/>
        <w:rPr/>
      </w:pPr>
      <w:r w:rsidDel="00000000" w:rsidR="00000000" w:rsidRPr="00000000">
        <w:rPr>
          <w:rtl w:val="0"/>
        </w:rPr>
        <w:t xml:space="preserve">Oh yeah, by the way, I </w:t>
      </w:r>
      <w:r w:rsidDel="00000000" w:rsidR="00000000" w:rsidRPr="00000000">
        <w:rPr>
          <w:rtl w:val="0"/>
        </w:rPr>
        <w:t xml:space="preserve">have the Nuclear</w:t>
      </w:r>
      <w:r w:rsidDel="00000000" w:rsidR="00000000" w:rsidRPr="00000000">
        <w:rPr>
          <w:rtl w:val="0"/>
        </w:rPr>
        <w:t xml:space="preserve"> Rock. I found it at an exploded nuclear facility. </w:t>
      </w:r>
    </w:p>
    <w:p w:rsidR="00000000" w:rsidDel="00000000" w:rsidP="00000000" w:rsidRDefault="00000000" w:rsidRPr="00000000" w14:paraId="000013B1">
      <w:pPr>
        <w:jc w:val="center"/>
        <w:rPr/>
      </w:pPr>
      <w:r w:rsidDel="00000000" w:rsidR="00000000" w:rsidRPr="00000000">
        <w:rPr>
          <w:rtl w:val="0"/>
        </w:rPr>
      </w:r>
    </w:p>
    <w:p w:rsidR="00000000" w:rsidDel="00000000" w:rsidP="00000000" w:rsidRDefault="00000000" w:rsidRPr="00000000" w14:paraId="000013B2">
      <w:pPr>
        <w:jc w:val="center"/>
        <w:rPr/>
      </w:pPr>
      <w:r w:rsidDel="00000000" w:rsidR="00000000" w:rsidRPr="00000000">
        <w:rPr>
          <w:rtl w:val="0"/>
        </w:rPr>
        <w:t xml:space="preserve">WARREN</w:t>
        <w:br w:type="textWrapping"/>
        <w:t xml:space="preserve">Okay, nevermind. We gotta cooperate.</w:t>
      </w:r>
    </w:p>
    <w:p w:rsidR="00000000" w:rsidDel="00000000" w:rsidP="00000000" w:rsidRDefault="00000000" w:rsidRPr="00000000" w14:paraId="000013B3">
      <w:pPr>
        <w:jc w:val="center"/>
        <w:rPr/>
      </w:pPr>
      <w:r w:rsidDel="00000000" w:rsidR="00000000" w:rsidRPr="00000000">
        <w:rPr>
          <w:rtl w:val="0"/>
        </w:rPr>
      </w:r>
    </w:p>
    <w:p w:rsidR="00000000" w:rsidDel="00000000" w:rsidP="00000000" w:rsidRDefault="00000000" w:rsidRPr="00000000" w14:paraId="000013B4">
      <w:pPr>
        <w:jc w:val="center"/>
        <w:rPr/>
      </w:pPr>
      <w:r w:rsidDel="00000000" w:rsidR="00000000" w:rsidRPr="00000000">
        <w:rPr>
          <w:rtl w:val="0"/>
        </w:rPr>
        <w:t xml:space="preserve">STARR</w:t>
        <w:br w:type="textWrapping"/>
        <w:t xml:space="preserve">But, Warren!</w:t>
      </w:r>
    </w:p>
    <w:p w:rsidR="00000000" w:rsidDel="00000000" w:rsidP="00000000" w:rsidRDefault="00000000" w:rsidRPr="00000000" w14:paraId="000013B5">
      <w:pPr>
        <w:jc w:val="center"/>
        <w:rPr/>
      </w:pPr>
      <w:r w:rsidDel="00000000" w:rsidR="00000000" w:rsidRPr="00000000">
        <w:rPr>
          <w:rtl w:val="0"/>
        </w:rPr>
      </w:r>
    </w:p>
    <w:p w:rsidR="00000000" w:rsidDel="00000000" w:rsidP="00000000" w:rsidRDefault="00000000" w:rsidRPr="00000000" w14:paraId="000013B6">
      <w:pPr>
        <w:jc w:val="center"/>
        <w:rPr/>
      </w:pPr>
      <w:r w:rsidDel="00000000" w:rsidR="00000000" w:rsidRPr="00000000">
        <w:rPr>
          <w:rtl w:val="0"/>
        </w:rPr>
        <w:t xml:space="preserve">WARREN</w:t>
        <w:br w:type="textWrapping"/>
        <w:t xml:space="preserve">We must, Starr. There’s no other choice. TONY MORELLI! I have the stone. Show yourself.</w:t>
      </w:r>
    </w:p>
    <w:p w:rsidR="00000000" w:rsidDel="00000000" w:rsidP="00000000" w:rsidRDefault="00000000" w:rsidRPr="00000000" w14:paraId="000013B7">
      <w:pPr>
        <w:jc w:val="center"/>
        <w:rPr/>
      </w:pPr>
      <w:r w:rsidDel="00000000" w:rsidR="00000000" w:rsidRPr="00000000">
        <w:rPr>
          <w:rtl w:val="0"/>
        </w:rPr>
      </w:r>
    </w:p>
    <w:p w:rsidR="00000000" w:rsidDel="00000000" w:rsidP="00000000" w:rsidRDefault="00000000" w:rsidRPr="00000000" w14:paraId="000013B8">
      <w:pPr>
        <w:jc w:val="center"/>
        <w:rPr/>
      </w:pPr>
      <w:r w:rsidDel="00000000" w:rsidR="00000000" w:rsidRPr="00000000">
        <w:rPr>
          <w:rtl w:val="0"/>
        </w:rPr>
        <w:t xml:space="preserve">[TONY </w:t>
      </w:r>
      <w:commentRangeStart w:id="290"/>
      <w:r w:rsidDel="00000000" w:rsidR="00000000" w:rsidRPr="00000000">
        <w:rPr>
          <w:rtl w:val="0"/>
        </w:rPr>
        <w:t xml:space="preserve">lowkirkenuinely</w:t>
      </w:r>
      <w:r w:rsidDel="00000000" w:rsidR="00000000" w:rsidRPr="00000000">
        <w:rPr>
          <w:rtl w:val="0"/>
        </w:rPr>
        <w:t xml:space="preserve"> </w:t>
      </w:r>
      <w:commentRangeEnd w:id="290"/>
      <w:r w:rsidDel="00000000" w:rsidR="00000000" w:rsidRPr="00000000">
        <w:commentReference w:id="290"/>
      </w:r>
      <w:r w:rsidDel="00000000" w:rsidR="00000000" w:rsidRPr="00000000">
        <w:rPr>
          <w:rtl w:val="0"/>
        </w:rPr>
        <w:t xml:space="preserve">shows himself]</w:t>
        <w:br w:type="textWrapping"/>
        <w:br w:type="textWrapping"/>
        <w:t xml:space="preserve">TONY</w:t>
        <w:br w:type="textWrapping"/>
        <w:t xml:space="preserve">Ah, thank you Mr. Warren Outt. Mmm, love what you’ve done with the place! It’s been a minute. Now, I just need your Misery Rock, then all I have to do is find the Rizz Rock. Then, I can wipe out this filthy theater!</w:t>
      </w:r>
    </w:p>
    <w:p w:rsidR="00000000" w:rsidDel="00000000" w:rsidP="00000000" w:rsidRDefault="00000000" w:rsidRPr="00000000" w14:paraId="000013B9">
      <w:pPr>
        <w:jc w:val="center"/>
        <w:rPr/>
      </w:pPr>
      <w:r w:rsidDel="00000000" w:rsidR="00000000" w:rsidRPr="00000000">
        <w:rPr>
          <w:rtl w:val="0"/>
        </w:rPr>
      </w:r>
    </w:p>
    <w:p w:rsidR="00000000" w:rsidDel="00000000" w:rsidP="00000000" w:rsidRDefault="00000000" w:rsidRPr="00000000" w14:paraId="000013BA">
      <w:pPr>
        <w:jc w:val="center"/>
        <w:rPr/>
      </w:pPr>
      <w:r w:rsidDel="00000000" w:rsidR="00000000" w:rsidRPr="00000000">
        <w:rPr>
          <w:rtl w:val="0"/>
        </w:rPr>
        <w:t xml:space="preserve">WARREN</w:t>
      </w:r>
    </w:p>
    <w:p w:rsidR="00000000" w:rsidDel="00000000" w:rsidP="00000000" w:rsidRDefault="00000000" w:rsidRPr="00000000" w14:paraId="000013BB">
      <w:pPr>
        <w:jc w:val="center"/>
        <w:rPr/>
      </w:pPr>
      <w:r w:rsidDel="00000000" w:rsidR="00000000" w:rsidRPr="00000000">
        <w:rPr>
          <w:rtl w:val="0"/>
        </w:rPr>
        <w:t xml:space="preserve">Quit gloating. Just take it, Tony.</w:t>
      </w:r>
    </w:p>
    <w:p w:rsidR="00000000" w:rsidDel="00000000" w:rsidP="00000000" w:rsidRDefault="00000000" w:rsidRPr="00000000" w14:paraId="000013BC">
      <w:pPr>
        <w:jc w:val="center"/>
        <w:rPr/>
      </w:pPr>
      <w:r w:rsidDel="00000000" w:rsidR="00000000" w:rsidRPr="00000000">
        <w:rPr>
          <w:rtl w:val="0"/>
        </w:rPr>
      </w:r>
    </w:p>
    <w:p w:rsidR="00000000" w:rsidDel="00000000" w:rsidP="00000000" w:rsidRDefault="00000000" w:rsidRPr="00000000" w14:paraId="000013BD">
      <w:pPr>
        <w:jc w:val="center"/>
        <w:rPr/>
      </w:pPr>
      <w:r w:rsidDel="00000000" w:rsidR="00000000" w:rsidRPr="00000000">
        <w:rPr>
          <w:rtl w:val="0"/>
        </w:rPr>
        <w:t xml:space="preserve">TONY</w:t>
        <w:br w:type="textWrapping"/>
        <w:t xml:space="preserve">Oh! If you insist.</w:t>
      </w:r>
    </w:p>
    <w:p w:rsidR="00000000" w:rsidDel="00000000" w:rsidP="00000000" w:rsidRDefault="00000000" w:rsidRPr="00000000" w14:paraId="000013BE">
      <w:pPr>
        <w:jc w:val="center"/>
        <w:rPr/>
      </w:pPr>
      <w:r w:rsidDel="00000000" w:rsidR="00000000" w:rsidRPr="00000000">
        <w:rPr>
          <w:rtl w:val="0"/>
        </w:rPr>
        <w:br w:type="textWrapping"/>
        <w:t xml:space="preserve">[TONY takes the rock]</w:t>
      </w:r>
    </w:p>
    <w:p w:rsidR="00000000" w:rsidDel="00000000" w:rsidP="00000000" w:rsidRDefault="00000000" w:rsidRPr="00000000" w14:paraId="000013BF">
      <w:pPr>
        <w:jc w:val="center"/>
        <w:rPr/>
      </w:pPr>
      <w:r w:rsidDel="00000000" w:rsidR="00000000" w:rsidRPr="00000000">
        <w:rPr>
          <w:rtl w:val="0"/>
        </w:rPr>
      </w:r>
    </w:p>
    <w:p w:rsidR="00000000" w:rsidDel="00000000" w:rsidP="00000000" w:rsidRDefault="00000000" w:rsidRPr="00000000" w14:paraId="000013C0">
      <w:pPr>
        <w:jc w:val="center"/>
        <w:rPr/>
      </w:pPr>
      <w:r w:rsidDel="00000000" w:rsidR="00000000" w:rsidRPr="00000000">
        <w:rPr>
          <w:rtl w:val="0"/>
        </w:rPr>
        <w:t xml:space="preserve">TONY</w:t>
        <w:br w:type="textWrapping"/>
        <w:t xml:space="preserve">THE POWER IS MINE!!! YESSSSS!! One to go… and, if my tracker is correct, the Rizz Rock is right here, at </w:t>
      </w:r>
      <w:r w:rsidDel="00000000" w:rsidR="00000000" w:rsidRPr="00000000">
        <w:rPr>
          <w:i w:val="1"/>
          <w:iCs w:val="1"/>
          <w:rtl w:val="0"/>
        </w:rPr>
        <w:t xml:space="preserve">this very theater. </w:t>
      </w:r>
      <w:r w:rsidDel="00000000" w:rsidR="00000000" w:rsidRPr="00000000">
        <w:rPr>
          <w:rtl w:val="0"/>
        </w:rPr>
      </w:r>
    </w:p>
    <w:p w:rsidR="00000000" w:rsidDel="00000000" w:rsidP="00000000" w:rsidRDefault="00000000" w:rsidRPr="00000000" w14:paraId="000013C1">
      <w:pPr>
        <w:jc w:val="center"/>
        <w:rPr/>
      </w:pPr>
      <w:r w:rsidDel="00000000" w:rsidR="00000000" w:rsidRPr="00000000">
        <w:rPr>
          <w:rtl w:val="0"/>
        </w:rPr>
      </w:r>
    </w:p>
    <w:p w:rsidR="00000000" w:rsidDel="00000000" w:rsidP="00000000" w:rsidRDefault="00000000" w:rsidRPr="00000000" w14:paraId="000013C2">
      <w:pPr>
        <w:jc w:val="center"/>
        <w:rPr/>
      </w:pPr>
      <w:r w:rsidDel="00000000" w:rsidR="00000000" w:rsidRPr="00000000">
        <w:rPr>
          <w:rtl w:val="0"/>
        </w:rPr>
        <w:t xml:space="preserve">WARREN</w:t>
        <w:br w:type="textWrapping"/>
        <w:t xml:space="preserve">What?</w:t>
        <w:br w:type="textWrapping"/>
      </w:r>
    </w:p>
    <w:p w:rsidR="00000000" w:rsidDel="00000000" w:rsidP="00000000" w:rsidRDefault="00000000" w:rsidRPr="00000000" w14:paraId="000013C3">
      <w:pPr>
        <w:jc w:val="center"/>
        <w:rPr/>
      </w:pPr>
      <w:r w:rsidDel="00000000" w:rsidR="00000000" w:rsidRPr="00000000">
        <w:rPr>
          <w:rtl w:val="0"/>
        </w:rPr>
        <w:t xml:space="preserve">STARR</w:t>
        <w:br w:type="textWrapping"/>
        <w:t xml:space="preserve">Really?</w:t>
        <w:br w:type="textWrapping"/>
        <w:br w:type="textWrapping"/>
        <w:t xml:space="preserve">DEEGS</w:t>
        <w:br w:type="textWrapping"/>
        <w:t xml:space="preserve">How could we not know that?</w:t>
      </w:r>
    </w:p>
    <w:p w:rsidR="00000000" w:rsidDel="00000000" w:rsidP="00000000" w:rsidRDefault="00000000" w:rsidRPr="00000000" w14:paraId="000013C4">
      <w:pPr>
        <w:jc w:val="center"/>
        <w:rPr/>
      </w:pPr>
      <w:r w:rsidDel="00000000" w:rsidR="00000000" w:rsidRPr="00000000">
        <w:rPr>
          <w:rtl w:val="0"/>
        </w:rPr>
      </w:r>
    </w:p>
    <w:p w:rsidR="00000000" w:rsidDel="00000000" w:rsidP="00000000" w:rsidRDefault="00000000" w:rsidRPr="00000000" w14:paraId="000013C5">
      <w:pPr>
        <w:jc w:val="center"/>
        <w:rPr/>
      </w:pPr>
      <w:r w:rsidDel="00000000" w:rsidR="00000000" w:rsidRPr="00000000">
        <w:rPr>
          <w:rtl w:val="0"/>
        </w:rPr>
        <w:t xml:space="preserve">DEAN</w:t>
        <w:br w:type="textWrapping"/>
        <w:t xml:space="preserve">Ummm… Heh, about that…</w:t>
      </w:r>
    </w:p>
    <w:p w:rsidR="00000000" w:rsidDel="00000000" w:rsidP="00000000" w:rsidRDefault="00000000" w:rsidRPr="00000000" w14:paraId="000013C6">
      <w:pPr>
        <w:jc w:val="center"/>
        <w:rPr/>
      </w:pPr>
      <w:r w:rsidDel="00000000" w:rsidR="00000000" w:rsidRPr="00000000">
        <w:rPr>
          <w:rtl w:val="0"/>
        </w:rPr>
      </w:r>
    </w:p>
    <w:p w:rsidR="00000000" w:rsidDel="00000000" w:rsidP="00000000" w:rsidRDefault="00000000" w:rsidRPr="00000000" w14:paraId="000013C7">
      <w:pPr>
        <w:jc w:val="center"/>
        <w:rPr/>
      </w:pPr>
      <w:r w:rsidDel="00000000" w:rsidR="00000000" w:rsidRPr="00000000">
        <w:rPr>
          <w:rtl w:val="0"/>
        </w:rPr>
        <w:t xml:space="preserve">TONY</w:t>
      </w:r>
    </w:p>
    <w:p w:rsidR="00000000" w:rsidDel="00000000" w:rsidP="00000000" w:rsidRDefault="00000000" w:rsidRPr="00000000" w14:paraId="000013C8">
      <w:pPr>
        <w:jc w:val="center"/>
        <w:rPr/>
      </w:pPr>
      <w:r w:rsidDel="00000000" w:rsidR="00000000" w:rsidRPr="00000000">
        <w:rPr>
          <w:rtl w:val="0"/>
        </w:rPr>
        <w:t xml:space="preserve">Mr. McQueen, hand over the Rizz Stone, or face death. Your choice.</w:t>
      </w:r>
    </w:p>
    <w:p w:rsidR="00000000" w:rsidDel="00000000" w:rsidP="00000000" w:rsidRDefault="00000000" w:rsidRPr="00000000" w14:paraId="000013C9">
      <w:pPr>
        <w:jc w:val="center"/>
        <w:rPr/>
      </w:pPr>
      <w:r w:rsidDel="00000000" w:rsidR="00000000" w:rsidRPr="00000000">
        <w:rPr>
          <w:rtl w:val="0"/>
        </w:rPr>
      </w:r>
    </w:p>
    <w:p w:rsidR="00000000" w:rsidDel="00000000" w:rsidP="00000000" w:rsidRDefault="00000000" w:rsidRPr="00000000" w14:paraId="000013CA">
      <w:pPr>
        <w:jc w:val="center"/>
        <w:rPr/>
      </w:pPr>
      <w:r w:rsidDel="00000000" w:rsidR="00000000" w:rsidRPr="00000000">
        <w:rPr>
          <w:rtl w:val="0"/>
        </w:rPr>
        <w:t xml:space="preserve">ELEA</w:t>
        <w:br w:type="textWrapping"/>
        <w:t xml:space="preserve">Oh my GOOOOOD this guy sucks.</w:t>
      </w:r>
    </w:p>
    <w:p w:rsidR="00000000" w:rsidDel="00000000" w:rsidP="00000000" w:rsidRDefault="00000000" w:rsidRPr="00000000" w14:paraId="000013CB">
      <w:pPr>
        <w:jc w:val="center"/>
        <w:rPr/>
      </w:pPr>
      <w:r w:rsidDel="00000000" w:rsidR="00000000" w:rsidRPr="00000000">
        <w:rPr>
          <w:rtl w:val="0"/>
        </w:rPr>
        <w:br w:type="textWrapping"/>
        <w:t xml:space="preserve">CAS</w:t>
      </w:r>
    </w:p>
    <w:p w:rsidR="00000000" w:rsidDel="00000000" w:rsidP="00000000" w:rsidRDefault="00000000" w:rsidRPr="00000000" w14:paraId="000013CC">
      <w:pPr>
        <w:jc w:val="center"/>
        <w:rPr/>
      </w:pPr>
      <w:r w:rsidDel="00000000" w:rsidR="00000000" w:rsidRPr="00000000">
        <w:rPr>
          <w:rtl w:val="0"/>
        </w:rPr>
        <w:t xml:space="preserve">real</w:t>
      </w:r>
    </w:p>
    <w:p w:rsidR="00000000" w:rsidDel="00000000" w:rsidP="00000000" w:rsidRDefault="00000000" w:rsidRPr="00000000" w14:paraId="000013CD">
      <w:pPr>
        <w:jc w:val="center"/>
        <w:rPr/>
      </w:pPr>
      <w:r w:rsidDel="00000000" w:rsidR="00000000" w:rsidRPr="00000000">
        <w:rPr>
          <w:rtl w:val="0"/>
        </w:rPr>
      </w:r>
    </w:p>
    <w:p w:rsidR="00000000" w:rsidDel="00000000" w:rsidP="00000000" w:rsidRDefault="00000000" w:rsidRPr="00000000" w14:paraId="000013CE">
      <w:pPr>
        <w:jc w:val="center"/>
        <w:rPr/>
      </w:pPr>
      <w:r w:rsidDel="00000000" w:rsidR="00000000" w:rsidRPr="00000000">
        <w:rPr>
          <w:rtl w:val="0"/>
        </w:rPr>
        <w:t xml:space="preserve">DEAN</w:t>
        <w:br w:type="textWrapping"/>
        <w:t xml:space="preserve">I can’t give up the Rizz Rock, guys! It’s the only reason I’m likeable, please!</w:t>
      </w:r>
    </w:p>
    <w:p w:rsidR="00000000" w:rsidDel="00000000" w:rsidP="00000000" w:rsidRDefault="00000000" w:rsidRPr="00000000" w14:paraId="000013CF">
      <w:pPr>
        <w:jc w:val="center"/>
        <w:rPr/>
      </w:pPr>
      <w:r w:rsidDel="00000000" w:rsidR="00000000" w:rsidRPr="00000000">
        <w:rPr>
          <w:rtl w:val="0"/>
        </w:rPr>
      </w:r>
    </w:p>
    <w:p w:rsidR="00000000" w:rsidDel="00000000" w:rsidP="00000000" w:rsidRDefault="00000000" w:rsidRPr="00000000" w14:paraId="000013D0">
      <w:pPr>
        <w:jc w:val="center"/>
        <w:rPr/>
      </w:pPr>
      <w:r w:rsidDel="00000000" w:rsidR="00000000" w:rsidRPr="00000000">
        <w:rPr>
          <w:rtl w:val="0"/>
        </w:rPr>
        <w:t xml:space="preserve">DEEGS</w:t>
        <w:br w:type="textWrapping"/>
        <w:t xml:space="preserve">DEAN! DON’T GIVE IT TO HIM, HE’LL KILL EVERYONE AT THE THEATER INSTANTLY!!!</w:t>
      </w:r>
    </w:p>
    <w:p w:rsidR="00000000" w:rsidDel="00000000" w:rsidP="00000000" w:rsidRDefault="00000000" w:rsidRPr="00000000" w14:paraId="000013D1">
      <w:pPr>
        <w:jc w:val="center"/>
        <w:rPr/>
      </w:pPr>
      <w:r w:rsidDel="00000000" w:rsidR="00000000" w:rsidRPr="00000000">
        <w:rPr>
          <w:rtl w:val="0"/>
        </w:rPr>
      </w:r>
    </w:p>
    <w:p w:rsidR="00000000" w:rsidDel="00000000" w:rsidP="00000000" w:rsidRDefault="00000000" w:rsidRPr="00000000" w14:paraId="000013D2">
      <w:pPr>
        <w:jc w:val="center"/>
        <w:rPr/>
      </w:pPr>
      <w:r w:rsidDel="00000000" w:rsidR="00000000" w:rsidRPr="00000000">
        <w:rPr>
          <w:rtl w:val="0"/>
        </w:rPr>
        <w:t xml:space="preserve">TONY</w:t>
        <w:br w:type="textWrapping"/>
        <w:t xml:space="preserve">Hm. No cooperation, </w:t>
      </w:r>
      <w:r w:rsidDel="00000000" w:rsidR="00000000" w:rsidRPr="00000000">
        <w:rPr>
          <w:rtl w:val="0"/>
        </w:rPr>
        <w:t xml:space="preserve">ay Dean</w:t>
      </w:r>
      <w:r w:rsidDel="00000000" w:rsidR="00000000" w:rsidRPr="00000000">
        <w:rPr>
          <w:rtl w:val="0"/>
        </w:rPr>
        <w:t xml:space="preserve">? Shame, cause if you did, I could probably keep you alive as a sidekick… No? Welp, death it is.</w:t>
      </w:r>
    </w:p>
    <w:p w:rsidR="00000000" w:rsidDel="00000000" w:rsidP="00000000" w:rsidRDefault="00000000" w:rsidRPr="00000000" w14:paraId="000013D3">
      <w:pPr>
        <w:jc w:val="center"/>
        <w:rPr/>
      </w:pPr>
      <w:r w:rsidDel="00000000" w:rsidR="00000000" w:rsidRPr="00000000">
        <w:rPr>
          <w:rtl w:val="0"/>
        </w:rPr>
      </w:r>
    </w:p>
    <w:p w:rsidR="00000000" w:rsidDel="00000000" w:rsidP="00000000" w:rsidRDefault="00000000" w:rsidRPr="00000000" w14:paraId="000013D4">
      <w:pPr>
        <w:jc w:val="center"/>
        <w:rPr/>
      </w:pPr>
      <w:r w:rsidDel="00000000" w:rsidR="00000000" w:rsidRPr="00000000">
        <w:rPr>
          <w:rtl w:val="0"/>
        </w:rPr>
        <w:t xml:space="preserve">DEAN</w:t>
        <w:br w:type="textWrapping"/>
        <w:t xml:space="preserve">WAIT, FINE!!!</w:t>
      </w:r>
    </w:p>
    <w:p w:rsidR="00000000" w:rsidDel="00000000" w:rsidP="00000000" w:rsidRDefault="00000000" w:rsidRPr="00000000" w14:paraId="000013D5">
      <w:pPr>
        <w:jc w:val="center"/>
        <w:rPr/>
      </w:pPr>
      <w:r w:rsidDel="00000000" w:rsidR="00000000" w:rsidRPr="00000000">
        <w:rPr>
          <w:rtl w:val="0"/>
        </w:rPr>
      </w:r>
    </w:p>
    <w:p w:rsidR="00000000" w:rsidDel="00000000" w:rsidP="00000000" w:rsidRDefault="00000000" w:rsidRPr="00000000" w14:paraId="000013D6">
      <w:pPr>
        <w:jc w:val="center"/>
        <w:rPr/>
      </w:pPr>
      <w:r w:rsidDel="00000000" w:rsidR="00000000" w:rsidRPr="00000000">
        <w:rPr>
          <w:rtl w:val="0"/>
        </w:rPr>
        <w:t xml:space="preserve">STARR</w:t>
        <w:br w:type="textWrapping"/>
        <w:t xml:space="preserve">Wait, DEAN! I THOUGHT YOU LOVED US!</w:t>
      </w:r>
    </w:p>
    <w:p w:rsidR="00000000" w:rsidDel="00000000" w:rsidP="00000000" w:rsidRDefault="00000000" w:rsidRPr="00000000" w14:paraId="000013D7">
      <w:pPr>
        <w:jc w:val="center"/>
        <w:rPr/>
      </w:pPr>
      <w:r w:rsidDel="00000000" w:rsidR="00000000" w:rsidRPr="00000000">
        <w:rPr>
          <w:rtl w:val="0"/>
        </w:rPr>
      </w:r>
    </w:p>
    <w:p w:rsidR="00000000" w:rsidDel="00000000" w:rsidP="00000000" w:rsidRDefault="00000000" w:rsidRPr="00000000" w14:paraId="000013D8">
      <w:pPr>
        <w:jc w:val="center"/>
        <w:rPr/>
      </w:pPr>
      <w:r w:rsidDel="00000000" w:rsidR="00000000" w:rsidRPr="00000000">
        <w:rPr>
          <w:rtl w:val="0"/>
        </w:rPr>
        <w:t xml:space="preserve">[DEAN hands it over]</w:t>
        <w:br w:type="textWrapping"/>
        <w:br w:type="textWrapping"/>
        <w:t xml:space="preserve">TONY</w:t>
        <w:br w:type="textWrapping"/>
        <w:t xml:space="preserve">Yes…. YES!!!</w:t>
      </w:r>
    </w:p>
    <w:p w:rsidR="00000000" w:rsidDel="00000000" w:rsidP="00000000" w:rsidRDefault="00000000" w:rsidRPr="00000000" w14:paraId="000013D9">
      <w:pPr>
        <w:jc w:val="center"/>
        <w:rPr/>
      </w:pPr>
      <w:r w:rsidDel="00000000" w:rsidR="00000000" w:rsidRPr="00000000">
        <w:rPr>
          <w:rtl w:val="0"/>
        </w:rPr>
      </w:r>
    </w:p>
    <w:p w:rsidR="00000000" w:rsidDel="00000000" w:rsidP="00000000" w:rsidRDefault="00000000" w:rsidRPr="00000000" w14:paraId="000013DA">
      <w:pPr>
        <w:jc w:val="center"/>
        <w:rPr/>
      </w:pPr>
      <w:r w:rsidDel="00000000" w:rsidR="00000000" w:rsidRPr="00000000">
        <w:rPr>
          <w:rtl w:val="0"/>
        </w:rPr>
        <w:t xml:space="preserve">[TONY enters a portal with sick fx. DEAN runs in after him.]</w:t>
      </w:r>
    </w:p>
    <w:p w:rsidR="00000000" w:rsidDel="00000000" w:rsidP="00000000" w:rsidRDefault="00000000" w:rsidRPr="00000000" w14:paraId="000013DB">
      <w:pPr>
        <w:jc w:val="center"/>
        <w:rPr/>
      </w:pPr>
      <w:r w:rsidDel="00000000" w:rsidR="00000000" w:rsidRPr="00000000">
        <w:rPr>
          <w:rtl w:val="0"/>
        </w:rPr>
      </w:r>
    </w:p>
    <w:p w:rsidR="00000000" w:rsidDel="00000000" w:rsidP="00000000" w:rsidRDefault="00000000" w:rsidRPr="00000000" w14:paraId="000013DC">
      <w:pPr>
        <w:jc w:val="center"/>
        <w:rPr>
          <w:i w:val="1"/>
          <w:iCs w:val="1"/>
        </w:rPr>
      </w:pPr>
      <w:r w:rsidDel="00000000" w:rsidR="00000000" w:rsidRPr="00000000">
        <w:rPr>
          <w:rtl w:val="0"/>
        </w:rPr>
        <w:t xml:space="preserve">ELEA</w:t>
        <w:br w:type="textWrapping"/>
        <w:t xml:space="preserve">Where’d he go…? Warren? </w:t>
      </w:r>
      <w:r w:rsidDel="00000000" w:rsidR="00000000" w:rsidRPr="00000000">
        <w:rPr>
          <w:i w:val="1"/>
          <w:iCs w:val="1"/>
          <w:rtl w:val="0"/>
        </w:rPr>
        <w:t xml:space="preserve">Where’d he go?</w:t>
      </w:r>
    </w:p>
    <w:p w:rsidR="00000000" w:rsidDel="00000000" w:rsidP="00000000" w:rsidRDefault="00000000" w:rsidRPr="00000000" w14:paraId="000013DD">
      <w:pPr>
        <w:jc w:val="center"/>
        <w:rPr/>
      </w:pPr>
      <w:r w:rsidDel="00000000" w:rsidR="00000000" w:rsidRPr="00000000">
        <w:rPr>
          <w:rtl w:val="0"/>
        </w:rPr>
      </w:r>
    </w:p>
    <w:p w:rsidR="00000000" w:rsidDel="00000000" w:rsidP="00000000" w:rsidRDefault="00000000" w:rsidRPr="00000000" w14:paraId="000013DE">
      <w:pPr>
        <w:jc w:val="center"/>
        <w:rPr/>
      </w:pPr>
      <w:r w:rsidDel="00000000" w:rsidR="00000000" w:rsidRPr="00000000">
        <w:rPr>
          <w:rtl w:val="0"/>
        </w:rPr>
        <w:t xml:space="preserve">WARREN</w:t>
        <w:br w:type="textWrapping"/>
        <w:t xml:space="preserve">Oh no…</w:t>
      </w:r>
    </w:p>
    <w:p w:rsidR="00000000" w:rsidDel="00000000" w:rsidP="00000000" w:rsidRDefault="00000000" w:rsidRPr="00000000" w14:paraId="000013DF">
      <w:pPr>
        <w:jc w:val="center"/>
        <w:rPr/>
      </w:pPr>
      <w:r w:rsidDel="00000000" w:rsidR="00000000" w:rsidRPr="00000000">
        <w:rPr>
          <w:rtl w:val="0"/>
        </w:rPr>
      </w:r>
    </w:p>
    <w:p w:rsidR="00000000" w:rsidDel="00000000" w:rsidP="00000000" w:rsidRDefault="00000000" w:rsidRPr="00000000" w14:paraId="000013E0">
      <w:pPr>
        <w:jc w:val="center"/>
        <w:rPr/>
      </w:pPr>
      <w:r w:rsidDel="00000000" w:rsidR="00000000" w:rsidRPr="00000000">
        <w:rPr>
          <w:rtl w:val="0"/>
        </w:rPr>
        <w:t xml:space="preserve">[WARREN fades away]</w:t>
      </w:r>
    </w:p>
    <w:p w:rsidR="00000000" w:rsidDel="00000000" w:rsidP="00000000" w:rsidRDefault="00000000" w:rsidRPr="00000000" w14:paraId="000013E1">
      <w:pPr>
        <w:jc w:val="center"/>
        <w:rPr/>
      </w:pPr>
      <w:r w:rsidDel="00000000" w:rsidR="00000000" w:rsidRPr="00000000">
        <w:rPr>
          <w:rtl w:val="0"/>
        </w:rPr>
      </w:r>
    </w:p>
    <w:p w:rsidR="00000000" w:rsidDel="00000000" w:rsidP="00000000" w:rsidRDefault="00000000" w:rsidRPr="00000000" w14:paraId="000013E2">
      <w:pPr>
        <w:jc w:val="center"/>
        <w:rPr/>
      </w:pPr>
      <w:r w:rsidDel="00000000" w:rsidR="00000000" w:rsidRPr="00000000">
        <w:rPr>
          <w:rtl w:val="0"/>
        </w:rPr>
        <w:t xml:space="preserve">CAS</w:t>
        <w:br w:type="textWrapping"/>
        <w:t xml:space="preserve">elea? </w:t>
      </w:r>
    </w:p>
    <w:p w:rsidR="00000000" w:rsidDel="00000000" w:rsidP="00000000" w:rsidRDefault="00000000" w:rsidRPr="00000000" w14:paraId="000013E3">
      <w:pPr>
        <w:jc w:val="center"/>
        <w:rPr/>
      </w:pPr>
      <w:r w:rsidDel="00000000" w:rsidR="00000000" w:rsidRPr="00000000">
        <w:rPr>
          <w:rtl w:val="0"/>
        </w:rPr>
      </w:r>
    </w:p>
    <w:p w:rsidR="00000000" w:rsidDel="00000000" w:rsidP="00000000" w:rsidRDefault="00000000" w:rsidRPr="00000000" w14:paraId="000013E4">
      <w:pPr>
        <w:jc w:val="center"/>
        <w:rPr/>
      </w:pPr>
      <w:r w:rsidDel="00000000" w:rsidR="00000000" w:rsidRPr="00000000">
        <w:rPr>
          <w:rtl w:val="0"/>
        </w:rPr>
        <w:t xml:space="preserve">[CAS fades away]</w:t>
      </w:r>
    </w:p>
    <w:p w:rsidR="00000000" w:rsidDel="00000000" w:rsidP="00000000" w:rsidRDefault="00000000" w:rsidRPr="00000000" w14:paraId="000013E5">
      <w:pPr>
        <w:jc w:val="center"/>
        <w:rPr/>
      </w:pPr>
      <w:r w:rsidDel="00000000" w:rsidR="00000000" w:rsidRPr="00000000">
        <w:rPr>
          <w:rtl w:val="0"/>
        </w:rPr>
      </w:r>
    </w:p>
    <w:p w:rsidR="00000000" w:rsidDel="00000000" w:rsidP="00000000" w:rsidRDefault="00000000" w:rsidRPr="00000000" w14:paraId="000013E6">
      <w:pPr>
        <w:jc w:val="center"/>
        <w:rPr/>
      </w:pPr>
      <w:r w:rsidDel="00000000" w:rsidR="00000000" w:rsidRPr="00000000">
        <w:rPr>
          <w:rtl w:val="0"/>
        </w:rPr>
        <w:t xml:space="preserve">ELEA</w:t>
        <w:br w:type="textWrapping"/>
        <w:t xml:space="preserve">Cas?? CAS, WHERE’D YOU GO??? Oh my gay-</w:t>
      </w:r>
    </w:p>
    <w:p w:rsidR="00000000" w:rsidDel="00000000" w:rsidP="00000000" w:rsidRDefault="00000000" w:rsidRPr="00000000" w14:paraId="000013E7">
      <w:pPr>
        <w:jc w:val="center"/>
        <w:rPr/>
      </w:pPr>
      <w:r w:rsidDel="00000000" w:rsidR="00000000" w:rsidRPr="00000000">
        <w:rPr>
          <w:rtl w:val="0"/>
        </w:rPr>
      </w:r>
    </w:p>
    <w:p w:rsidR="00000000" w:rsidDel="00000000" w:rsidP="00000000" w:rsidRDefault="00000000" w:rsidRPr="00000000" w14:paraId="000013E8">
      <w:pPr>
        <w:jc w:val="center"/>
        <w:rPr/>
      </w:pPr>
      <w:r w:rsidDel="00000000" w:rsidR="00000000" w:rsidRPr="00000000">
        <w:rPr>
          <w:rtl w:val="0"/>
        </w:rPr>
        <w:t xml:space="preserve">[ELEA fades away. Cut to DEEGS]</w:t>
      </w:r>
    </w:p>
    <w:p w:rsidR="00000000" w:rsidDel="00000000" w:rsidP="00000000" w:rsidRDefault="00000000" w:rsidRPr="00000000" w14:paraId="000013E9">
      <w:pPr>
        <w:jc w:val="center"/>
        <w:rPr/>
      </w:pPr>
      <w:r w:rsidDel="00000000" w:rsidR="00000000" w:rsidRPr="00000000">
        <w:rPr>
          <w:rtl w:val="0"/>
        </w:rPr>
      </w:r>
    </w:p>
    <w:p w:rsidR="00000000" w:rsidDel="00000000" w:rsidP="00000000" w:rsidRDefault="00000000" w:rsidRPr="00000000" w14:paraId="000013EA">
      <w:pPr>
        <w:jc w:val="center"/>
        <w:rPr/>
      </w:pPr>
      <w:r w:rsidDel="00000000" w:rsidR="00000000" w:rsidRPr="00000000">
        <w:rPr>
          <w:rtl w:val="0"/>
        </w:rPr>
        <w:t xml:space="preserve">STARR</w:t>
        <w:br w:type="textWrapping"/>
        <w:t xml:space="preserve">Deegs…?</w:t>
      </w:r>
    </w:p>
    <w:p w:rsidR="00000000" w:rsidDel="00000000" w:rsidP="00000000" w:rsidRDefault="00000000" w:rsidRPr="00000000" w14:paraId="000013EB">
      <w:pPr>
        <w:jc w:val="center"/>
        <w:rPr/>
      </w:pPr>
      <w:r w:rsidDel="00000000" w:rsidR="00000000" w:rsidRPr="00000000">
        <w:rPr>
          <w:rtl w:val="0"/>
        </w:rPr>
      </w:r>
    </w:p>
    <w:p w:rsidR="00000000" w:rsidDel="00000000" w:rsidP="00000000" w:rsidRDefault="00000000" w:rsidRPr="00000000" w14:paraId="000013EC">
      <w:pPr>
        <w:jc w:val="center"/>
        <w:rPr/>
      </w:pPr>
      <w:r w:rsidDel="00000000" w:rsidR="00000000" w:rsidRPr="00000000">
        <w:rPr>
          <w:rtl w:val="0"/>
        </w:rPr>
        <w:t xml:space="preserve">DEEGS</w:t>
        <w:br w:type="textWrapping"/>
        <w:t xml:space="preserve">No, no-no-no, come on buddy… Come on… You’ll be okay…</w:t>
      </w:r>
    </w:p>
    <w:p w:rsidR="00000000" w:rsidDel="00000000" w:rsidP="00000000" w:rsidRDefault="00000000" w:rsidRPr="00000000" w14:paraId="000013ED">
      <w:pPr>
        <w:jc w:val="center"/>
        <w:rPr/>
      </w:pPr>
      <w:r w:rsidDel="00000000" w:rsidR="00000000" w:rsidRPr="00000000">
        <w:rPr>
          <w:rtl w:val="0"/>
        </w:rPr>
      </w:r>
    </w:p>
    <w:p w:rsidR="00000000" w:rsidDel="00000000" w:rsidP="00000000" w:rsidRDefault="00000000" w:rsidRPr="00000000" w14:paraId="000013EE">
      <w:pPr>
        <w:jc w:val="center"/>
        <w:rPr/>
      </w:pPr>
      <w:r w:rsidDel="00000000" w:rsidR="00000000" w:rsidRPr="00000000">
        <w:rPr>
          <w:rtl w:val="0"/>
        </w:rPr>
        <w:t xml:space="preserve">STARR</w:t>
        <w:br w:type="textWrapping"/>
        <w:t xml:space="preserve">It’s okay Deegs… It… It’s not your fault…</w:t>
      </w:r>
    </w:p>
    <w:p w:rsidR="00000000" w:rsidDel="00000000" w:rsidP="00000000" w:rsidRDefault="00000000" w:rsidRPr="00000000" w14:paraId="000013EF">
      <w:pPr>
        <w:jc w:val="center"/>
        <w:rPr/>
      </w:pPr>
      <w:r w:rsidDel="00000000" w:rsidR="00000000" w:rsidRPr="00000000">
        <w:rPr>
          <w:rtl w:val="0"/>
        </w:rPr>
      </w:r>
    </w:p>
    <w:p w:rsidR="00000000" w:rsidDel="00000000" w:rsidP="00000000" w:rsidRDefault="00000000" w:rsidRPr="00000000" w14:paraId="000013F0">
      <w:pPr>
        <w:jc w:val="center"/>
        <w:rPr/>
      </w:pPr>
      <w:r w:rsidDel="00000000" w:rsidR="00000000" w:rsidRPr="00000000">
        <w:rPr>
          <w:rtl w:val="0"/>
        </w:rPr>
        <w:t xml:space="preserve">DEEGS</w:t>
        <w:br w:type="textWrapping"/>
        <w:t xml:space="preserve">Come on man, just hold on, come on… I can fix it, just stay with me, here-</w:t>
      </w:r>
    </w:p>
    <w:p w:rsidR="00000000" w:rsidDel="00000000" w:rsidP="00000000" w:rsidRDefault="00000000" w:rsidRPr="00000000" w14:paraId="000013F1">
      <w:pPr>
        <w:jc w:val="center"/>
        <w:rPr/>
      </w:pPr>
      <w:r w:rsidDel="00000000" w:rsidR="00000000" w:rsidRPr="00000000">
        <w:rPr>
          <w:rtl w:val="0"/>
        </w:rPr>
      </w:r>
    </w:p>
    <w:p w:rsidR="00000000" w:rsidDel="00000000" w:rsidP="00000000" w:rsidRDefault="00000000" w:rsidRPr="00000000" w14:paraId="000013F2">
      <w:pPr>
        <w:jc w:val="center"/>
        <w:rPr/>
      </w:pPr>
      <w:r w:rsidDel="00000000" w:rsidR="00000000" w:rsidRPr="00000000">
        <w:rPr>
          <w:rtl w:val="0"/>
        </w:rPr>
        <w:t xml:space="preserve">STARR</w:t>
        <w:br w:type="textWrapping"/>
        <w:t xml:space="preserve">Deegs... It’s been fun…</w:t>
      </w:r>
    </w:p>
    <w:p w:rsidR="00000000" w:rsidDel="00000000" w:rsidP="00000000" w:rsidRDefault="00000000" w:rsidRPr="00000000" w14:paraId="000013F3">
      <w:pPr>
        <w:jc w:val="center"/>
        <w:rPr/>
      </w:pPr>
      <w:r w:rsidDel="00000000" w:rsidR="00000000" w:rsidRPr="00000000">
        <w:rPr>
          <w:rtl w:val="0"/>
        </w:rPr>
      </w:r>
    </w:p>
    <w:p w:rsidR="00000000" w:rsidDel="00000000" w:rsidP="00000000" w:rsidRDefault="00000000" w:rsidRPr="00000000" w14:paraId="000013F4">
      <w:pPr>
        <w:jc w:val="center"/>
        <w:rPr/>
      </w:pPr>
      <w:r w:rsidDel="00000000" w:rsidR="00000000" w:rsidRPr="00000000">
        <w:rPr>
          <w:rtl w:val="0"/>
        </w:rPr>
        <w:t xml:space="preserve">[STARR fades away.]</w:t>
      </w:r>
    </w:p>
    <w:p w:rsidR="00000000" w:rsidDel="00000000" w:rsidP="00000000" w:rsidRDefault="00000000" w:rsidRPr="00000000" w14:paraId="000013F5">
      <w:pPr>
        <w:jc w:val="center"/>
        <w:rPr/>
      </w:pPr>
      <w:r w:rsidDel="00000000" w:rsidR="00000000" w:rsidRPr="00000000">
        <w:rPr>
          <w:rtl w:val="0"/>
        </w:rPr>
      </w:r>
    </w:p>
    <w:p w:rsidR="00000000" w:rsidDel="00000000" w:rsidP="00000000" w:rsidRDefault="00000000" w:rsidRPr="00000000" w14:paraId="000013F6">
      <w:pPr>
        <w:jc w:val="center"/>
        <w:rPr/>
      </w:pPr>
      <w:r w:rsidDel="00000000" w:rsidR="00000000" w:rsidRPr="00000000">
        <w:rPr>
          <w:rtl w:val="0"/>
        </w:rPr>
        <w:t xml:space="preserve">[Montage of more characters fading away]</w:t>
      </w:r>
    </w:p>
    <w:p w:rsidR="00000000" w:rsidDel="00000000" w:rsidP="00000000" w:rsidRDefault="00000000" w:rsidRPr="00000000" w14:paraId="000013F7">
      <w:pPr>
        <w:jc w:val="center"/>
        <w:rPr/>
      </w:pPr>
      <w:r w:rsidDel="00000000" w:rsidR="00000000" w:rsidRPr="00000000">
        <w:rPr>
          <w:rtl w:val="0"/>
        </w:rPr>
      </w:r>
    </w:p>
    <w:p w:rsidR="00000000" w:rsidDel="00000000" w:rsidP="00000000" w:rsidRDefault="00000000" w:rsidRPr="00000000" w14:paraId="000013F8">
      <w:pPr>
        <w:jc w:val="center"/>
        <w:rPr/>
      </w:pPr>
      <w:r w:rsidDel="00000000" w:rsidR="00000000" w:rsidRPr="00000000">
        <w:rPr>
          <w:rtl w:val="0"/>
        </w:rPr>
        <w:t xml:space="preserve">[SILENCE]</w:t>
        <w:br w:type="textWrapping"/>
        <w:br w:type="textWrapping"/>
        <w:t xml:space="preserve">DEEGS</w:t>
      </w:r>
    </w:p>
    <w:p w:rsidR="00000000" w:rsidDel="00000000" w:rsidP="00000000" w:rsidRDefault="00000000" w:rsidRPr="00000000" w14:paraId="000013F9">
      <w:pPr>
        <w:jc w:val="center"/>
        <w:rPr/>
      </w:pPr>
      <w:r w:rsidDel="00000000" w:rsidR="00000000" w:rsidRPr="00000000">
        <w:rPr>
          <w:rtl w:val="0"/>
        </w:rPr>
        <w:t xml:space="preserve">He did it…... He won. The Mafia beat us. Dean betrayed us… and now I’m all alone. Oh god…</w:t>
      </w:r>
    </w:p>
    <w:p w:rsidR="00000000" w:rsidDel="00000000" w:rsidP="00000000" w:rsidRDefault="00000000" w:rsidRPr="00000000" w14:paraId="000013FA">
      <w:pPr>
        <w:jc w:val="center"/>
        <w:rPr/>
      </w:pPr>
      <w:r w:rsidDel="00000000" w:rsidR="00000000" w:rsidRPr="00000000">
        <w:rPr>
          <w:rtl w:val="0"/>
        </w:rPr>
      </w:r>
    </w:p>
    <w:p w:rsidR="00000000" w:rsidDel="00000000" w:rsidP="00000000" w:rsidRDefault="00000000" w:rsidRPr="00000000" w14:paraId="000013FB">
      <w:pPr>
        <w:jc w:val="center"/>
        <w:rPr/>
      </w:pPr>
      <w:r w:rsidDel="00000000" w:rsidR="00000000" w:rsidRPr="00000000">
        <w:rPr>
          <w:rtl w:val="0"/>
        </w:rPr>
        <w:t xml:space="preserve">[Cut to black.]</w:t>
      </w:r>
    </w:p>
    <w:p w:rsidR="00000000" w:rsidDel="00000000" w:rsidP="00000000" w:rsidRDefault="00000000" w:rsidRPr="00000000" w14:paraId="000013FC">
      <w:pPr>
        <w:jc w:val="center"/>
        <w:rPr/>
      </w:pPr>
      <w:r w:rsidDel="00000000" w:rsidR="00000000" w:rsidRPr="00000000">
        <w:rPr>
          <w:rtl w:val="0"/>
        </w:rPr>
      </w:r>
    </w:p>
    <w:p w:rsidR="00000000" w:rsidDel="00000000" w:rsidP="00000000" w:rsidRDefault="00000000" w:rsidRPr="00000000" w14:paraId="000013FD">
      <w:pPr>
        <w:jc w:val="center"/>
        <w:rPr>
          <w:b w:val="1"/>
          <w:bCs w:val="1"/>
        </w:rPr>
      </w:pPr>
      <w:r w:rsidDel="00000000" w:rsidR="00000000" w:rsidRPr="00000000">
        <w:rPr>
          <w:b w:val="1"/>
          <w:bCs w:val="1"/>
          <w:rtl w:val="0"/>
        </w:rPr>
        <w:t xml:space="preserve">[FIVE YEARS LATER.]</w:t>
      </w:r>
    </w:p>
    <w:p w:rsidR="00000000" w:rsidDel="00000000" w:rsidP="00000000" w:rsidRDefault="00000000" w:rsidRPr="00000000" w14:paraId="000013FE">
      <w:pPr>
        <w:jc w:val="center"/>
        <w:rPr>
          <w:b w:val="1"/>
          <w:bCs w:val="1"/>
        </w:rPr>
      </w:pPr>
      <w:r w:rsidDel="00000000" w:rsidR="00000000" w:rsidRPr="00000000">
        <w:rPr>
          <w:rtl w:val="0"/>
        </w:rPr>
      </w:r>
    </w:p>
    <w:p w:rsidR="00000000" w:rsidDel="00000000" w:rsidP="00000000" w:rsidRDefault="00000000" w:rsidRPr="00000000" w14:paraId="000013FF">
      <w:pPr>
        <w:jc w:val="center"/>
        <w:rPr/>
      </w:pPr>
      <w:r w:rsidDel="00000000" w:rsidR="00000000" w:rsidRPr="00000000">
        <w:rPr>
          <w:rtl w:val="0"/>
        </w:rPr>
        <w:t xml:space="preserve">[Nenjac Grief Support Group]</w:t>
      </w:r>
    </w:p>
    <w:p w:rsidR="00000000" w:rsidDel="00000000" w:rsidP="00000000" w:rsidRDefault="00000000" w:rsidRPr="00000000" w14:paraId="00001400">
      <w:pPr>
        <w:jc w:val="center"/>
        <w:rPr/>
      </w:pPr>
      <w:r w:rsidDel="00000000" w:rsidR="00000000" w:rsidRPr="00000000">
        <w:rPr>
          <w:rtl w:val="0"/>
        </w:rPr>
      </w:r>
    </w:p>
    <w:p w:rsidR="00000000" w:rsidDel="00000000" w:rsidP="00000000" w:rsidRDefault="00000000" w:rsidRPr="00000000" w14:paraId="00001401">
      <w:pPr>
        <w:jc w:val="center"/>
        <w:rPr/>
      </w:pPr>
      <w:r w:rsidDel="00000000" w:rsidR="00000000" w:rsidRPr="00000000">
        <w:rPr>
          <w:rtl w:val="0"/>
        </w:rPr>
        <w:t xml:space="preserve">DEEGS</w:t>
        <w:br w:type="textWrapping"/>
        <w:t xml:space="preserve">And then, just like that… They were gone. Everyone. Except for me. </w:t>
      </w:r>
      <w:commentRangeStart w:id="291"/>
      <w:r w:rsidDel="00000000" w:rsidR="00000000" w:rsidRPr="00000000">
        <w:rPr>
          <w:rtl w:val="0"/>
        </w:rPr>
        <w:t xml:space="preserve">No explanation as to why</w:t>
      </w:r>
      <w:commentRangeEnd w:id="291"/>
      <w:r w:rsidDel="00000000" w:rsidR="00000000" w:rsidRPr="00000000">
        <w:commentReference w:id="291"/>
      </w:r>
      <w:r w:rsidDel="00000000" w:rsidR="00000000" w:rsidRPr="00000000">
        <w:rPr>
          <w:rtl w:val="0"/>
        </w:rPr>
        <w:t xml:space="preserve">, no goodbyes, nothing. My entire life. Gone in an instant.</w:t>
      </w:r>
    </w:p>
    <w:p w:rsidR="00000000" w:rsidDel="00000000" w:rsidP="00000000" w:rsidRDefault="00000000" w:rsidRPr="00000000" w14:paraId="00001402">
      <w:pPr>
        <w:jc w:val="center"/>
        <w:rPr/>
      </w:pPr>
      <w:r w:rsidDel="00000000" w:rsidR="00000000" w:rsidRPr="00000000">
        <w:rPr>
          <w:rtl w:val="0"/>
        </w:rPr>
      </w:r>
    </w:p>
    <w:p w:rsidR="00000000" w:rsidDel="00000000" w:rsidP="00000000" w:rsidRDefault="00000000" w:rsidRPr="00000000" w14:paraId="00001403">
      <w:pPr>
        <w:jc w:val="center"/>
        <w:rPr/>
      </w:pPr>
      <w:r w:rsidDel="00000000" w:rsidR="00000000" w:rsidRPr="00000000">
        <w:rPr>
          <w:rtl w:val="0"/>
        </w:rPr>
        <w:t xml:space="preserve">SUSAN</w:t>
      </w:r>
    </w:p>
    <w:p w:rsidR="00000000" w:rsidDel="00000000" w:rsidP="00000000" w:rsidRDefault="00000000" w:rsidRPr="00000000" w14:paraId="00001404">
      <w:pPr>
        <w:jc w:val="center"/>
        <w:rPr/>
      </w:pPr>
      <w:r w:rsidDel="00000000" w:rsidR="00000000" w:rsidRPr="00000000">
        <w:rPr>
          <w:rtl w:val="0"/>
        </w:rPr>
        <w:t xml:space="preserve">That’s the thing about tragedy. It doesn’t wait until you’re ready. It comes when you LEAST expect it.</w:t>
      </w:r>
    </w:p>
    <w:p w:rsidR="00000000" w:rsidDel="00000000" w:rsidP="00000000" w:rsidRDefault="00000000" w:rsidRPr="00000000" w14:paraId="00001405">
      <w:pPr>
        <w:jc w:val="center"/>
        <w:rPr/>
      </w:pPr>
      <w:r w:rsidDel="00000000" w:rsidR="00000000" w:rsidRPr="00000000">
        <w:rPr>
          <w:rtl w:val="0"/>
        </w:rPr>
      </w:r>
    </w:p>
    <w:p w:rsidR="00000000" w:rsidDel="00000000" w:rsidP="00000000" w:rsidRDefault="00000000" w:rsidRPr="00000000" w14:paraId="00001406">
      <w:pPr>
        <w:jc w:val="center"/>
        <w:rPr/>
      </w:pPr>
      <w:r w:rsidDel="00000000" w:rsidR="00000000" w:rsidRPr="00000000">
        <w:rPr>
          <w:rtl w:val="0"/>
        </w:rPr>
        <w:t xml:space="preserve">MONOLEG</w:t>
        <w:br w:type="textWrapping"/>
        <w:t xml:space="preserve">Back in Vietnam, my whole fleet was </w:t>
      </w:r>
    </w:p>
    <w:p w:rsidR="00000000" w:rsidDel="00000000" w:rsidP="00000000" w:rsidRDefault="00000000" w:rsidRPr="00000000" w14:paraId="00001407">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1408">
      <w:pPr>
        <w:jc w:val="center"/>
        <w:rPr>
          <w:b w:val="1"/>
          <w:bCs w:val="1"/>
        </w:rPr>
      </w:pPr>
      <w:r w:rsidDel="00000000" w:rsidR="00000000" w:rsidRPr="00000000">
        <w:rPr>
          <w:rtl w:val="0"/>
        </w:rPr>
      </w:r>
    </w:p>
    <w:p w:rsidR="00000000" w:rsidDel="00000000" w:rsidP="00000000" w:rsidRDefault="00000000" w:rsidRPr="00000000" w14:paraId="00001409">
      <w:pPr>
        <w:jc w:val="center"/>
        <w:rPr>
          <w:b w:val="1"/>
          <w:bCs w:val="1"/>
        </w:rPr>
      </w:pPr>
      <w:r w:rsidDel="00000000" w:rsidR="00000000" w:rsidRPr="00000000">
        <w:rPr>
          <w:b w:val="1"/>
          <w:bCs w:val="1"/>
          <w:rtl w:val="0"/>
        </w:rPr>
        <w:t xml:space="preserve">STARR</w:t>
        <w:br w:type="textWrapping"/>
        <w:t xml:space="preserve">I’ve given small puppies rabies, ripped out salespeople’s tongues</w:t>
      </w:r>
    </w:p>
    <w:p w:rsidR="00000000" w:rsidDel="00000000" w:rsidP="00000000" w:rsidRDefault="00000000" w:rsidRPr="00000000" w14:paraId="0000140A">
      <w:pPr>
        <w:jc w:val="center"/>
        <w:rPr>
          <w:b w:val="1"/>
          <w:bCs w:val="1"/>
        </w:rPr>
      </w:pPr>
      <w:r w:rsidDel="00000000" w:rsidR="00000000" w:rsidRPr="00000000">
        <w:rPr>
          <w:b w:val="1"/>
          <w:bCs w:val="1"/>
          <w:rtl w:val="0"/>
        </w:rPr>
        <w:t xml:space="preserve">Taken candy from babies, destroyed iron lungs</w:t>
      </w:r>
    </w:p>
    <w:p w:rsidR="00000000" w:rsidDel="00000000" w:rsidP="00000000" w:rsidRDefault="00000000" w:rsidRPr="00000000" w14:paraId="0000140B">
      <w:pPr>
        <w:jc w:val="center"/>
        <w:rPr>
          <w:b w:val="1"/>
          <w:bCs w:val="1"/>
        </w:rPr>
      </w:pPr>
      <w:r w:rsidDel="00000000" w:rsidR="00000000" w:rsidRPr="00000000">
        <w:rPr>
          <w:b w:val="1"/>
          <w:bCs w:val="1"/>
          <w:rtl w:val="0"/>
        </w:rPr>
        <w:t xml:space="preserve">It’s so sad I’m so bad, taking old people’s stuff</w:t>
      </w:r>
    </w:p>
    <w:p w:rsidR="00000000" w:rsidDel="00000000" w:rsidP="00000000" w:rsidRDefault="00000000" w:rsidRPr="00000000" w14:paraId="0000140C">
      <w:pPr>
        <w:jc w:val="center"/>
        <w:rPr>
          <w:b w:val="1"/>
          <w:bCs w:val="1"/>
        </w:rPr>
      </w:pPr>
      <w:r w:rsidDel="00000000" w:rsidR="00000000" w:rsidRPr="00000000">
        <w:rPr>
          <w:b w:val="1"/>
          <w:bCs w:val="1"/>
          <w:rtl w:val="0"/>
        </w:rPr>
        <w:t xml:space="preserve">If I don't Deegs gets mad, when will it be enough?</w:t>
      </w:r>
    </w:p>
    <w:p w:rsidR="00000000" w:rsidDel="00000000" w:rsidP="00000000" w:rsidRDefault="00000000" w:rsidRPr="00000000" w14:paraId="0000140D">
      <w:pPr>
        <w:jc w:val="cente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(SUNG)</w:t>
      </w:r>
    </w:p>
    <w:p w:rsidR="00000000" w:rsidDel="00000000" w:rsidP="00000000" w:rsidRDefault="00000000" w:rsidRPr="00000000" w14:paraId="00001411">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There’s no traditions for me</w:t>
      </w:r>
    </w:p>
    <w:p w:rsidR="00000000" w:rsidDel="00000000" w:rsidP="00000000" w:rsidRDefault="00000000" w:rsidRPr="00000000" w14:paraId="00001412">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Without a nationality</w:t>
      </w:r>
    </w:p>
    <w:p w:rsidR="00000000" w:rsidDel="00000000" w:rsidP="00000000" w:rsidRDefault="00000000" w:rsidRPr="00000000" w14:paraId="00001413">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There’s no special holidays for me…</w:t>
      </w:r>
    </w:p>
    <w:p w:rsidR="00000000" w:rsidDel="00000000" w:rsidP="00000000" w:rsidRDefault="00000000" w:rsidRPr="00000000" w14:paraId="00001414">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There’s no gross cultural food</w:t>
      </w:r>
    </w:p>
    <w:p w:rsidR="00000000" w:rsidDel="00000000" w:rsidP="00000000" w:rsidRDefault="00000000" w:rsidRPr="00000000" w14:paraId="00001415">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Yeah, no bullshit on a spoon</w:t>
      </w:r>
    </w:p>
    <w:p w:rsidR="00000000" w:rsidDel="00000000" w:rsidP="00000000" w:rsidRDefault="00000000" w:rsidRPr="00000000" w14:paraId="00001416">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 was born, on a ream, with no nationality…</w:t>
      </w:r>
    </w:p>
    <w:p w:rsidR="00000000" w:rsidDel="00000000" w:rsidP="00000000" w:rsidRDefault="00000000" w:rsidRPr="00000000" w14:paraId="00001417">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418">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TRAVIS (on his farm)</w:t>
      </w:r>
    </w:p>
    <w:p w:rsidR="00000000" w:rsidDel="00000000" w:rsidP="00000000" w:rsidRDefault="00000000" w:rsidRPr="00000000" w14:paraId="00001419">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Yeah I used to scare crows</w:t>
      </w:r>
    </w:p>
    <w:p w:rsidR="00000000" w:rsidDel="00000000" w:rsidP="00000000" w:rsidRDefault="00000000" w:rsidRPr="00000000" w14:paraId="0000141A">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But a good farmer knows</w:t>
      </w:r>
    </w:p>
    <w:p w:rsidR="00000000" w:rsidDel="00000000" w:rsidP="00000000" w:rsidRDefault="00000000" w:rsidRPr="00000000" w14:paraId="0000141B">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If you ain’t an American, your crops don’t grow…</w:t>
      </w:r>
    </w:p>
    <w:p w:rsidR="00000000" w:rsidDel="00000000" w:rsidP="00000000" w:rsidRDefault="00000000" w:rsidRPr="00000000" w14:paraId="0000141C">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There’s no more milking cows for me</w:t>
      </w:r>
    </w:p>
    <w:p w:rsidR="00000000" w:rsidDel="00000000" w:rsidP="00000000" w:rsidRDefault="00000000" w:rsidRPr="00000000" w14:paraId="0000141D">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No fighting for my country</w:t>
      </w:r>
    </w:p>
    <w:p w:rsidR="00000000" w:rsidDel="00000000" w:rsidP="00000000" w:rsidRDefault="00000000" w:rsidRPr="00000000" w14:paraId="0000141E">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 fraud American, you see, a tainted nationality…</w:t>
      </w:r>
    </w:p>
    <w:p w:rsidR="00000000" w:rsidDel="00000000" w:rsidP="00000000" w:rsidRDefault="00000000" w:rsidRPr="00000000" w14:paraId="0000141F">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420">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DEEGS (Being led around airport)</w:t>
      </w:r>
    </w:p>
    <w:p w:rsidR="00000000" w:rsidDel="00000000" w:rsidP="00000000" w:rsidRDefault="00000000" w:rsidRPr="00000000" w14:paraId="00001421">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Yeah I thought it’d be fun</w:t>
      </w:r>
    </w:p>
    <w:p w:rsidR="00000000" w:rsidDel="00000000" w:rsidP="00000000" w:rsidRDefault="00000000" w:rsidRPr="00000000" w14:paraId="00001422">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To blow up everyone</w:t>
      </w:r>
    </w:p>
    <w:p w:rsidR="00000000" w:rsidDel="00000000" w:rsidP="00000000" w:rsidRDefault="00000000" w:rsidRPr="00000000" w14:paraId="00001423">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But I didn’t expect to be caught for it</w:t>
      </w:r>
    </w:p>
    <w:p w:rsidR="00000000" w:rsidDel="00000000" w:rsidP="00000000" w:rsidRDefault="00000000" w:rsidRPr="00000000" w14:paraId="00001424">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When I was white I could do</w:t>
      </w:r>
    </w:p>
    <w:p w:rsidR="00000000" w:rsidDel="00000000" w:rsidP="00000000" w:rsidRDefault="00000000" w:rsidRPr="00000000" w14:paraId="00001425">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Whatever I wanted to</w:t>
      </w:r>
    </w:p>
    <w:p w:rsidR="00000000" w:rsidDel="00000000" w:rsidP="00000000" w:rsidRDefault="00000000" w:rsidRPr="00000000" w14:paraId="00001426">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But it’s all caught up to me, With my new nationality</w:t>
      </w:r>
    </w:p>
    <w:p w:rsidR="00000000" w:rsidDel="00000000" w:rsidP="00000000" w:rsidRDefault="00000000" w:rsidRPr="00000000" w14:paraId="00001427">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428">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STARR/TRAVIS/DEEGS</w:t>
      </w:r>
    </w:p>
    <w:p w:rsidR="00000000" w:rsidDel="00000000" w:rsidP="00000000" w:rsidRDefault="00000000" w:rsidRPr="00000000" w14:paraId="00001429">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Well, my nation awaits</w:t>
      </w:r>
    </w:p>
    <w:p w:rsidR="00000000" w:rsidDel="00000000" w:rsidP="00000000" w:rsidRDefault="00000000" w:rsidRPr="00000000" w14:paraId="0000142A">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But I’m closing the gates</w:t>
      </w:r>
    </w:p>
    <w:p w:rsidR="00000000" w:rsidDel="00000000" w:rsidP="00000000" w:rsidRDefault="00000000" w:rsidRPr="00000000" w14:paraId="0000142B">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‘Cause I hate what it’s doing to me…</w:t>
      </w:r>
    </w:p>
    <w:p w:rsidR="00000000" w:rsidDel="00000000" w:rsidP="00000000" w:rsidRDefault="00000000" w:rsidRPr="00000000" w14:paraId="0000142C">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 good (christian!) (muslim!) (I dunno!) knows</w:t>
      </w:r>
    </w:p>
    <w:p w:rsidR="00000000" w:rsidDel="00000000" w:rsidP="00000000" w:rsidRDefault="00000000" w:rsidRPr="00000000" w14:paraId="0000142D">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As his enemies grow</w:t>
      </w:r>
    </w:p>
    <w:p w:rsidR="00000000" w:rsidDel="00000000" w:rsidP="00000000" w:rsidRDefault="00000000" w:rsidRPr="00000000" w14:paraId="0000142E">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That he’s better off </w:t>
      </w:r>
      <w:r w:rsidDel="00000000" w:rsidR="00000000" w:rsidRPr="00000000">
        <w:rPr>
          <w:rFonts w:ascii="Courier New" w:cs="Courier New" w:eastAsia="Courier New" w:hAnsi="Courier New"/>
          <w:b w:val="1"/>
          <w:bCs w:val="1"/>
          <w:i w:val="1"/>
          <w:iCs w:val="1"/>
          <w:sz w:val="24"/>
          <w:szCs w:val="24"/>
          <w:rtl w:val="0"/>
        </w:rPr>
        <w:t xml:space="preserve">how</w:t>
      </w:r>
      <w:r w:rsidDel="00000000" w:rsidR="00000000" w:rsidRPr="00000000">
        <w:rPr>
          <w:rFonts w:ascii="Courier New" w:cs="Courier New" w:eastAsia="Courier New" w:hAnsi="Courier New"/>
          <w:b w:val="1"/>
          <w:bCs w:val="1"/>
          <w:sz w:val="24"/>
          <w:szCs w:val="24"/>
          <w:rtl w:val="0"/>
        </w:rPr>
        <w:t xml:space="preserve"> he was before he knew </w:t>
      </w:r>
      <w:r w:rsidDel="00000000" w:rsidR="00000000" w:rsidRPr="00000000">
        <w:rPr>
          <w:rFonts w:ascii="Courier New" w:cs="Courier New" w:eastAsia="Courier New" w:hAnsi="Courier New"/>
          <w:b w:val="1"/>
          <w:bCs w:val="1"/>
          <w:i w:val="1"/>
          <w:iCs w:val="1"/>
          <w:sz w:val="24"/>
          <w:szCs w:val="24"/>
          <w:rtl w:val="0"/>
        </w:rPr>
        <w:t xml:space="preserve">who</w:t>
      </w:r>
      <w:r w:rsidDel="00000000" w:rsidR="00000000" w:rsidRPr="00000000">
        <w:rPr>
          <w:rFonts w:ascii="Courier New" w:cs="Courier New" w:eastAsia="Courier New" w:hAnsi="Courier New"/>
          <w:b w:val="1"/>
          <w:bCs w:val="1"/>
          <w:sz w:val="24"/>
          <w:szCs w:val="24"/>
          <w:rtl w:val="0"/>
        </w:rPr>
        <w:t xml:space="preserve"> he was!!!</w:t>
      </w:r>
    </w:p>
    <w:p w:rsidR="00000000" w:rsidDel="00000000" w:rsidP="00000000" w:rsidRDefault="00000000" w:rsidRPr="00000000" w14:paraId="0000142F">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Better off how, but not better off now</w:t>
      </w:r>
    </w:p>
    <w:p w:rsidR="00000000" w:rsidDel="00000000" w:rsidP="00000000" w:rsidRDefault="00000000" w:rsidRPr="00000000" w14:paraId="00001430">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We’re just threeeee</w:t>
      </w:r>
    </w:p>
    <w:p w:rsidR="00000000" w:rsidDel="00000000" w:rsidP="00000000" w:rsidRDefault="00000000" w:rsidRPr="00000000" w14:paraId="00001431">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Stupid idiotssss</w:t>
      </w:r>
    </w:p>
    <w:p w:rsidR="00000000" w:rsidDel="00000000" w:rsidP="00000000" w:rsidRDefault="00000000" w:rsidRPr="00000000" w14:paraId="00001432">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With a shitty nationalityyyyyy</w:t>
      </w:r>
    </w:p>
    <w:p w:rsidR="00000000" w:rsidDel="00000000" w:rsidP="00000000" w:rsidRDefault="00000000" w:rsidRPr="00000000" w14:paraId="00001433">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4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[BUM!]</w:t>
      </w:r>
      <w:r w:rsidDel="00000000" w:rsidR="00000000" w:rsidRPr="00000000">
        <w:rPr>
          <w:rtl w:val="0"/>
        </w:rPr>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1437">
      <w:pPr>
        <w:jc w:val="center"/>
        <w:rPr/>
      </w:pPr>
      <w:commentRangeStart w:id="292"/>
      <w:r w:rsidDel="00000000" w:rsidR="00000000" w:rsidRPr="00000000">
        <w:rPr>
          <w:rtl w:val="0"/>
        </w:rPr>
        <w:t xml:space="preserve">MARISSA</w:t>
      </w:r>
    </w:p>
    <w:p w:rsidR="00000000" w:rsidDel="00000000" w:rsidP="00000000" w:rsidRDefault="00000000" w:rsidRPr="00000000" w14:paraId="00001438">
      <w:pPr>
        <w:jc w:val="center"/>
        <w:rPr/>
      </w:pPr>
      <w:r w:rsidDel="00000000" w:rsidR="00000000" w:rsidRPr="00000000">
        <w:rPr>
          <w:rtl w:val="0"/>
        </w:rPr>
        <w:t xml:space="preserve">Oh boy, phew. Actually, I think now is a great time to bring up me and my twin sisters' lack of lines. Can we PLEASE get more lines, Deegs and Starr?</w:t>
      </w:r>
      <w:commentRangeEnd w:id="292"/>
      <w:r w:rsidDel="00000000" w:rsidR="00000000" w:rsidRPr="00000000">
        <w:commentReference w:id="292"/>
      </w:r>
      <w:r w:rsidDel="00000000" w:rsidR="00000000" w:rsidRPr="00000000">
        <w:rPr>
          <w:rtl w:val="0"/>
        </w:rPr>
      </w:r>
    </w:p>
    <w:p w:rsidR="00000000" w:rsidDel="00000000" w:rsidP="00000000" w:rsidRDefault="00000000" w:rsidRPr="00000000" w14:paraId="00001439">
      <w:pPr>
        <w:jc w:val="center"/>
        <w:rPr/>
      </w:pPr>
      <w:r w:rsidDel="00000000" w:rsidR="00000000" w:rsidRPr="00000000">
        <w:rPr>
          <w:rtl w:val="0"/>
        </w:rPr>
      </w:r>
    </w:p>
    <w:p w:rsidR="00000000" w:rsidDel="00000000" w:rsidP="00000000" w:rsidRDefault="00000000" w:rsidRPr="00000000" w14:paraId="0000143A">
      <w:pPr>
        <w:jc w:val="center"/>
        <w:rPr/>
      </w:pPr>
      <w:r w:rsidDel="00000000" w:rsidR="00000000" w:rsidRPr="00000000">
        <w:rPr>
          <w:rtl w:val="0"/>
        </w:rPr>
        <w:t xml:space="preserve">MELISSA</w:t>
      </w:r>
    </w:p>
    <w:p w:rsidR="00000000" w:rsidDel="00000000" w:rsidP="00000000" w:rsidRDefault="00000000" w:rsidRPr="00000000" w14:paraId="0000143B">
      <w:pPr>
        <w:jc w:val="center"/>
        <w:rPr/>
      </w:pPr>
      <w:r w:rsidDel="00000000" w:rsidR="00000000" w:rsidRPr="00000000">
        <w:rPr>
          <w:rtl w:val="0"/>
        </w:rPr>
        <w:t xml:space="preserve">Yeah! We’re actually really interesting characters! We wrote a pitch on our own spinoff series: Melissa and Marissa’s EPIC Adventures!!!</w:t>
      </w:r>
    </w:p>
    <w:p w:rsidR="00000000" w:rsidDel="00000000" w:rsidP="00000000" w:rsidRDefault="00000000" w:rsidRPr="00000000" w14:paraId="0000143C">
      <w:pPr>
        <w:jc w:val="center"/>
        <w:rPr/>
      </w:pPr>
      <w:r w:rsidDel="00000000" w:rsidR="00000000" w:rsidRPr="00000000">
        <w:rPr>
          <w:rtl w:val="0"/>
        </w:rPr>
      </w:r>
    </w:p>
    <w:p w:rsidR="00000000" w:rsidDel="00000000" w:rsidP="00000000" w:rsidRDefault="00000000" w:rsidRPr="00000000" w14:paraId="0000143D">
      <w:pPr>
        <w:jc w:val="center"/>
        <w:rPr/>
      </w:pPr>
      <w:r w:rsidDel="00000000" w:rsidR="00000000" w:rsidRPr="00000000">
        <w:rPr>
          <w:rtl w:val="0"/>
        </w:rPr>
        <w:t xml:space="preserve">[DEEGS and STARR make awkward rejection noises]</w:t>
      </w:r>
    </w:p>
    <w:p w:rsidR="00000000" w:rsidDel="00000000" w:rsidP="00000000" w:rsidRDefault="00000000" w:rsidRPr="00000000" w14:paraId="0000143E">
      <w:pPr>
        <w:jc w:val="center"/>
        <w:rPr/>
      </w:pPr>
      <w:r w:rsidDel="00000000" w:rsidR="00000000" w:rsidRPr="00000000">
        <w:rPr>
          <w:rtl w:val="0"/>
        </w:rPr>
      </w:r>
    </w:p>
    <w:p w:rsidR="00000000" w:rsidDel="00000000" w:rsidP="00000000" w:rsidRDefault="00000000" w:rsidRPr="00000000" w14:paraId="0000143F">
      <w:pPr>
        <w:jc w:val="center"/>
        <w:rPr/>
      </w:pPr>
      <w:r w:rsidDel="00000000" w:rsidR="00000000" w:rsidRPr="00000000">
        <w:rPr>
          <w:rtl w:val="0"/>
        </w:rPr>
        <w:t xml:space="preserve">STARR</w:t>
      </w:r>
    </w:p>
    <w:p w:rsidR="00000000" w:rsidDel="00000000" w:rsidP="00000000" w:rsidRDefault="00000000" w:rsidRPr="00000000" w14:paraId="00001440">
      <w:pPr>
        <w:jc w:val="center"/>
        <w:rPr/>
      </w:pPr>
      <w:r w:rsidDel="00000000" w:rsidR="00000000" w:rsidRPr="00000000">
        <w:rPr>
          <w:rtl w:val="0"/>
        </w:rPr>
        <w:t xml:space="preserve">Yeah, uh… No. But uh, oh look, it’s Lorenzo and Rocco.</w:t>
      </w:r>
    </w:p>
    <w:p w:rsidR="00000000" w:rsidDel="00000000" w:rsidP="00000000" w:rsidRDefault="00000000" w:rsidRPr="00000000" w14:paraId="00001441">
      <w:pPr>
        <w:jc w:val="center"/>
        <w:rPr/>
      </w:pPr>
      <w:r w:rsidDel="00000000" w:rsidR="00000000" w:rsidRPr="00000000">
        <w:rPr>
          <w:rtl w:val="0"/>
        </w:rPr>
      </w:r>
    </w:p>
    <w:p w:rsidR="00000000" w:rsidDel="00000000" w:rsidP="00000000" w:rsidRDefault="00000000" w:rsidRPr="00000000" w14:paraId="00001442">
      <w:pPr>
        <w:jc w:val="center"/>
        <w:rPr/>
      </w:pPr>
      <w:r w:rsidDel="00000000" w:rsidR="00000000" w:rsidRPr="00000000">
        <w:rPr>
          <w:rtl w:val="0"/>
        </w:rPr>
        <w:t xml:space="preserve">DEEGS</w:t>
      </w:r>
    </w:p>
    <w:p w:rsidR="00000000" w:rsidDel="00000000" w:rsidP="00000000" w:rsidRDefault="00000000" w:rsidRPr="00000000" w14:paraId="00001443">
      <w:pPr>
        <w:jc w:val="center"/>
        <w:rPr/>
      </w:pPr>
      <w:r w:rsidDel="00000000" w:rsidR="00000000" w:rsidRPr="00000000">
        <w:rPr>
          <w:rtl w:val="0"/>
        </w:rPr>
        <w:t xml:space="preserve">Perfect segway from whatever that was.</w:t>
      </w:r>
    </w:p>
    <w:p w:rsidR="00000000" w:rsidDel="00000000" w:rsidP="00000000" w:rsidRDefault="00000000" w:rsidRPr="00000000" w14:paraId="00001444">
      <w:pPr>
        <w:jc w:val="center"/>
        <w:rPr/>
      </w:pPr>
      <w:r w:rsidDel="00000000" w:rsidR="00000000" w:rsidRPr="00000000">
        <w:rPr>
          <w:rtl w:val="0"/>
        </w:rPr>
      </w:r>
    </w:p>
    <w:p w:rsidR="00000000" w:rsidDel="00000000" w:rsidP="00000000" w:rsidRDefault="00000000" w:rsidRPr="00000000" w14:paraId="00001445">
      <w:pPr>
        <w:jc w:val="center"/>
        <w:rPr/>
      </w:pPr>
      <w:r w:rsidDel="00000000" w:rsidR="00000000" w:rsidRPr="00000000">
        <w:rPr>
          <w:rtl w:val="0"/>
        </w:rPr>
        <w:t xml:space="preserve">MELISSA/MARISSA</w:t>
      </w:r>
    </w:p>
    <w:p w:rsidR="00000000" w:rsidDel="00000000" w:rsidP="00000000" w:rsidRDefault="00000000" w:rsidRPr="00000000" w14:paraId="00001446">
      <w:pPr>
        <w:jc w:val="center"/>
        <w:rPr/>
      </w:pPr>
      <w:r w:rsidDel="00000000" w:rsidR="00000000" w:rsidRPr="00000000">
        <w:rPr>
          <w:rtl w:val="0"/>
        </w:rPr>
        <w:t xml:space="preserve">WE’LL BE MAIN CHARACTERS ONE DAY!!</w:t>
      </w:r>
    </w:p>
    <w:p w:rsidR="00000000" w:rsidDel="00000000" w:rsidP="00000000" w:rsidRDefault="00000000" w:rsidRPr="00000000" w14:paraId="00001447">
      <w:pPr>
        <w:jc w:val="center"/>
        <w:rPr/>
      </w:pPr>
      <w:r w:rsidDel="00000000" w:rsidR="00000000" w:rsidRPr="00000000">
        <w:rPr>
          <w:rtl w:val="0"/>
        </w:rPr>
      </w:r>
    </w:p>
    <w:p w:rsidR="00000000" w:rsidDel="00000000" w:rsidP="00000000" w:rsidRDefault="00000000" w:rsidRPr="00000000" w14:paraId="00001448">
      <w:pPr>
        <w:jc w:val="center"/>
        <w:rPr/>
      </w:pPr>
      <w:r w:rsidDel="00000000" w:rsidR="00000000" w:rsidRPr="00000000">
        <w:rPr>
          <w:rtl w:val="0"/>
        </w:rPr>
        <w:t xml:space="preserve">DEEGS</w:t>
      </w:r>
    </w:p>
    <w:p w:rsidR="00000000" w:rsidDel="00000000" w:rsidP="00000000" w:rsidRDefault="00000000" w:rsidRPr="00000000" w14:paraId="00001449">
      <w:pPr>
        <w:jc w:val="center"/>
        <w:rPr/>
      </w:pPr>
      <w:r w:rsidDel="00000000" w:rsidR="00000000" w:rsidRPr="00000000">
        <w:rPr>
          <w:rtl w:val="0"/>
        </w:rPr>
        <w:t xml:space="preserve">Shut the FUCK UP and let the story progress, FUCK! Jesus. Uh, yeah, go ahead, Lorenzo.</w:t>
      </w:r>
    </w:p>
    <w:p w:rsidR="00000000" w:rsidDel="00000000" w:rsidP="00000000" w:rsidRDefault="00000000" w:rsidRPr="00000000" w14:paraId="0000144A">
      <w:pPr>
        <w:jc w:val="center"/>
        <w:rPr/>
      </w:pPr>
      <w:r w:rsidDel="00000000" w:rsidR="00000000" w:rsidRPr="00000000">
        <w:rPr>
          <w:rtl w:val="0"/>
        </w:rPr>
      </w:r>
    </w:p>
    <w:p w:rsidR="00000000" w:rsidDel="00000000" w:rsidP="00000000" w:rsidRDefault="00000000" w:rsidRPr="00000000" w14:paraId="0000144B">
      <w:pPr>
        <w:jc w:val="center"/>
        <w:rPr/>
      </w:pPr>
      <w:r w:rsidDel="00000000" w:rsidR="00000000" w:rsidRPr="00000000">
        <w:rPr>
          <w:rtl w:val="0"/>
        </w:rPr>
        <w:t xml:space="preserve">STARR</w:t>
      </w:r>
    </w:p>
    <w:p w:rsidR="00000000" w:rsidDel="00000000" w:rsidP="00000000" w:rsidRDefault="00000000" w:rsidRPr="00000000" w14:paraId="0000144C">
      <w:pPr>
        <w:jc w:val="center"/>
        <w:rPr/>
      </w:pPr>
      <w:r w:rsidDel="00000000" w:rsidR="00000000" w:rsidRPr="00000000">
        <w:rPr>
          <w:rtl w:val="0"/>
        </w:rPr>
        <w:t xml:space="preserve">You got this buddy, we’re all ears.</w:t>
      </w:r>
    </w:p>
    <w:p w:rsidR="00000000" w:rsidDel="00000000" w:rsidP="00000000" w:rsidRDefault="00000000" w:rsidRPr="00000000" w14:paraId="0000144D">
      <w:pPr>
        <w:jc w:val="center"/>
        <w:rPr/>
        <w:sectPr>
          <w:headerReference r:id="rId64" w:type="default"/>
          <w:footerReference r:id="rId6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 w:type="default"/>
          <w:footerReference r:id="rId67" w:type="default"/>
          <w:type w:val="nextPage"/>
          <w:pgSz w:h="15840" w:w="12240" w:orient="portrait"/>
          <w:pgMar w:bottom="1440" w:top="1440" w:left="1440" w:right="1440" w:header="720" w:footer="720"/>
          <w:pgNumType w:start="1"/>
        </w:sectPr>
      </w:pPr>
      <w:bookmarkStart w:colFirst="0" w:colLast="0" w:name="_79ch7z6ked0j"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 Cas Gets Eaten By A Bear</w:t>
      </w:r>
      <w:r w:rsidDel="00000000" w:rsidR="00000000" w:rsidRPr="00000000">
        <w:rPr>
          <w:rtl w:val="0"/>
        </w:rPr>
      </w:r>
    </w:p>
    <w:p w:rsidR="00000000" w:rsidDel="00000000" w:rsidP="00000000" w:rsidRDefault="00000000" w:rsidRPr="00000000" w14:paraId="0000144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house. Everyone watches Starr ponder in chess with Deegs]</w:t>
      </w:r>
    </w:p>
    <w:p w:rsidR="00000000" w:rsidDel="00000000" w:rsidP="00000000" w:rsidRDefault="00000000" w:rsidRPr="00000000" w14:paraId="0000145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5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5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Hmm… Yeah, well, if I go there, then you go- man fuck this shit, chess </w:t>
      </w:r>
      <w:r w:rsidDel="00000000" w:rsidR="00000000" w:rsidRPr="00000000">
        <w:rPr>
          <w:rFonts w:ascii="Courier New" w:cs="Courier New" w:eastAsia="Courier New" w:hAnsi="Courier New"/>
          <w:b w:val="1"/>
          <w:bCs w:val="1"/>
          <w:sz w:val="24"/>
          <w:szCs w:val="24"/>
          <w:rtl w:val="0"/>
        </w:rPr>
        <w:t xml:space="preserve">sucks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45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5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(smugly)</w:t>
      </w:r>
    </w:p>
    <w:p w:rsidR="00000000" w:rsidDel="00000000" w:rsidP="00000000" w:rsidRDefault="00000000" w:rsidRPr="00000000" w14:paraId="0000145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we got a whole line of people here waiting for me to kick their ass after you, so let’s hurry it on up here, my friend.</w:t>
      </w:r>
    </w:p>
    <w:p w:rsidR="00000000" w:rsidDel="00000000" w:rsidP="00000000" w:rsidRDefault="00000000" w:rsidRPr="00000000" w14:paraId="0000145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5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5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 I’m gonna ground your beef if you don’t shut the fuck up, Vladimir Deegs… now- aha! If I go HERE, will you kill my queen?</w:t>
      </w:r>
    </w:p>
    <w:p w:rsidR="00000000" w:rsidDel="00000000" w:rsidP="00000000" w:rsidRDefault="00000000" w:rsidRPr="00000000" w14:paraId="0000145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5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45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Maybe.</w:t>
      </w:r>
    </w:p>
    <w:p w:rsidR="00000000" w:rsidDel="00000000" w:rsidP="00000000" w:rsidRDefault="00000000" w:rsidRPr="00000000" w14:paraId="0000145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5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5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Don’t. Promise.</w:t>
      </w:r>
    </w:p>
    <w:p w:rsidR="00000000" w:rsidDel="00000000" w:rsidP="00000000" w:rsidRDefault="00000000" w:rsidRPr="00000000" w14:paraId="0000145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6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46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DON’T promise?</w:t>
      </w:r>
    </w:p>
    <w:p w:rsidR="00000000" w:rsidDel="00000000" w:rsidP="00000000" w:rsidRDefault="00000000" w:rsidRPr="00000000" w14:paraId="0000146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6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6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Shut up. I’m moving my horsey piece here.</w:t>
      </w:r>
    </w:p>
    <w:p w:rsidR="00000000" w:rsidDel="00000000" w:rsidP="00000000" w:rsidRDefault="00000000" w:rsidRPr="00000000" w14:paraId="0000146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6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46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Aaaaaand checkmate.</w:t>
      </w:r>
    </w:p>
    <w:p w:rsidR="00000000" w:rsidDel="00000000" w:rsidP="00000000" w:rsidRDefault="00000000" w:rsidRPr="00000000" w14:paraId="0000146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6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6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GODDAMNIT dude, this isn’t fair, I’m not Russian.</w:t>
      </w:r>
    </w:p>
    <w:p w:rsidR="00000000" w:rsidDel="00000000" w:rsidP="00000000" w:rsidRDefault="00000000" w:rsidRPr="00000000" w14:paraId="0000146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6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46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do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sz w:val="24"/>
          <w:szCs w:val="24"/>
          <w:rtl w:val="0"/>
        </w:rPr>
        <w:t xml:space="preserve"> look Russian to you?? I’m a CHEESEBURGER!</w:t>
      </w:r>
    </w:p>
    <w:p w:rsidR="00000000" w:rsidDel="00000000" w:rsidP="00000000" w:rsidRDefault="00000000" w:rsidRPr="00000000" w14:paraId="0000146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lunges and bites him)</w:t>
      </w:r>
    </w:p>
    <w:p w:rsidR="00000000" w:rsidDel="00000000" w:rsidP="00000000" w:rsidRDefault="00000000" w:rsidRPr="00000000" w14:paraId="0000146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FUCKING TRAVIS, STOP, GET OFFA ME YOU HICKBRAINED FATASS!!</w:t>
      </w:r>
    </w:p>
    <w:p w:rsidR="00000000" w:rsidDel="00000000" w:rsidP="00000000" w:rsidRDefault="00000000" w:rsidRPr="00000000" w14:paraId="0000147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7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(As they scuffle in the background)</w:t>
      </w:r>
    </w:p>
    <w:p w:rsidR="00000000" w:rsidDel="00000000" w:rsidP="00000000" w:rsidRDefault="00000000" w:rsidRPr="00000000" w14:paraId="0000147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Sigh… I said, SIGH…</w:t>
      </w:r>
    </w:p>
    <w:p w:rsidR="00000000" w:rsidDel="00000000" w:rsidP="00000000" w:rsidRDefault="00000000" w:rsidRPr="00000000" w14:paraId="0000147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7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7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uh, what’s wrong, twinky?</w:t>
      </w:r>
    </w:p>
    <w:p w:rsidR="00000000" w:rsidDel="00000000" w:rsidP="00000000" w:rsidRDefault="00000000" w:rsidRPr="00000000" w14:paraId="0000147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7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7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man, thanks for asking, Spence… I love my little skull boy.</w:t>
      </w:r>
    </w:p>
    <w:p w:rsidR="00000000" w:rsidDel="00000000" w:rsidP="00000000" w:rsidRDefault="00000000" w:rsidRPr="00000000" w14:paraId="0000147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7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7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uh… love you too, dude.</w:t>
      </w:r>
    </w:p>
    <w:p w:rsidR="00000000" w:rsidDel="00000000" w:rsidP="00000000" w:rsidRDefault="00000000" w:rsidRPr="00000000" w14:paraId="0000147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7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7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can you not interrupt me while I’m venting out my problems, Spencer?</w:t>
      </w:r>
    </w:p>
    <w:p w:rsidR="00000000" w:rsidDel="00000000" w:rsidP="00000000" w:rsidRDefault="00000000" w:rsidRPr="00000000" w14:paraId="0000147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8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8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uh, my bad. Hey, listen- if this is about losing chess, that’s okay, Starr! Everyone loses to Deegs, he’s on some Russian level shit in that game. And you’re PLENTY good at other things! I don’t mean to glaze, though.</w:t>
      </w:r>
    </w:p>
    <w:p w:rsidR="00000000" w:rsidDel="00000000" w:rsidP="00000000" w:rsidRDefault="00000000" w:rsidRPr="00000000" w14:paraId="0000148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8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8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yeah, you’re right… I fucking HATE those Russians.</w:t>
      </w:r>
    </w:p>
    <w:p w:rsidR="00000000" w:rsidDel="00000000" w:rsidP="00000000" w:rsidRDefault="00000000" w:rsidRPr="00000000" w14:paraId="0000148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8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8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not really what we were talking about but-</w:t>
      </w:r>
    </w:p>
    <w:p w:rsidR="00000000" w:rsidDel="00000000" w:rsidP="00000000" w:rsidRDefault="00000000" w:rsidRPr="00000000" w14:paraId="0000148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8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8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got to space first, they got a big ass army, they got bombs and shit, and NOW they’re better at chess, too! And they killed Creed, Spencer, they killed CREED!! But our beautiful States work best with our backs against the wall… Let’s go, Spence. We’re going to Russia!!</w:t>
      </w:r>
    </w:p>
    <w:p w:rsidR="00000000" w:rsidDel="00000000" w:rsidP="00000000" w:rsidRDefault="00000000" w:rsidRPr="00000000" w14:paraId="0000148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8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8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Welp, I’m supposed to go to my friend’s house at six to-</w:t>
      </w:r>
    </w:p>
    <w:p w:rsidR="00000000" w:rsidDel="00000000" w:rsidP="00000000" w:rsidRDefault="00000000" w:rsidRPr="00000000" w14:paraId="0000148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8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9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sz w:val="24"/>
          <w:szCs w:val="24"/>
          <w:rtl w:val="0"/>
        </w:rPr>
        <w:t xml:space="preserve"> am your friend now, Spencer! To the motherland!!!!</w:t>
      </w:r>
    </w:p>
    <w:p w:rsidR="00000000" w:rsidDel="00000000" w:rsidP="00000000" w:rsidRDefault="00000000" w:rsidRPr="00000000" w14:paraId="0000149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9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(ON PHONE)</w:t>
      </w:r>
    </w:p>
    <w:p w:rsidR="00000000" w:rsidDel="00000000" w:rsidP="00000000" w:rsidRDefault="00000000" w:rsidRPr="00000000" w14:paraId="0000149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sorry, no… I hate to disappoint you. Yeah, Russia, yeah. No, I can’t get out of it, he’s very adamant. Yeah I’ll- I’ll see you soon, bye. *SIGH* To the motherland we go.</w:t>
      </w:r>
    </w:p>
    <w:p w:rsidR="00000000" w:rsidDel="00000000" w:rsidP="00000000" w:rsidRDefault="00000000" w:rsidRPr="00000000" w14:paraId="00001494">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9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w:t>
      </w:r>
    </w:p>
    <w:p w:rsidR="00000000" w:rsidDel="00000000" w:rsidP="00000000" w:rsidRDefault="00000000" w:rsidRPr="00000000" w14:paraId="0000149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9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[Russia. The plane lands on a runway and our heroes depart. Spencer has a hat. Starr does not.]</w:t>
      </w:r>
    </w:p>
    <w:p w:rsidR="00000000" w:rsidDel="00000000" w:rsidP="00000000" w:rsidRDefault="00000000" w:rsidRPr="00000000" w14:paraId="0000149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9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9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it’s COLD here, man, Russia is COLD!</w:t>
      </w:r>
    </w:p>
    <w:p w:rsidR="00000000" w:rsidDel="00000000" w:rsidP="00000000" w:rsidRDefault="00000000" w:rsidRPr="00000000" w14:paraId="0000149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9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9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well, it’s known for that, but… Maybe if you brought a hat?</w:t>
      </w:r>
    </w:p>
    <w:p w:rsidR="00000000" w:rsidDel="00000000" w:rsidP="00000000" w:rsidRDefault="00000000" w:rsidRPr="00000000" w14:paraId="0000149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9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A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don’t worry man, I got a squid to keep me warm.</w:t>
      </w:r>
    </w:p>
    <w:p w:rsidR="00000000" w:rsidDel="00000000" w:rsidP="00000000" w:rsidRDefault="00000000" w:rsidRPr="00000000" w14:paraId="000014A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puts a squid on top of his head)</w:t>
      </w:r>
    </w:p>
    <w:p w:rsidR="00000000" w:rsidDel="00000000" w:rsidP="00000000" w:rsidRDefault="00000000" w:rsidRPr="00000000" w14:paraId="000014A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See? All better.</w:t>
      </w:r>
    </w:p>
    <w:p w:rsidR="00000000" w:rsidDel="00000000" w:rsidP="00000000" w:rsidRDefault="00000000" w:rsidRPr="00000000" w14:paraId="000014A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A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A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love happy endings. Hey, what are we even doing here, anyway?</w:t>
      </w:r>
    </w:p>
    <w:p w:rsidR="00000000" w:rsidDel="00000000" w:rsidP="00000000" w:rsidRDefault="00000000" w:rsidRPr="00000000" w14:paraId="000014A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A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A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 don’t- really KNOW, but maybe we just, like… find a sport they suck at here, and like, beat them? That sounds like a safe bet.</w:t>
      </w:r>
    </w:p>
    <w:p w:rsidR="00000000" w:rsidDel="00000000" w:rsidP="00000000" w:rsidRDefault="00000000" w:rsidRPr="00000000" w14:paraId="000014A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A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A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but Starr… that kind of sounds immoral and, like, cheap?</w:t>
      </w:r>
    </w:p>
    <w:p w:rsidR="00000000" w:rsidDel="00000000" w:rsidP="00000000" w:rsidRDefault="00000000" w:rsidRPr="00000000" w14:paraId="000014A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A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A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Ohhh right I forgot I wasn’t hanging out with Deegs. Yeah no we’re gonna ignore morality for a little bit, alright buddy? Just watch and learn. Hey! Bear fighter- guy, or whatever you do. What sport do you suck at?</w:t>
      </w:r>
    </w:p>
    <w:p w:rsidR="00000000" w:rsidDel="00000000" w:rsidP="00000000" w:rsidRDefault="00000000" w:rsidRPr="00000000" w14:paraId="000014A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B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RANDOM RUSSIAN GUY</w:t>
      </w:r>
    </w:p>
    <w:p w:rsidR="00000000" w:rsidDel="00000000" w:rsidP="00000000" w:rsidRDefault="00000000" w:rsidRPr="00000000" w14:paraId="000014B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Highest marks guessing my profession, I actually do fight </w:t>
      </w:r>
      <w:r w:rsidDel="00000000" w:rsidR="00000000" w:rsidRPr="00000000">
        <w:rPr>
          <w:rFonts w:ascii="Courier New" w:cs="Courier New" w:eastAsia="Courier New" w:hAnsi="Courier New"/>
          <w:sz w:val="24"/>
          <w:szCs w:val="24"/>
          <w:rtl w:val="0"/>
        </w:rPr>
        <w:t xml:space="preserve">bear</w:t>
      </w:r>
      <w:r w:rsidDel="00000000" w:rsidR="00000000" w:rsidRPr="00000000">
        <w:rPr>
          <w:rFonts w:ascii="Courier New" w:cs="Courier New" w:eastAsia="Courier New" w:hAnsi="Courier New"/>
          <w:sz w:val="24"/>
          <w:szCs w:val="24"/>
          <w:rtl w:val="0"/>
        </w:rPr>
        <w:t xml:space="preserve">. But one thing I cannot do- karate. That is </w:t>
      </w:r>
      <w:r w:rsidDel="00000000" w:rsidR="00000000" w:rsidRPr="00000000">
        <w:rPr>
          <w:rFonts w:ascii="Courier New" w:cs="Courier New" w:eastAsia="Courier New" w:hAnsi="Courier New"/>
          <w:sz w:val="24"/>
          <w:szCs w:val="24"/>
          <w:rtl w:val="0"/>
        </w:rPr>
        <w:t xml:space="preserve">America</w:t>
      </w:r>
      <w:r w:rsidDel="00000000" w:rsidR="00000000" w:rsidRPr="00000000">
        <w:rPr>
          <w:rFonts w:ascii="Courier New" w:cs="Courier New" w:eastAsia="Courier New" w:hAnsi="Courier New"/>
          <w:sz w:val="24"/>
          <w:szCs w:val="24"/>
          <w:rtl w:val="0"/>
        </w:rPr>
        <w:t xml:space="preserve"> and Japan sport. We only fight </w:t>
      </w:r>
      <w:r w:rsidDel="00000000" w:rsidR="00000000" w:rsidRPr="00000000">
        <w:rPr>
          <w:rFonts w:ascii="Courier New" w:cs="Courier New" w:eastAsia="Courier New" w:hAnsi="Courier New"/>
          <w:sz w:val="24"/>
          <w:szCs w:val="24"/>
          <w:rtl w:val="0"/>
        </w:rPr>
        <w:t xml:space="preserve">bear</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in Motherland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4B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B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B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Aha! See, Spencer… Karate! we’re turning you into the next Bruce Lee! Onward, Spencer-San!</w:t>
      </w:r>
    </w:p>
    <w:p w:rsidR="00000000" w:rsidDel="00000000" w:rsidP="00000000" w:rsidRDefault="00000000" w:rsidRPr="00000000" w14:paraId="000014B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B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B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Alrighhht</w:t>
      </w:r>
      <w:r w:rsidDel="00000000" w:rsidR="00000000" w:rsidRPr="00000000">
        <w:rPr>
          <w:rFonts w:ascii="Courier New" w:cs="Courier New" w:eastAsia="Courier New" w:hAnsi="Courier New"/>
          <w:sz w:val="24"/>
          <w:szCs w:val="24"/>
          <w:rtl w:val="0"/>
        </w:rPr>
        <w:t xml:space="preserve">, there’s no way that’s not racist, but why do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sz w:val="24"/>
          <w:szCs w:val="24"/>
          <w:rtl w:val="0"/>
        </w:rPr>
        <w:t xml:space="preserve"> have to do it? Don’t get me wrong- I’ll do it, I don’t wanna disappoint you, but I hate causing harm to others. It’s lowkey my pet peeve.</w:t>
      </w:r>
    </w:p>
    <w:p w:rsidR="00000000" w:rsidDel="00000000" w:rsidP="00000000" w:rsidRDefault="00000000" w:rsidRPr="00000000" w14:paraId="000014B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B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B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man well, you’re made out of pure BONE and I’m made of cellulose fibers, so I’ve kind of accepted my physical limits. Just listen to me like a good boy, and I’ll train you to bash in some brains. Capice?</w:t>
      </w:r>
    </w:p>
    <w:p w:rsidR="00000000" w:rsidDel="00000000" w:rsidP="00000000" w:rsidRDefault="00000000" w:rsidRPr="00000000" w14:paraId="000014B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B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B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Ummm…</w:t>
      </w:r>
    </w:p>
    <w:p w:rsidR="00000000" w:rsidDel="00000000" w:rsidP="00000000" w:rsidRDefault="00000000" w:rsidRPr="00000000" w14:paraId="000014B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B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bear runs into the runway and everyone screams/runs away and that Russian guy fights it. Cut to Deegs house]</w:t>
      </w:r>
    </w:p>
    <w:p w:rsidR="00000000" w:rsidDel="00000000" w:rsidP="00000000" w:rsidRDefault="00000000" w:rsidRPr="00000000" w14:paraId="000014C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C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4C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Check, I guess.</w:t>
      </w:r>
    </w:p>
    <w:p w:rsidR="00000000" w:rsidDel="00000000" w:rsidP="00000000" w:rsidRDefault="00000000" w:rsidRPr="00000000" w14:paraId="000014C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C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(smugly)</w:t>
      </w:r>
    </w:p>
    <w:p w:rsidR="00000000" w:rsidDel="00000000" w:rsidP="00000000" w:rsidRDefault="00000000" w:rsidRPr="00000000" w14:paraId="000014C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CheckMATE. Close, but no cigar, Warren. Maybe if you spent more time in front of a board instead of a bottle. Next!</w:t>
      </w:r>
    </w:p>
    <w:p w:rsidR="00000000" w:rsidDel="00000000" w:rsidP="00000000" w:rsidRDefault="00000000" w:rsidRPr="00000000" w14:paraId="000014C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C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4C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fuck this shit I’m killing myself.</w:t>
      </w:r>
    </w:p>
    <w:p w:rsidR="00000000" w:rsidDel="00000000" w:rsidP="00000000" w:rsidRDefault="00000000" w:rsidRPr="00000000" w14:paraId="000014C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C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exits then we hear a gunshot and a body fall. Silence.]</w:t>
      </w:r>
    </w:p>
    <w:p w:rsidR="00000000" w:rsidDel="00000000" w:rsidP="00000000" w:rsidRDefault="00000000" w:rsidRPr="00000000" w14:paraId="000014C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C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4C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D-did… Did anyone else just fucking witness that?</w:t>
      </w:r>
    </w:p>
    <w:p w:rsidR="00000000" w:rsidDel="00000000" w:rsidP="00000000" w:rsidRDefault="00000000" w:rsidRPr="00000000" w14:paraId="000014C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C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4D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well that- that brought the mood down, a whole ton.</w:t>
      </w:r>
    </w:p>
    <w:p w:rsidR="00000000" w:rsidDel="00000000" w:rsidP="00000000" w:rsidRDefault="00000000" w:rsidRPr="00000000" w14:paraId="000014D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D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14D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SAVE US, DEAN!!!</w:t>
      </w:r>
    </w:p>
    <w:p w:rsidR="00000000" w:rsidDel="00000000" w:rsidP="00000000" w:rsidRDefault="00000000" w:rsidRPr="00000000" w14:paraId="000014D4">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D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4D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to worry, girls… the shooter is gone, now. I’ve chased him off the premises!</w:t>
      </w:r>
    </w:p>
    <w:p w:rsidR="00000000" w:rsidDel="00000000" w:rsidP="00000000" w:rsidRDefault="00000000" w:rsidRPr="00000000" w14:paraId="000014D7">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D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4D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he </w:t>
      </w:r>
      <w:r w:rsidDel="00000000" w:rsidR="00000000" w:rsidRPr="00000000">
        <w:rPr>
          <w:rFonts w:ascii="Courier New" w:cs="Courier New" w:eastAsia="Courier New" w:hAnsi="Courier New"/>
          <w:i w:val="1"/>
          <w:iCs w:val="1"/>
          <w:sz w:val="24"/>
          <w:szCs w:val="24"/>
          <w:rtl w:val="0"/>
        </w:rPr>
        <w:t xml:space="preserve">killed </w:t>
      </w:r>
      <w:r w:rsidDel="00000000" w:rsidR="00000000" w:rsidRPr="00000000">
        <w:rPr>
          <w:rFonts w:ascii="Courier New" w:cs="Courier New" w:eastAsia="Courier New" w:hAnsi="Courier New"/>
          <w:sz w:val="24"/>
          <w:szCs w:val="24"/>
          <w:rtl w:val="0"/>
        </w:rPr>
        <w:t xml:space="preserve">himself, so not quite.</w:t>
      </w:r>
    </w:p>
    <w:p w:rsidR="00000000" w:rsidDel="00000000" w:rsidP="00000000" w:rsidRDefault="00000000" w:rsidRPr="00000000" w14:paraId="000014DA">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D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4D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can we get back to chess cuz its lowkey my turn and im gonna beat your ass punk</w:t>
      </w:r>
    </w:p>
    <w:p w:rsidR="00000000" w:rsidDel="00000000" w:rsidP="00000000" w:rsidRDefault="00000000" w:rsidRPr="00000000" w14:paraId="000014DD">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D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[“OOOH” from everyone]</w:t>
      </w:r>
    </w:p>
    <w:p w:rsidR="00000000" w:rsidDel="00000000" w:rsidP="00000000" w:rsidRDefault="00000000" w:rsidRPr="00000000" w14:paraId="000014D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E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(As they start playing)</w:t>
      </w:r>
    </w:p>
    <w:p w:rsidR="00000000" w:rsidDel="00000000" w:rsidP="00000000" w:rsidRDefault="00000000" w:rsidRPr="00000000" w14:paraId="000014E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SHIT is that a challenge?? That sounds like a real challenge!! Well bring it on, Cas, bring it ONNNNN-</w:t>
      </w:r>
    </w:p>
    <w:p w:rsidR="00000000" w:rsidDel="00000000" w:rsidP="00000000" w:rsidRDefault="00000000" w:rsidRPr="00000000" w14:paraId="000014E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E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4E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checkmate</w:t>
      </w:r>
    </w:p>
    <w:p w:rsidR="00000000" w:rsidDel="00000000" w:rsidP="00000000" w:rsidRDefault="00000000" w:rsidRPr="00000000" w14:paraId="000014E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E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4E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oh, shit, no, that’s… that’s a checkmate That’s a checkmate right there. How the FUCK.</w:t>
      </w:r>
    </w:p>
    <w:p w:rsidR="00000000" w:rsidDel="00000000" w:rsidP="00000000" w:rsidRDefault="00000000" w:rsidRPr="00000000" w14:paraId="000014E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E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4E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a grandmaster</w:t>
      </w:r>
    </w:p>
    <w:p w:rsidR="00000000" w:rsidDel="00000000" w:rsidP="00000000" w:rsidRDefault="00000000" w:rsidRPr="00000000" w14:paraId="000014E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E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4E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Cas just beat you in four moves. I can’t tell if this is </w:t>
      </w:r>
      <w:r w:rsidDel="00000000" w:rsidR="00000000" w:rsidRPr="00000000">
        <w:rPr>
          <w:rFonts w:ascii="Courier New" w:cs="Courier New" w:eastAsia="Courier New" w:hAnsi="Courier New"/>
          <w:sz w:val="24"/>
          <w:szCs w:val="24"/>
          <w:rtl w:val="0"/>
        </w:rPr>
        <w:t xml:space="preserve">a you</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problem or 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him problem</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4E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E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 to Russian teen karate dojo]</w:t>
      </w:r>
    </w:p>
    <w:p w:rsidR="00000000" w:rsidDel="00000000" w:rsidP="00000000" w:rsidRDefault="00000000" w:rsidRPr="00000000" w14:paraId="000014F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F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(Watching them fight)</w:t>
      </w:r>
    </w:p>
    <w:p w:rsidR="00000000" w:rsidDel="00000000" w:rsidP="00000000" w:rsidRDefault="00000000" w:rsidRPr="00000000" w14:paraId="000014F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y’know, I think that guy lied to us. This is NOT what sucking at karate looks like. Trust me, I know. Because I’m the opposite of sucking.</w:t>
      </w:r>
    </w:p>
    <w:p w:rsidR="00000000" w:rsidDel="00000000" w:rsidP="00000000" w:rsidRDefault="00000000" w:rsidRPr="00000000" w14:paraId="000014F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F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F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well that’s such a shame but I guess we just gotta go home now, right-</w:t>
      </w:r>
    </w:p>
    <w:p w:rsidR="00000000" w:rsidDel="00000000" w:rsidP="00000000" w:rsidRDefault="00000000" w:rsidRPr="00000000" w14:paraId="000014F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F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F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Listen to me. The Russians took space. So we took the moon. Then, they took Creed. So we kicked Drago’s ass. It’s gonna take a </w:t>
      </w:r>
      <w:r w:rsidDel="00000000" w:rsidR="00000000" w:rsidRPr="00000000">
        <w:rPr>
          <w:rFonts w:ascii="Courier New" w:cs="Courier New" w:eastAsia="Courier New" w:hAnsi="Courier New"/>
          <w:b w:val="1"/>
          <w:bCs w:val="1"/>
          <w:sz w:val="24"/>
          <w:szCs w:val="24"/>
          <w:rtl w:val="0"/>
        </w:rPr>
        <w:t xml:space="preserve">whole </w:t>
      </w:r>
      <w:r w:rsidDel="00000000" w:rsidR="00000000" w:rsidRPr="00000000">
        <w:rPr>
          <w:rFonts w:ascii="Courier New" w:cs="Courier New" w:eastAsia="Courier New" w:hAnsi="Courier New"/>
          <w:sz w:val="24"/>
          <w:szCs w:val="24"/>
          <w:rtl w:val="0"/>
        </w:rPr>
        <w:t xml:space="preserve">lot more than some pacifist words and a weak kick to the shins. We have to </w:t>
      </w:r>
      <w:r w:rsidDel="00000000" w:rsidR="00000000" w:rsidRPr="00000000">
        <w:rPr>
          <w:rFonts w:ascii="Courier New" w:cs="Courier New" w:eastAsia="Courier New" w:hAnsi="Courier New"/>
          <w:b w:val="1"/>
          <w:bCs w:val="1"/>
          <w:sz w:val="24"/>
          <w:szCs w:val="24"/>
          <w:rtl w:val="0"/>
        </w:rPr>
        <w:t xml:space="preserve">hit</w:t>
      </w:r>
      <w:r w:rsidDel="00000000" w:rsidR="00000000" w:rsidRPr="00000000">
        <w:rPr>
          <w:rFonts w:ascii="Courier New" w:cs="Courier New" w:eastAsia="Courier New" w:hAnsi="Courier New"/>
          <w:sz w:val="24"/>
          <w:szCs w:val="24"/>
          <w:rtl w:val="0"/>
        </w:rPr>
        <w:t xml:space="preserve"> them with everything we’ve got. And MORE!! To attention, Spencer-San!! First things first, you need an enemy. Ivan Drago, Darth Vader, or, more appropriately in this situation, Johnny Lawrence. Fight that guy, right there.</w:t>
      </w:r>
    </w:p>
    <w:p w:rsidR="00000000" w:rsidDel="00000000" w:rsidP="00000000" w:rsidRDefault="00000000" w:rsidRPr="00000000" w14:paraId="000014F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F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4F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no, he’s like four times my size!!</w:t>
      </w:r>
    </w:p>
    <w:p w:rsidR="00000000" w:rsidDel="00000000" w:rsidP="00000000" w:rsidRDefault="00000000" w:rsidRPr="00000000" w14:paraId="000014F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4F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4F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Exactly, then you’ve got the advantage of speed and nimbleness. Trust me, I’m a trained fighter. Hey Russian guy! This skull here just called your president a criminalistic war criminal!</w:t>
      </w:r>
    </w:p>
    <w:p w:rsidR="00000000" w:rsidDel="00000000" w:rsidP="00000000" w:rsidRDefault="00000000" w:rsidRPr="00000000" w14:paraId="000014F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0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GUSHINDIVANERISK (To Spencer)</w:t>
      </w:r>
    </w:p>
    <w:p w:rsidR="00000000" w:rsidDel="00000000" w:rsidP="00000000" w:rsidRDefault="00000000" w:rsidRPr="00000000" w14:paraId="0000150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did you say?? What did you say?? Look at me, American!! Look at me when I speak to you!! Puny cat-fighter!! Never even </w:t>
      </w:r>
      <w:r w:rsidDel="00000000" w:rsidR="00000000" w:rsidRPr="00000000">
        <w:rPr>
          <w:rFonts w:ascii="Courier New" w:cs="Courier New" w:eastAsia="Courier New" w:hAnsi="Courier New"/>
          <w:sz w:val="24"/>
          <w:szCs w:val="24"/>
          <w:rtl w:val="0"/>
        </w:rPr>
        <w:t xml:space="preserve">witnessed bear</w:t>
      </w:r>
      <w:r w:rsidDel="00000000" w:rsidR="00000000" w:rsidRPr="00000000">
        <w:rPr>
          <w:rFonts w:ascii="Courier New" w:cs="Courier New" w:eastAsia="Courier New" w:hAnsi="Courier New"/>
          <w:sz w:val="24"/>
          <w:szCs w:val="24"/>
          <w:rtl w:val="0"/>
        </w:rPr>
        <w:t xml:space="preserve"> once in puny American life!!</w:t>
      </w:r>
    </w:p>
    <w:p w:rsidR="00000000" w:rsidDel="00000000" w:rsidP="00000000" w:rsidRDefault="00000000" w:rsidRPr="00000000" w14:paraId="0000150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0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0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C’mon, Spence, throw a punch, headbutt him or SOMETHING! Don’t just freeze up man, that’s not what I taught you! No mercy!! No-</w:t>
      </w:r>
    </w:p>
    <w:p w:rsidR="00000000" w:rsidDel="00000000" w:rsidP="00000000" w:rsidRDefault="00000000" w:rsidRPr="00000000" w14:paraId="0000150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0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gets the shit beat out of him with a couple flips and headbutts.]</w:t>
      </w:r>
    </w:p>
    <w:p w:rsidR="00000000" w:rsidDel="00000000" w:rsidP="00000000" w:rsidRDefault="00000000" w:rsidRPr="00000000" w14:paraId="00001507">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0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GUSHINDIVANERISK [leaving]</w:t>
      </w:r>
    </w:p>
    <w:p w:rsidR="00000000" w:rsidDel="00000000" w:rsidP="00000000" w:rsidRDefault="00000000" w:rsidRPr="00000000" w14:paraId="0000150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 will teach. Puny American.</w:t>
      </w:r>
    </w:p>
    <w:p w:rsidR="00000000" w:rsidDel="00000000" w:rsidP="00000000" w:rsidRDefault="00000000" w:rsidRPr="00000000" w14:paraId="0000150A">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0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0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damn, Spence, that’s a GOOD RIVAL right there… but why didn’t you do anything, Spencer? You HAD that guy! You had him right where you wanted him!</w:t>
      </w:r>
    </w:p>
    <w:p w:rsidR="00000000" w:rsidDel="00000000" w:rsidP="00000000" w:rsidRDefault="00000000" w:rsidRPr="00000000" w14:paraId="0000150D">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0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50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Ow… no I didn’t, Starr… Look, it’s not for me. </w:t>
      </w:r>
      <w:r w:rsidDel="00000000" w:rsidR="00000000" w:rsidRPr="00000000">
        <w:rPr>
          <w:rFonts w:ascii="Courier New" w:cs="Courier New" w:eastAsia="Courier New" w:hAnsi="Courier New"/>
          <w:sz w:val="24"/>
          <w:szCs w:val="24"/>
          <w:rtl w:val="0"/>
        </w:rPr>
        <w:t xml:space="preserve">I get some</w:t>
      </w:r>
      <w:r w:rsidDel="00000000" w:rsidR="00000000" w:rsidRPr="00000000">
        <w:rPr>
          <w:rFonts w:ascii="Courier New" w:cs="Courier New" w:eastAsia="Courier New" w:hAnsi="Courier New"/>
          <w:sz w:val="24"/>
          <w:szCs w:val="24"/>
          <w:rtl w:val="0"/>
        </w:rPr>
        <w:t xml:space="preserve"> people like to fight, but I’m much more comfortable stepping aside and letting someone’s own bad karma catch up to them. I just think that’s only fair.</w:t>
      </w:r>
    </w:p>
    <w:p w:rsidR="00000000" w:rsidDel="00000000" w:rsidP="00000000" w:rsidRDefault="00000000" w:rsidRPr="00000000" w14:paraId="0000151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1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1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LIFE. ISN’T. FAIR, BUCKO! YOU GOTTA WORK FOR IT! GET UP! GET. UP! I’m taking you to the mountains, Spencer-San. It is time… for a montage…</w:t>
      </w:r>
    </w:p>
    <w:p w:rsidR="00000000" w:rsidDel="00000000" w:rsidP="00000000" w:rsidRDefault="00000000" w:rsidRPr="00000000" w14:paraId="0000151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1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[MONTAGE MUSIC STARTS BUT CUTS TO DEEGS HOUSE]</w:t>
      </w:r>
    </w:p>
    <w:p w:rsidR="00000000" w:rsidDel="00000000" w:rsidP="00000000" w:rsidRDefault="00000000" w:rsidRPr="00000000" w14:paraId="0000151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1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1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uh, montage. I still gotta sulk about my loss to Cas first.</w:t>
      </w:r>
    </w:p>
    <w:p w:rsidR="00000000" w:rsidDel="00000000" w:rsidP="00000000" w:rsidRDefault="00000000" w:rsidRPr="00000000" w14:paraId="0000151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1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51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feel like the excitement of these two plots are slightly disparate.</w:t>
      </w:r>
    </w:p>
    <w:p w:rsidR="00000000" w:rsidDel="00000000" w:rsidP="00000000" w:rsidRDefault="00000000" w:rsidRPr="00000000" w14:paraId="0000151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1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1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Shut the FUCK up with that big-ass word, Elea. I’m mad. Cas, I’m the best player this town has ever seen. And you BEAT ME… Deegs, the grandmaster chess champion of Nenjac City, defeated by CAS. Let’s go to a chessampionship to settle this, Cas… let’s go… to Russia.</w:t>
      </w:r>
    </w:p>
    <w:p w:rsidR="00000000" w:rsidDel="00000000" w:rsidP="00000000" w:rsidRDefault="00000000" w:rsidRPr="00000000" w14:paraId="0000151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1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[WHISTFUL MUSIC PLAYS]</w:t>
      </w:r>
    </w:p>
    <w:p w:rsidR="00000000" w:rsidDel="00000000" w:rsidP="00000000" w:rsidRDefault="00000000" w:rsidRPr="00000000" w14:paraId="0000152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2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52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motherland calls all</w:t>
      </w:r>
    </w:p>
    <w:p w:rsidR="00000000" w:rsidDel="00000000" w:rsidP="00000000" w:rsidRDefault="00000000" w:rsidRPr="00000000" w14:paraId="0000152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2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2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what the fuck- that’s weird, anyway let’s go to the Russian Chessampianship.</w:t>
      </w:r>
    </w:p>
    <w:p w:rsidR="00000000" w:rsidDel="00000000" w:rsidP="00000000" w:rsidRDefault="00000000" w:rsidRPr="00000000" w14:paraId="0000152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2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 TO MOUNTAIN]</w:t>
      </w:r>
    </w:p>
    <w:p w:rsidR="00000000" w:rsidDel="00000000" w:rsidP="00000000" w:rsidRDefault="00000000" w:rsidRPr="00000000" w14:paraId="0000152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2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2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are we </w:t>
      </w:r>
      <w:r w:rsidDel="00000000" w:rsidR="00000000" w:rsidRPr="00000000">
        <w:rPr>
          <w:rFonts w:ascii="Courier New" w:cs="Courier New" w:eastAsia="Courier New" w:hAnsi="Courier New"/>
          <w:sz w:val="24"/>
          <w:szCs w:val="24"/>
          <w:rtl w:val="0"/>
        </w:rPr>
        <w:t xml:space="preserve">live</w:t>
      </w:r>
      <w:r w:rsidDel="00000000" w:rsidR="00000000" w:rsidRPr="00000000">
        <w:rPr>
          <w:rFonts w:ascii="Courier New" w:cs="Courier New" w:eastAsia="Courier New" w:hAnsi="Courier New"/>
          <w:sz w:val="24"/>
          <w:szCs w:val="24"/>
          <w:rtl w:val="0"/>
        </w:rPr>
        <w:t xml:space="preserve">- is it our turn? Yeah okay we’re back on, Spencer-San. First off, I’m gonna show you the crane kick.</w:t>
      </w:r>
    </w:p>
    <w:p w:rsidR="00000000" w:rsidDel="00000000" w:rsidP="00000000" w:rsidRDefault="00000000" w:rsidRPr="00000000" w14:paraId="0000152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2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52D">
      <w:pPr>
        <w:spacing w:line="240" w:lineRule="auto"/>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sz w:val="24"/>
          <w:szCs w:val="24"/>
          <w:rtl w:val="0"/>
        </w:rPr>
        <w:t xml:space="preserve">Dude… what in the holy hairy balls is a </w:t>
      </w:r>
      <w:r w:rsidDel="00000000" w:rsidR="00000000" w:rsidRPr="00000000">
        <w:rPr>
          <w:rFonts w:ascii="Courier New" w:cs="Courier New" w:eastAsia="Courier New" w:hAnsi="Courier New"/>
          <w:b w:val="1"/>
          <w:bCs w:val="1"/>
          <w:i w:val="1"/>
          <w:iCs w:val="1"/>
          <w:sz w:val="24"/>
          <w:szCs w:val="24"/>
          <w:rtl w:val="0"/>
        </w:rPr>
        <w:t xml:space="preserve">KICK?</w:t>
      </w:r>
    </w:p>
    <w:p w:rsidR="00000000" w:rsidDel="00000000" w:rsidP="00000000" w:rsidRDefault="00000000" w:rsidRPr="00000000" w14:paraId="0000152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2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3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Hmm, right, right… It seems I forgot about the limits of the physical realms we manipulate to ferry these souls of ours… Ah well I guess we gotta do a montage for real this time.</w:t>
      </w:r>
    </w:p>
    <w:p w:rsidR="00000000" w:rsidDel="00000000" w:rsidP="00000000" w:rsidRDefault="00000000" w:rsidRPr="00000000" w14:paraId="0000153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3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[NOAH AND JC sing an acapella version of the Rocky Theme during the montage. No speaking, Starr makes Spencer do crazy shit like fighting a Colossal Squid in the ocean and obviously fighting a bear and other weight lifting]</w:t>
      </w:r>
    </w:p>
    <w:p w:rsidR="00000000" w:rsidDel="00000000" w:rsidP="00000000" w:rsidRDefault="00000000" w:rsidRPr="00000000" w14:paraId="0000153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34">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STARR (or Noah and JC)</w:t>
      </w:r>
    </w:p>
    <w:p w:rsidR="00000000" w:rsidDel="00000000" w:rsidP="00000000" w:rsidRDefault="00000000" w:rsidRPr="00000000" w14:paraId="00001535">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Little skull</w:t>
      </w:r>
    </w:p>
    <w:p w:rsidR="00000000" w:rsidDel="00000000" w:rsidP="00000000" w:rsidRDefault="00000000" w:rsidRPr="00000000" w14:paraId="00001536">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He wants to chill on a beach</w:t>
      </w:r>
    </w:p>
    <w:p w:rsidR="00000000" w:rsidDel="00000000" w:rsidP="00000000" w:rsidRDefault="00000000" w:rsidRPr="00000000" w14:paraId="00001537">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But heeds the call of the mountain</w:t>
      </w:r>
    </w:p>
    <w:p w:rsidR="00000000" w:rsidDel="00000000" w:rsidP="00000000" w:rsidRDefault="00000000" w:rsidRPr="00000000" w14:paraId="00001538">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Climbing up, and now he’s kicking fucking ass</w:t>
      </w:r>
    </w:p>
    <w:p w:rsidR="00000000" w:rsidDel="00000000" w:rsidP="00000000" w:rsidRDefault="00000000" w:rsidRPr="00000000" w14:paraId="00001539">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He’s a skull, and he’s here, and he’s queeeeeer</w:t>
      </w:r>
    </w:p>
    <w:p w:rsidR="00000000" w:rsidDel="00000000" w:rsidP="00000000" w:rsidRDefault="00000000" w:rsidRPr="00000000" w14:paraId="0000153A">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He’s the</w:t>
      </w:r>
    </w:p>
    <w:p w:rsidR="00000000" w:rsidDel="00000000" w:rsidP="00000000" w:rsidRDefault="00000000" w:rsidRPr="00000000" w14:paraId="0000153B">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king of karate, yeah he’s kicking some ass</w:t>
      </w:r>
    </w:p>
    <w:p w:rsidR="00000000" w:rsidDel="00000000" w:rsidP="00000000" w:rsidRDefault="00000000" w:rsidRPr="00000000" w14:paraId="0000153C">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He can’t kick, but he’s kicking fucking asssss</w:t>
      </w:r>
    </w:p>
    <w:p w:rsidR="00000000" w:rsidDel="00000000" w:rsidP="00000000" w:rsidRDefault="00000000" w:rsidRPr="00000000" w14:paraId="0000153D">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and if you try to fight him, well he’ll eat up your ass</w:t>
      </w:r>
    </w:p>
    <w:p w:rsidR="00000000" w:rsidDel="00000000" w:rsidP="00000000" w:rsidRDefault="00000000" w:rsidRPr="00000000" w14:paraId="0000153E">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while he kicks it, he’s the fucking kingggg</w:t>
      </w:r>
    </w:p>
    <w:p w:rsidR="00000000" w:rsidDel="00000000" w:rsidP="00000000" w:rsidRDefault="00000000" w:rsidRPr="00000000" w14:paraId="0000153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Of karate…</w:t>
      </w:r>
      <w:r w:rsidDel="00000000" w:rsidR="00000000" w:rsidRPr="00000000">
        <w:rPr>
          <w:rtl w:val="0"/>
        </w:rPr>
      </w:r>
    </w:p>
    <w:p w:rsidR="00000000" w:rsidDel="00000000" w:rsidP="00000000" w:rsidRDefault="00000000" w:rsidRPr="00000000" w14:paraId="0000154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4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(Excausted)</w:t>
      </w:r>
    </w:p>
    <w:p w:rsidR="00000000" w:rsidDel="00000000" w:rsidP="00000000" w:rsidRDefault="00000000" w:rsidRPr="00000000" w14:paraId="0000154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okay… I can’t… can’t breathe… I think I dislodged a skull joint-</w:t>
      </w:r>
    </w:p>
    <w:p w:rsidR="00000000" w:rsidDel="00000000" w:rsidP="00000000" w:rsidRDefault="00000000" w:rsidRPr="00000000" w14:paraId="0000154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4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4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Shh, Spence… Shh… We’re doing it. We’re beating Russia…</w:t>
      </w:r>
    </w:p>
    <w:p w:rsidR="00000000" w:rsidDel="00000000" w:rsidP="00000000" w:rsidRDefault="00000000" w:rsidRPr="00000000" w14:paraId="0000154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4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54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Can’t we just-</w:t>
      </w:r>
    </w:p>
    <w:p w:rsidR="00000000" w:rsidDel="00000000" w:rsidP="00000000" w:rsidRDefault="00000000" w:rsidRPr="00000000" w14:paraId="0000154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4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(yelling off mountain)</w:t>
      </w:r>
    </w:p>
    <w:p w:rsidR="00000000" w:rsidDel="00000000" w:rsidP="00000000" w:rsidRDefault="00000000" w:rsidRPr="00000000" w14:paraId="0000154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DRAAAAAA-GOOOOOOOO!!!!!!!!!!!</w:t>
      </w:r>
    </w:p>
    <w:p w:rsidR="00000000" w:rsidDel="00000000" w:rsidP="00000000" w:rsidRDefault="00000000" w:rsidRPr="00000000" w14:paraId="0000154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4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[RUNWAY. Deegs and the gang step off the plane]</w:t>
      </w:r>
    </w:p>
    <w:p w:rsidR="00000000" w:rsidDel="00000000" w:rsidP="00000000" w:rsidRDefault="00000000" w:rsidRPr="00000000" w14:paraId="0000154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4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5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Russia. Home of the… Russians.</w:t>
      </w:r>
    </w:p>
    <w:p w:rsidR="00000000" w:rsidDel="00000000" w:rsidP="00000000" w:rsidRDefault="00000000" w:rsidRPr="00000000" w14:paraId="0000155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5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55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am at home</w:t>
      </w:r>
    </w:p>
    <w:p w:rsidR="00000000" w:rsidDel="00000000" w:rsidP="00000000" w:rsidRDefault="00000000" w:rsidRPr="00000000" w14:paraId="00001554">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5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[Whistful music]</w:t>
      </w:r>
    </w:p>
    <w:p w:rsidR="00000000" w:rsidDel="00000000" w:rsidP="00000000" w:rsidRDefault="00000000" w:rsidRPr="00000000" w14:paraId="0000155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5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55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am at peace</w:t>
      </w:r>
    </w:p>
    <w:p w:rsidR="00000000" w:rsidDel="00000000" w:rsidP="00000000" w:rsidRDefault="00000000" w:rsidRPr="00000000" w14:paraId="0000155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5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55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Cas…?</w:t>
      </w:r>
    </w:p>
    <w:p w:rsidR="00000000" w:rsidDel="00000000" w:rsidP="00000000" w:rsidRDefault="00000000" w:rsidRPr="00000000" w14:paraId="0000155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5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55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motherland</w:t>
      </w:r>
    </w:p>
    <w:p w:rsidR="00000000" w:rsidDel="00000000" w:rsidP="00000000" w:rsidRDefault="00000000" w:rsidRPr="00000000" w14:paraId="0000155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6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6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Ooookay bro, the chessampionship’s this way, so let’s-</w:t>
      </w:r>
    </w:p>
    <w:p w:rsidR="00000000" w:rsidDel="00000000" w:rsidP="00000000" w:rsidRDefault="00000000" w:rsidRPr="00000000" w14:paraId="0000156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6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bear eats Cas then leaves. Silence.]</w:t>
      </w:r>
    </w:p>
    <w:p w:rsidR="00000000" w:rsidDel="00000000" w:rsidP="00000000" w:rsidRDefault="00000000" w:rsidRPr="00000000" w14:paraId="00001564">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6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6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so let’s do something else now.</w:t>
      </w:r>
    </w:p>
    <w:p w:rsidR="00000000" w:rsidDel="00000000" w:rsidP="00000000" w:rsidRDefault="00000000" w:rsidRPr="00000000" w14:paraId="00001567">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6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56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Rest in peace Cas, you fellow feminist brother.</w:t>
      </w:r>
    </w:p>
    <w:p w:rsidR="00000000" w:rsidDel="00000000" w:rsidP="00000000" w:rsidRDefault="00000000" w:rsidRPr="00000000" w14:paraId="0000156A">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6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6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yeah okay guys it’s super sad yeah, let’s just go to that karate tournament advertised on that advertisement post over there.</w:t>
      </w:r>
    </w:p>
    <w:p w:rsidR="00000000" w:rsidDel="00000000" w:rsidP="00000000" w:rsidRDefault="00000000" w:rsidRPr="00000000" w14:paraId="0000156D">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6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(sarcastically)</w:t>
      </w:r>
    </w:p>
    <w:p w:rsidR="00000000" w:rsidDel="00000000" w:rsidP="00000000" w:rsidRDefault="00000000" w:rsidRPr="00000000" w14:paraId="0000156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Gee, I wonder who’s competing…</w:t>
      </w:r>
    </w:p>
    <w:p w:rsidR="00000000" w:rsidDel="00000000" w:rsidP="00000000" w:rsidRDefault="00000000" w:rsidRPr="00000000" w14:paraId="0000157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7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[KARATE CHAMPIONSHIP]</w:t>
      </w:r>
    </w:p>
    <w:p w:rsidR="00000000" w:rsidDel="00000000" w:rsidP="00000000" w:rsidRDefault="00000000" w:rsidRPr="00000000" w14:paraId="0000157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7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FINANCIER</w:t>
      </w:r>
    </w:p>
    <w:p w:rsidR="00000000" w:rsidDel="00000000" w:rsidP="00000000" w:rsidRDefault="00000000" w:rsidRPr="00000000" w14:paraId="0000157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Welcome, fellow karat-e masters! As a financier, I am delighted to have financed this fine financeable karate tournament. Let the games begin!!!</w:t>
      </w:r>
    </w:p>
    <w:p w:rsidR="00000000" w:rsidDel="00000000" w:rsidP="00000000" w:rsidRDefault="00000000" w:rsidRPr="00000000" w14:paraId="0000157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7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(AS THE CROWD CHEERS)</w:t>
      </w:r>
    </w:p>
    <w:p w:rsidR="00000000" w:rsidDel="00000000" w:rsidP="00000000" w:rsidRDefault="00000000" w:rsidRPr="00000000" w14:paraId="0000157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Remember Spencer-San, show NO MERCY. I know you’re like a pacifist or whatever, and I get that, but I DON’T get that, if that makes sense. Now, because of some weird russian-karate-slash-plot-loophole, you only have to fight in the final round. That means, we’ve got time.</w:t>
      </w:r>
    </w:p>
    <w:p w:rsidR="00000000" w:rsidDel="00000000" w:rsidP="00000000" w:rsidRDefault="00000000" w:rsidRPr="00000000" w14:paraId="0000157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7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57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Starr and Spencer?? So THAT’S where you been all day!</w:t>
      </w:r>
    </w:p>
    <w:p w:rsidR="00000000" w:rsidDel="00000000" w:rsidP="00000000" w:rsidRDefault="00000000" w:rsidRPr="00000000" w14:paraId="0000157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7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7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brother. Teaching this bucko KARATE. I’m his sensei!</w:t>
      </w:r>
    </w:p>
    <w:p w:rsidR="00000000" w:rsidDel="00000000" w:rsidP="00000000" w:rsidRDefault="00000000" w:rsidRPr="00000000" w14:paraId="0000157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7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8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‘cause of the third grade karate skills, huh.</w:t>
      </w:r>
    </w:p>
    <w:p w:rsidR="00000000" w:rsidDel="00000000" w:rsidP="00000000" w:rsidRDefault="00000000" w:rsidRPr="00000000" w14:paraId="0000158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8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[PAUSE]</w:t>
      </w:r>
    </w:p>
    <w:p w:rsidR="00000000" w:rsidDel="00000000" w:rsidP="00000000" w:rsidRDefault="00000000" w:rsidRPr="00000000" w14:paraId="0000158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8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58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w:t>
      </w:r>
    </w:p>
    <w:p w:rsidR="00000000" w:rsidDel="00000000" w:rsidP="00000000" w:rsidRDefault="00000000" w:rsidRPr="00000000" w14:paraId="0000158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8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8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what, he didn’t tell you, Starr did karate in third grade and third grade only. You’re kinda cooked, bro.</w:t>
      </w:r>
    </w:p>
    <w:p w:rsidR="00000000" w:rsidDel="00000000" w:rsidP="00000000" w:rsidRDefault="00000000" w:rsidRPr="00000000" w14:paraId="0000158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8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58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hooooooly balls.</w:t>
      </w:r>
    </w:p>
    <w:p w:rsidR="00000000" w:rsidDel="00000000" w:rsidP="00000000" w:rsidRDefault="00000000" w:rsidRPr="00000000" w14:paraId="0000158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8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8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Whatever- unimportant! What IS important is that Spencer-San here is now a karate master! Those brain joints are now registered weapons!</w:t>
      </w:r>
    </w:p>
    <w:p w:rsidR="00000000" w:rsidDel="00000000" w:rsidP="00000000" w:rsidRDefault="00000000" w:rsidRPr="00000000" w14:paraId="0000158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9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9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you are aware Spencer is PUERTO RICAN, right? Not Japanese?</w:t>
      </w:r>
    </w:p>
    <w:p w:rsidR="00000000" w:rsidDel="00000000" w:rsidP="00000000" w:rsidRDefault="00000000" w:rsidRPr="00000000" w14:paraId="0000159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9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FINANCIER</w:t>
      </w:r>
    </w:p>
    <w:p w:rsidR="00000000" w:rsidDel="00000000" w:rsidP="00000000" w:rsidRDefault="00000000" w:rsidRPr="00000000" w14:paraId="0000159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Aaaaand now, ladies and gentlemen… the moment you’ve all been waiting for… the final round… on my right side, weighing in at nearly 914 pounds, known as the “Russian Bearfighter…” IVAN GUSHINDIVANERISK!!!</w:t>
      </w:r>
    </w:p>
    <w:p w:rsidR="00000000" w:rsidDel="00000000" w:rsidP="00000000" w:rsidRDefault="00000000" w:rsidRPr="00000000" w14:paraId="0000159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9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(as GUSHINDIVANERISK walks in)</w:t>
      </w:r>
    </w:p>
    <w:p w:rsidR="00000000" w:rsidDel="00000000" w:rsidP="00000000" w:rsidRDefault="00000000" w:rsidRPr="00000000" w14:paraId="0000159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shit, Spence, that’s the guy you fought before. See, I TOLD you having enemies is cool.</w:t>
      </w:r>
    </w:p>
    <w:p w:rsidR="00000000" w:rsidDel="00000000" w:rsidP="00000000" w:rsidRDefault="00000000" w:rsidRPr="00000000" w14:paraId="0000159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9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FINANCIER</w:t>
      </w:r>
    </w:p>
    <w:p w:rsidR="00000000" w:rsidDel="00000000" w:rsidP="00000000" w:rsidRDefault="00000000" w:rsidRPr="00000000" w14:paraId="0000159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Annnnd on my left side, weighing in at- well, a little lighter, hailing in from overseas, please welcome, THE AMERICANNNNN!!!</w:t>
      </w:r>
    </w:p>
    <w:p w:rsidR="00000000" w:rsidDel="00000000" w:rsidP="00000000" w:rsidRDefault="00000000" w:rsidRPr="00000000" w14:paraId="0000159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9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[BOOOOO from crowd as Spencer walks in]</w:t>
      </w:r>
    </w:p>
    <w:p w:rsidR="00000000" w:rsidDel="00000000" w:rsidP="00000000" w:rsidRDefault="00000000" w:rsidRPr="00000000" w14:paraId="0000159D">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9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59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HEY! DON’T DISS MY NATION LIKE THAT! I’LL SIC AN EAGLE ON YOU, I WILL!!</w:t>
      </w:r>
    </w:p>
    <w:p w:rsidR="00000000" w:rsidDel="00000000" w:rsidP="00000000" w:rsidRDefault="00000000" w:rsidRPr="00000000" w14:paraId="000015A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A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GUSHINDIVANERISK (To SPENCER)</w:t>
      </w:r>
    </w:p>
    <w:p w:rsidR="00000000" w:rsidDel="00000000" w:rsidP="00000000" w:rsidRDefault="00000000" w:rsidRPr="00000000" w14:paraId="000015A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w:t>
      </w:r>
      <w:r w:rsidDel="00000000" w:rsidR="00000000" w:rsidRPr="00000000">
        <w:rPr>
          <w:rFonts w:ascii="Courier New" w:cs="Courier New" w:eastAsia="Courier New" w:hAnsi="Courier New"/>
          <w:sz w:val="24"/>
          <w:szCs w:val="24"/>
          <w:rtl w:val="0"/>
        </w:rPr>
        <w:t xml:space="preserve">American</w:t>
      </w:r>
      <w:r w:rsidDel="00000000" w:rsidR="00000000" w:rsidRPr="00000000">
        <w:rPr>
          <w:rFonts w:ascii="Courier New" w:cs="Courier New" w:eastAsia="Courier New" w:hAnsi="Courier New"/>
          <w:sz w:val="24"/>
          <w:szCs w:val="24"/>
          <w:rtl w:val="0"/>
        </w:rPr>
        <w:t xml:space="preserve"> are all the same. No one told you, huh. In Russia, we pump ALL our teenagers full of </w:t>
      </w:r>
      <w:r w:rsidDel="00000000" w:rsidR="00000000" w:rsidRPr="00000000">
        <w:rPr>
          <w:rFonts w:ascii="Courier New" w:cs="Courier New" w:eastAsia="Courier New" w:hAnsi="Courier New"/>
          <w:sz w:val="24"/>
          <w:szCs w:val="24"/>
          <w:rtl w:val="0"/>
        </w:rPr>
        <w:t xml:space="preserve">steroid</w:t>
      </w:r>
      <w:r w:rsidDel="00000000" w:rsidR="00000000" w:rsidRPr="00000000">
        <w:rPr>
          <w:rFonts w:ascii="Courier New" w:cs="Courier New" w:eastAsia="Courier New" w:hAnsi="Courier New"/>
          <w:sz w:val="24"/>
          <w:szCs w:val="24"/>
          <w:rtl w:val="0"/>
        </w:rPr>
        <w:t xml:space="preserve">. Your puny skull is no match for me, soyboy.</w:t>
      </w:r>
    </w:p>
    <w:p w:rsidR="00000000" w:rsidDel="00000000" w:rsidP="00000000" w:rsidRDefault="00000000" w:rsidRPr="00000000" w14:paraId="000015A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A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A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Don’t… call him puny. DON’T CALL MY STUDENT PUNY!!</w:t>
      </w:r>
    </w:p>
    <w:p w:rsidR="00000000" w:rsidDel="00000000" w:rsidP="00000000" w:rsidRDefault="00000000" w:rsidRPr="00000000" w14:paraId="000015A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A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[QUICK FIGHT BUT STARR GETS THE CRAP BEAT OUT OF HIM]</w:t>
      </w:r>
    </w:p>
    <w:p w:rsidR="00000000" w:rsidDel="00000000" w:rsidP="00000000" w:rsidRDefault="00000000" w:rsidRPr="00000000" w14:paraId="000015A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A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5A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Oh no!!</w:t>
      </w:r>
    </w:p>
    <w:p w:rsidR="00000000" w:rsidDel="00000000" w:rsidP="00000000" w:rsidRDefault="00000000" w:rsidRPr="00000000" w14:paraId="000015A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A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(DYING)</w:t>
      </w:r>
    </w:p>
    <w:p w:rsidR="00000000" w:rsidDel="00000000" w:rsidP="00000000" w:rsidRDefault="00000000" w:rsidRPr="00000000" w14:paraId="000015A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Spencer-San… listen to me… It’s okay… You were right… I charged into battle and- I was wrong… The real karate… </w:t>
      </w:r>
      <w:r w:rsidDel="00000000" w:rsidR="00000000" w:rsidRPr="00000000">
        <w:rPr>
          <w:rFonts w:ascii="Courier New" w:cs="Courier New" w:eastAsia="Courier New" w:hAnsi="Courier New"/>
          <w:sz w:val="24"/>
          <w:szCs w:val="24"/>
          <w:rtl w:val="0"/>
        </w:rPr>
        <w:t xml:space="preserve">is in here</w:t>
      </w:r>
      <w:r w:rsidDel="00000000" w:rsidR="00000000" w:rsidRPr="00000000">
        <w:rPr>
          <w:rFonts w:ascii="Courier New" w:cs="Courier New" w:eastAsia="Courier New" w:hAnsi="Courier New"/>
          <w:sz w:val="24"/>
          <w:szCs w:val="24"/>
          <w:rtl w:val="0"/>
        </w:rPr>
        <w:t xml:space="preserve">… Your heart… which I guess is somewhere inside your skull… Fight with your heart, Spencer-San… I fight in heaven now…</w:t>
      </w:r>
    </w:p>
    <w:p w:rsidR="00000000" w:rsidDel="00000000" w:rsidP="00000000" w:rsidRDefault="00000000" w:rsidRPr="00000000" w14:paraId="000015A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A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(OVER EMOTIONAL MUSIC)</w:t>
      </w:r>
    </w:p>
    <w:p w:rsidR="00000000" w:rsidDel="00000000" w:rsidP="00000000" w:rsidRDefault="00000000" w:rsidRPr="00000000" w14:paraId="000015B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Sensei Starr! No! Nooooo!!!</w:t>
      </w:r>
    </w:p>
    <w:p w:rsidR="00000000" w:rsidDel="00000000" w:rsidP="00000000" w:rsidRDefault="00000000" w:rsidRPr="00000000" w14:paraId="000015B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B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GUSHINDIVANERISK</w:t>
      </w:r>
    </w:p>
    <w:p w:rsidR="00000000" w:rsidDel="00000000" w:rsidP="00000000" w:rsidRDefault="00000000" w:rsidRPr="00000000" w14:paraId="000015B3">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Good boy. I beat your sensei, and I beat you once. I can do it again. Gushindivanerisk eats skulls for breakfast. Nam nam.</w:t>
      </w:r>
    </w:p>
    <w:p w:rsidR="00000000" w:rsidDel="00000000" w:rsidP="00000000" w:rsidRDefault="00000000" w:rsidRPr="00000000" w14:paraId="000015B4">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B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[NOAH AND JC ACAPELLA “GOING THE DISTANCE” OVER THE LINES]</w:t>
      </w:r>
    </w:p>
    <w:p w:rsidR="00000000" w:rsidDel="00000000" w:rsidP="00000000" w:rsidRDefault="00000000" w:rsidRPr="00000000" w14:paraId="000015B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B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5B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No, Sensei Starr was right. I AM going to fight. The only way I know how.</w:t>
      </w:r>
    </w:p>
    <w:p w:rsidR="00000000" w:rsidDel="00000000" w:rsidP="00000000" w:rsidRDefault="00000000" w:rsidRPr="00000000" w14:paraId="000015B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B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GUSHINDIVANERISK</w:t>
      </w:r>
    </w:p>
    <w:p w:rsidR="00000000" w:rsidDel="00000000" w:rsidP="00000000" w:rsidRDefault="00000000" w:rsidRPr="00000000" w14:paraId="000015B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Pfft. You? You can’t lay a finger on me.</w:t>
      </w:r>
    </w:p>
    <w:p w:rsidR="00000000" w:rsidDel="00000000" w:rsidP="00000000" w:rsidRDefault="00000000" w:rsidRPr="00000000" w14:paraId="000015B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B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5B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the point.</w:t>
      </w:r>
    </w:p>
    <w:p w:rsidR="00000000" w:rsidDel="00000000" w:rsidP="00000000" w:rsidRDefault="00000000" w:rsidRPr="00000000" w14:paraId="000015B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C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FINANCIER</w:t>
      </w:r>
    </w:p>
    <w:p w:rsidR="00000000" w:rsidDel="00000000" w:rsidP="00000000" w:rsidRDefault="00000000" w:rsidRPr="00000000" w14:paraId="000015C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Ready, set, and well… fight!! To your heart’s content!</w:t>
      </w:r>
    </w:p>
    <w:p w:rsidR="00000000" w:rsidDel="00000000" w:rsidP="00000000" w:rsidRDefault="00000000" w:rsidRPr="00000000" w14:paraId="000015C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C3">
      <w:pPr>
        <w:spacing w:line="240" w:lineRule="auto"/>
        <w:rPr/>
        <w:sectPr>
          <w:headerReference r:id="rId68" w:type="default"/>
          <w:footerReference r:id="rId69"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4"/>
          <w:szCs w:val="24"/>
          <w:rtl w:val="0"/>
        </w:rPr>
        <w:t xml:space="preserve">[After a staredown, GUSHINDIVANERISK eventually charges with a kiai. Spencer backs up a couple steps and his rival trips over Starr’s dead body. The music reaches its peak and stops as the crowd goes silent. Then the music swells as the crowd cheers, and credits roll over the acapella song.]</w:t>
      </w:r>
      <w:r w:rsidDel="00000000" w:rsidR="00000000" w:rsidRPr="00000000">
        <w:rPr>
          <w:rtl w:val="0"/>
        </w:rPr>
      </w:r>
    </w:p>
    <w:p w:rsidR="00000000" w:rsidDel="00000000" w:rsidP="00000000" w:rsidRDefault="00000000" w:rsidRPr="00000000" w14:paraId="000015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0" w:type="default"/>
          <w:footerReference r:id="rId71" w:type="default"/>
          <w:type w:val="nextPage"/>
          <w:pgSz w:h="15840" w:w="12240" w:orient="portrait"/>
          <w:pgMar w:bottom="1440" w:top="1440" w:left="1440" w:right="1440" w:header="720" w:footer="720"/>
          <w:pgNumType w:start="1"/>
        </w:sectPr>
      </w:pPr>
      <w:bookmarkStart w:colFirst="0" w:colLast="0" w:name="_k627c8808czb"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DIESTARRED</w:t>
      </w:r>
      <w:r w:rsidDel="00000000" w:rsidR="00000000" w:rsidRPr="00000000">
        <w:rPr>
          <w:rtl w:val="0"/>
        </w:rPr>
      </w:r>
    </w:p>
    <w:p w:rsidR="00000000" w:rsidDel="00000000" w:rsidP="00000000" w:rsidRDefault="00000000" w:rsidRPr="00000000" w14:paraId="000015C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[NENJAC THEATER. ITALIAN BIRTHDAY PARTY IS HAPPENING]</w:t>
      </w:r>
    </w:p>
    <w:p w:rsidR="00000000" w:rsidDel="00000000" w:rsidP="00000000" w:rsidRDefault="00000000" w:rsidRPr="00000000" w14:paraId="000015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5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Happy Birthday, Elea… I still don’t get why you chose an </w:t>
      </w:r>
      <w:r w:rsidDel="00000000" w:rsidR="00000000" w:rsidRPr="00000000">
        <w:rPr>
          <w:rFonts w:ascii="Courier New" w:cs="Courier New" w:eastAsia="Courier New" w:hAnsi="Courier New"/>
          <w:sz w:val="24"/>
          <w:szCs w:val="24"/>
          <w:rtl w:val="0"/>
        </w:rPr>
        <w:t xml:space="preserve">ITALIAN</w:t>
      </w:r>
      <w:r w:rsidDel="00000000" w:rsidR="00000000" w:rsidRPr="00000000">
        <w:rPr>
          <w:rFonts w:ascii="Courier New" w:cs="Courier New" w:eastAsia="Courier New" w:hAnsi="Courier New"/>
          <w:sz w:val="24"/>
          <w:szCs w:val="24"/>
          <w:rtl w:val="0"/>
        </w:rPr>
        <w:t xml:space="preserve"> themed birthday, though. Seems entirely designed to </w:t>
      </w:r>
      <w:r w:rsidDel="00000000" w:rsidR="00000000" w:rsidRPr="00000000">
        <w:rPr>
          <w:rFonts w:ascii="Courier New" w:cs="Courier New" w:eastAsia="Courier New" w:hAnsi="Courier New"/>
          <w:b w:val="1"/>
          <w:bCs w:val="1"/>
          <w:sz w:val="24"/>
          <w:szCs w:val="24"/>
          <w:rtl w:val="0"/>
        </w:rPr>
        <w:t xml:space="preserve">piss me off</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15C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5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calm the fuck down with your fragile American masculinity, Travis. I’m Italian! Go suck a fisherman’s dick.</w:t>
      </w:r>
    </w:p>
    <w:p w:rsidR="00000000" w:rsidDel="00000000" w:rsidP="00000000" w:rsidRDefault="00000000" w:rsidRPr="00000000" w14:paraId="000015C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5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I just MIGHT DO THAT! Wait-</w:t>
      </w:r>
    </w:p>
    <w:p w:rsidR="00000000" w:rsidDel="00000000" w:rsidP="00000000" w:rsidRDefault="00000000" w:rsidRPr="00000000" w14:paraId="000015C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Relatable. These pizza bagels </w:t>
      </w:r>
      <w:r w:rsidDel="00000000" w:rsidR="00000000" w:rsidRPr="00000000">
        <w:rPr>
          <w:rFonts w:ascii="Courier New" w:cs="Courier New" w:eastAsia="Courier New" w:hAnsi="Courier New"/>
          <w:sz w:val="24"/>
          <w:szCs w:val="24"/>
          <w:rtl w:val="0"/>
        </w:rPr>
        <w:t xml:space="preserve">are fire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5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5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buddy, did you bring those from home, that was NOT catered for my authentic Italian menu.</w:t>
      </w:r>
    </w:p>
    <w:p w:rsidR="00000000" w:rsidDel="00000000" w:rsidP="00000000" w:rsidRDefault="00000000" w:rsidRPr="00000000" w14:paraId="000015D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bippidi </w:t>
      </w:r>
      <w:r w:rsidDel="00000000" w:rsidR="00000000" w:rsidRPr="00000000">
        <w:rPr>
          <w:rFonts w:ascii="Courier New" w:cs="Courier New" w:eastAsia="Courier New" w:hAnsi="Courier New"/>
          <w:sz w:val="24"/>
          <w:szCs w:val="24"/>
          <w:rtl w:val="0"/>
        </w:rPr>
        <w:t xml:space="preserve">bapida</w:t>
      </w:r>
      <w:r w:rsidDel="00000000" w:rsidR="00000000" w:rsidRPr="00000000">
        <w:rPr>
          <w:rFonts w:ascii="Courier New" w:cs="Courier New" w:eastAsia="Courier New" w:hAnsi="Courier New"/>
          <w:sz w:val="24"/>
          <w:szCs w:val="24"/>
          <w:rtl w:val="0"/>
        </w:rPr>
        <w:t xml:space="preserve">. Can’t a white boy speak a little italiano??</w:t>
      </w:r>
    </w:p>
    <w:p w:rsidR="00000000" w:rsidDel="00000000" w:rsidP="00000000" w:rsidRDefault="00000000" w:rsidRPr="00000000" w14:paraId="000015D8">
      <w:pPr>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15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5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You’re eating pizza bagels, dude. At an Italian Cuisine themed party.</w:t>
      </w:r>
    </w:p>
    <w:p w:rsidR="00000000" w:rsidDel="00000000" w:rsidP="00000000" w:rsidRDefault="00000000" w:rsidRPr="00000000" w14:paraId="000015D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but this tastes BETTER though.</w:t>
      </w:r>
    </w:p>
    <w:p w:rsidR="00000000" w:rsidDel="00000000" w:rsidP="00000000" w:rsidRDefault="00000000" w:rsidRPr="00000000" w14:paraId="000015D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DF">
      <w:pPr>
        <w:spacing w:line="240" w:lineRule="auto"/>
        <w:jc w:val="center"/>
        <w:rPr>
          <w:rFonts w:ascii="Courier New" w:cs="Courier New" w:eastAsia="Courier New" w:hAnsi="Courier New"/>
          <w:sz w:val="24"/>
          <w:szCs w:val="24"/>
        </w:rPr>
      </w:pPr>
      <w:commentRangeStart w:id="293"/>
      <w:r w:rsidDel="00000000" w:rsidR="00000000" w:rsidRPr="00000000">
        <w:rPr>
          <w:rFonts w:ascii="Courier New" w:cs="Courier New" w:eastAsia="Courier New" w:hAnsi="Courier New"/>
          <w:sz w:val="24"/>
          <w:szCs w:val="24"/>
          <w:rtl w:val="0"/>
        </w:rPr>
        <w:t xml:space="preserve">JEFF</w:t>
      </w:r>
      <w:commentRangeEnd w:id="293"/>
      <w:r w:rsidDel="00000000" w:rsidR="00000000" w:rsidRPr="00000000">
        <w:commentReference w:id="293"/>
      </w:r>
      <w:r w:rsidDel="00000000" w:rsidR="00000000" w:rsidRPr="00000000">
        <w:rPr>
          <w:rtl w:val="0"/>
        </w:rPr>
      </w:r>
    </w:p>
    <w:p w:rsidR="00000000" w:rsidDel="00000000" w:rsidP="00000000" w:rsidRDefault="00000000" w:rsidRPr="00000000" w14:paraId="000015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Happy birthday, sis. I’m glad we can finally all have a nice heartwarming episode for a change.</w:t>
      </w:r>
    </w:p>
    <w:p w:rsidR="00000000" w:rsidDel="00000000" w:rsidP="00000000" w:rsidRDefault="00000000" w:rsidRPr="00000000" w14:paraId="000015E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E2">
      <w:pPr>
        <w:spacing w:line="240" w:lineRule="auto"/>
        <w:jc w:val="center"/>
        <w:rPr>
          <w:rFonts w:ascii="Courier New" w:cs="Courier New" w:eastAsia="Courier New" w:hAnsi="Courier New"/>
          <w:sz w:val="24"/>
          <w:szCs w:val="24"/>
        </w:rPr>
      </w:pPr>
      <w:commentRangeStart w:id="294"/>
      <w:commentRangeStart w:id="295"/>
      <w:commentRangeStart w:id="296"/>
      <w:r w:rsidDel="00000000" w:rsidR="00000000" w:rsidRPr="00000000">
        <w:rPr>
          <w:rFonts w:ascii="Courier New" w:cs="Courier New" w:eastAsia="Courier New" w:hAnsi="Courier New"/>
          <w:sz w:val="24"/>
          <w:szCs w:val="24"/>
          <w:rtl w:val="0"/>
        </w:rPr>
        <w:t xml:space="preserve">[SILENCE. THEN JEFF IS SHOT AND DIES]</w:t>
      </w:r>
      <w:commentRangeEnd w:id="294"/>
      <w:r w:rsidDel="00000000" w:rsidR="00000000" w:rsidRPr="00000000">
        <w:commentReference w:id="294"/>
      </w:r>
      <w:commentRangeEnd w:id="295"/>
      <w:r w:rsidDel="00000000" w:rsidR="00000000" w:rsidRPr="00000000">
        <w:commentReference w:id="295"/>
      </w:r>
      <w:commentRangeEnd w:id="296"/>
      <w:r w:rsidDel="00000000" w:rsidR="00000000" w:rsidRPr="00000000">
        <w:commentReference w:id="296"/>
      </w:r>
      <w:r w:rsidDel="00000000" w:rsidR="00000000" w:rsidRPr="00000000">
        <w:rPr>
          <w:rtl w:val="0"/>
        </w:rPr>
      </w:r>
    </w:p>
    <w:p w:rsidR="00000000" w:rsidDel="00000000" w:rsidP="00000000" w:rsidRDefault="00000000" w:rsidRPr="00000000" w14:paraId="000015E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w:t>
      </w:r>
    </w:p>
    <w:p w:rsidR="00000000" w:rsidDel="00000000" w:rsidP="00000000" w:rsidRDefault="00000000" w:rsidRPr="00000000" w14:paraId="000015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AAAAGHH-</w:t>
      </w:r>
    </w:p>
    <w:p w:rsidR="00000000" w:rsidDel="00000000" w:rsidP="00000000" w:rsidRDefault="00000000" w:rsidRPr="00000000" w14:paraId="000015E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5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my god they killed Jeff!</w:t>
      </w:r>
    </w:p>
    <w:p w:rsidR="00000000" w:rsidDel="00000000" w:rsidP="00000000" w:rsidRDefault="00000000" w:rsidRPr="00000000" w14:paraId="000015E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[TONY/LORENZO/ROCCO/VALENTINA ENTER]</w:t>
      </w:r>
    </w:p>
    <w:p w:rsidR="00000000" w:rsidDel="00000000" w:rsidP="00000000" w:rsidRDefault="00000000" w:rsidRPr="00000000" w14:paraId="000015E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Ah-HA! I KNEW something was wrong! See, I </w:t>
      </w:r>
      <w:r w:rsidDel="00000000" w:rsidR="00000000" w:rsidRPr="00000000">
        <w:rPr>
          <w:rFonts w:ascii="Courier New" w:cs="Courier New" w:eastAsia="Courier New" w:hAnsi="Courier New"/>
          <w:b w:val="1"/>
          <w:bCs w:val="1"/>
          <w:sz w:val="24"/>
          <w:szCs w:val="24"/>
          <w:rtl w:val="0"/>
        </w:rPr>
        <w:t xml:space="preserve">just</w:t>
      </w:r>
      <w:r w:rsidDel="00000000" w:rsidR="00000000" w:rsidRPr="00000000">
        <w:rPr>
          <w:rFonts w:ascii="Courier New" w:cs="Courier New" w:eastAsia="Courier New" w:hAnsi="Courier New"/>
          <w:sz w:val="24"/>
          <w:szCs w:val="24"/>
          <w:rtl w:val="0"/>
        </w:rPr>
        <w:t xml:space="preserve"> couldn’t put my finger on it until Jeff the football guy was shot!</w:t>
      </w:r>
    </w:p>
    <w:p w:rsidR="00000000" w:rsidDel="00000000" w:rsidP="00000000" w:rsidRDefault="00000000" w:rsidRPr="00000000" w14:paraId="000015E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the time, Sherlock.</w:t>
      </w:r>
    </w:p>
    <w:p w:rsidR="00000000" w:rsidDel="00000000" w:rsidP="00000000" w:rsidRDefault="00000000" w:rsidRPr="00000000" w14:paraId="000015F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5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Attention, theater kids!</w:t>
      </w:r>
    </w:p>
    <w:p w:rsidR="00000000" w:rsidDel="00000000" w:rsidP="00000000" w:rsidRDefault="00000000" w:rsidRPr="00000000" w14:paraId="000015F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CIGGY</w:t>
      </w:r>
    </w:p>
    <w:p w:rsidR="00000000" w:rsidDel="00000000" w:rsidP="00000000" w:rsidRDefault="00000000" w:rsidRPr="00000000" w14:paraId="000015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Get out of MY theater!!</w:t>
      </w:r>
    </w:p>
    <w:p w:rsidR="00000000" w:rsidDel="00000000" w:rsidP="00000000" w:rsidRDefault="00000000" w:rsidRPr="00000000" w14:paraId="000015F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shoots her as she charges at him]</w:t>
      </w:r>
    </w:p>
    <w:p w:rsidR="00000000" w:rsidDel="00000000" w:rsidP="00000000" w:rsidRDefault="00000000" w:rsidRPr="00000000" w14:paraId="000015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5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holy shit.</w:t>
      </w:r>
    </w:p>
    <w:p w:rsidR="00000000" w:rsidDel="00000000" w:rsidP="00000000" w:rsidRDefault="00000000" w:rsidRPr="00000000" w14:paraId="000015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5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5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Aaaaaand I just shit my pants.</w:t>
      </w:r>
    </w:p>
    <w:p w:rsidR="00000000" w:rsidDel="00000000" w:rsidP="00000000" w:rsidRDefault="00000000" w:rsidRPr="00000000" w14:paraId="000015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really dude did you really shit your pants</w:t>
      </w:r>
    </w:p>
    <w:p w:rsidR="00000000" w:rsidDel="00000000" w:rsidP="00000000" w:rsidRDefault="00000000" w:rsidRPr="00000000" w14:paraId="000016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 really there’s shit in my pants as we speak</w:t>
      </w:r>
    </w:p>
    <w:p w:rsidR="00000000" w:rsidDel="00000000" w:rsidP="00000000" w:rsidRDefault="00000000" w:rsidRPr="00000000" w14:paraId="000016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Ohh yeah yeah I can smell it yeah eugh, wait- you’re not wearing any pants!</w:t>
      </w:r>
    </w:p>
    <w:p w:rsidR="00000000" w:rsidDel="00000000" w:rsidP="00000000" w:rsidRDefault="00000000" w:rsidRPr="00000000" w14:paraId="0000160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that’s probably why the smell is so strong.</w:t>
      </w:r>
    </w:p>
    <w:p w:rsidR="00000000" w:rsidDel="00000000" w:rsidP="00000000" w:rsidRDefault="00000000" w:rsidRPr="00000000" w14:paraId="0000160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0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Eugh DUDE!</w:t>
      </w:r>
    </w:p>
    <w:p w:rsidR="00000000" w:rsidDel="00000000" w:rsidP="00000000" w:rsidRDefault="00000000" w:rsidRPr="00000000" w14:paraId="0000160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161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DEAN, YOU’LL SAVE US, RIGHT??</w:t>
      </w:r>
    </w:p>
    <w:p w:rsidR="00000000" w:rsidDel="00000000" w:rsidP="00000000" w:rsidRDefault="00000000" w:rsidRPr="00000000" w14:paraId="0000161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6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We’re fucking cooked.</w:t>
      </w:r>
    </w:p>
    <w:p w:rsidR="00000000" w:rsidDel="00000000" w:rsidP="00000000" w:rsidRDefault="00000000" w:rsidRPr="00000000" w14:paraId="0000161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VALENTINA</w:t>
      </w:r>
    </w:p>
    <w:p w:rsidR="00000000" w:rsidDel="00000000" w:rsidP="00000000" w:rsidRDefault="00000000" w:rsidRPr="00000000" w14:paraId="0000161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Starr! Long time no </w:t>
      </w:r>
      <w:r w:rsidDel="00000000" w:rsidR="00000000" w:rsidRPr="00000000">
        <w:rPr>
          <w:rFonts w:ascii="Courier New" w:cs="Courier New" w:eastAsia="Courier New" w:hAnsi="Courier New"/>
          <w:sz w:val="24"/>
          <w:szCs w:val="24"/>
          <w:rtl w:val="0"/>
        </w:rPr>
        <w:t xml:space="preserve">sees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61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Welcome to Nenjac Theater, Valentina. Uncle Tony still making you do all the paperwork?</w:t>
      </w:r>
    </w:p>
    <w:p w:rsidR="00000000" w:rsidDel="00000000" w:rsidP="00000000" w:rsidRDefault="00000000" w:rsidRPr="00000000" w14:paraId="0000161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VALENTINA</w:t>
      </w:r>
    </w:p>
    <w:p w:rsidR="00000000" w:rsidDel="00000000" w:rsidP="00000000" w:rsidRDefault="00000000" w:rsidRPr="00000000" w14:paraId="0000161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 God it SUCKS…</w:t>
      </w:r>
    </w:p>
    <w:p w:rsidR="00000000" w:rsidDel="00000000" w:rsidP="00000000" w:rsidRDefault="00000000" w:rsidRPr="00000000" w14:paraId="0000161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hey, don’t worry. I’m sure you’ll be out there killing rival goons in no time! Chin up, queen.</w:t>
      </w:r>
    </w:p>
    <w:p w:rsidR="00000000" w:rsidDel="00000000" w:rsidP="00000000" w:rsidRDefault="00000000" w:rsidRPr="00000000" w14:paraId="0000162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have you not come out yet??</w:t>
      </w:r>
    </w:p>
    <w:p w:rsidR="00000000" w:rsidDel="00000000" w:rsidP="00000000" w:rsidRDefault="00000000" w:rsidRPr="00000000" w14:paraId="0000162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6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 settle down everyone, SETTLE DOWN… now, who here’s seen DieHard?</w:t>
      </w:r>
    </w:p>
    <w:p w:rsidR="00000000" w:rsidDel="00000000" w:rsidP="00000000" w:rsidRDefault="00000000" w:rsidRPr="00000000" w14:paraId="0000162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AAAAAAAAAAAA-</w:t>
      </w:r>
    </w:p>
    <w:p w:rsidR="00000000" w:rsidDel="00000000" w:rsidP="00000000" w:rsidRDefault="00000000" w:rsidRPr="00000000" w14:paraId="0000162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I think Starr’s seen it.</w:t>
      </w:r>
    </w:p>
    <w:p w:rsidR="00000000" w:rsidDel="00000000" w:rsidP="00000000" w:rsidRDefault="00000000" w:rsidRPr="00000000" w14:paraId="0000162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6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Perfect then, you know the drill. This is a robbery! I don’t want power, or money, or status… I want- wait no I DO want money. So! Who’s down to give it to me? Cmon, help a mob boss out!</w:t>
      </w:r>
    </w:p>
    <w:p w:rsidR="00000000" w:rsidDel="00000000" w:rsidP="00000000" w:rsidRDefault="00000000" w:rsidRPr="00000000" w14:paraId="0000162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[Random grumbling from </w:t>
      </w:r>
      <w:r w:rsidDel="00000000" w:rsidR="00000000" w:rsidRPr="00000000">
        <w:rPr>
          <w:rFonts w:ascii="Courier New" w:cs="Courier New" w:eastAsia="Courier New" w:hAnsi="Courier New"/>
          <w:sz w:val="24"/>
          <w:szCs w:val="24"/>
          <w:rtl w:val="0"/>
        </w:rPr>
        <w:t xml:space="preserve">ppl</w:t>
      </w:r>
      <w:r w:rsidDel="00000000" w:rsidR="00000000" w:rsidRPr="00000000">
        <w:rPr>
          <w:rFonts w:ascii="Courier New" w:cs="Courier New" w:eastAsia="Courier New" w:hAnsi="Courier New"/>
          <w:sz w:val="24"/>
          <w:szCs w:val="24"/>
          <w:rtl w:val="0"/>
        </w:rPr>
        <w:t xml:space="preserve"> as they look for loose change]</w:t>
      </w:r>
    </w:p>
    <w:p w:rsidR="00000000" w:rsidDel="00000000" w:rsidP="00000000" w:rsidRDefault="00000000" w:rsidRPr="00000000" w14:paraId="0000163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3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I mean I’ve got a bloody finger in my pocket-</w:t>
      </w:r>
    </w:p>
    <w:p w:rsidR="00000000" w:rsidDel="00000000" w:rsidP="00000000" w:rsidRDefault="00000000" w:rsidRPr="00000000" w14:paraId="0000163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3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got fourteen cents and a dead newborn squid.</w:t>
      </w:r>
    </w:p>
    <w:p w:rsidR="00000000" w:rsidDel="00000000" w:rsidP="00000000" w:rsidRDefault="00000000" w:rsidRPr="00000000" w14:paraId="0000163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63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can give my body.</w:t>
      </w:r>
    </w:p>
    <w:p w:rsidR="00000000" w:rsidDel="00000000" w:rsidP="00000000" w:rsidRDefault="00000000" w:rsidRPr="00000000" w14:paraId="0000163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63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Shut up! </w:t>
      </w:r>
      <w:r w:rsidDel="00000000" w:rsidR="00000000" w:rsidRPr="00000000">
        <w:rPr>
          <w:rFonts w:ascii="Courier New" w:cs="Courier New" w:eastAsia="Courier New" w:hAnsi="Courier New"/>
          <w:sz w:val="24"/>
          <w:szCs w:val="24"/>
          <w:rtl w:val="0"/>
        </w:rPr>
        <w:t xml:space="preserve">Yous</w:t>
      </w:r>
      <w:r w:rsidDel="00000000" w:rsidR="00000000" w:rsidRPr="00000000">
        <w:rPr>
          <w:rFonts w:ascii="Courier New" w:cs="Courier New" w:eastAsia="Courier New" w:hAnsi="Courier New"/>
          <w:sz w:val="24"/>
          <w:szCs w:val="24"/>
          <w:rtl w:val="0"/>
        </w:rPr>
        <w:t xml:space="preserve"> misunderstand… My only request is of the director here-</w:t>
      </w:r>
    </w:p>
    <w:p w:rsidR="00000000" w:rsidDel="00000000" w:rsidP="00000000" w:rsidRDefault="00000000" w:rsidRPr="00000000" w14:paraId="0000163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63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*Sigh* Alright, four dollars an hour, I’ll go put my tongue ring on-</w:t>
      </w:r>
    </w:p>
    <w:p w:rsidR="00000000" w:rsidDel="00000000" w:rsidP="00000000" w:rsidRDefault="00000000" w:rsidRPr="00000000" w14:paraId="0000164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64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do you still not get- No, okay. HERE’S what I want. No interruptions. Now, I’m sure all of you are aware of </w:t>
      </w:r>
      <w:r w:rsidDel="00000000" w:rsidR="00000000" w:rsidRPr="00000000">
        <w:rPr>
          <w:rFonts w:ascii="Courier New" w:cs="Courier New" w:eastAsia="Courier New" w:hAnsi="Courier New"/>
          <w:sz w:val="24"/>
          <w:szCs w:val="24"/>
          <w:rtl w:val="0"/>
        </w:rPr>
        <w:t xml:space="preserve">Nenjac</w:t>
      </w:r>
      <w:r w:rsidDel="00000000" w:rsidR="00000000" w:rsidRPr="00000000">
        <w:rPr>
          <w:rFonts w:ascii="Courier New" w:cs="Courier New" w:eastAsia="Courier New" w:hAnsi="Courier New"/>
          <w:sz w:val="24"/>
          <w:szCs w:val="24"/>
          <w:rtl w:val="0"/>
        </w:rPr>
        <w:t xml:space="preserve"> Theater’s vault holding four billion dollars in cash.</w:t>
      </w:r>
    </w:p>
    <w:p w:rsidR="00000000" w:rsidDel="00000000" w:rsidP="00000000" w:rsidRDefault="00000000" w:rsidRPr="00000000" w14:paraId="0000164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[Crickets]</w:t>
      </w:r>
    </w:p>
    <w:p w:rsidR="00000000" w:rsidDel="00000000" w:rsidP="00000000" w:rsidRDefault="00000000" w:rsidRPr="00000000" w14:paraId="0000164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w:t>
      </w:r>
    </w:p>
    <w:p w:rsidR="00000000" w:rsidDel="00000000" w:rsidP="00000000" w:rsidRDefault="00000000" w:rsidRPr="00000000" w14:paraId="0000164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6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shit. I completely forgot about that. Yeah, I guess we do have four billion dollars locked up in a vault.</w:t>
      </w:r>
    </w:p>
    <w:p w:rsidR="00000000" w:rsidDel="00000000" w:rsidP="00000000" w:rsidRDefault="00000000" w:rsidRPr="00000000" w14:paraId="0000164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ELLE</w:t>
      </w:r>
    </w:p>
    <w:p w:rsidR="00000000" w:rsidDel="00000000" w:rsidP="00000000" w:rsidRDefault="00000000" w:rsidRPr="00000000" w14:paraId="000016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Ohh my god… Warren, this is crazy. Why haven’t you told us this?</w:t>
      </w:r>
    </w:p>
    <w:p w:rsidR="00000000" w:rsidDel="00000000" w:rsidP="00000000" w:rsidRDefault="00000000" w:rsidRPr="00000000" w14:paraId="0000164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6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guess it just slipped my mind. My bad.</w:t>
      </w:r>
    </w:p>
    <w:p w:rsidR="00000000" w:rsidDel="00000000" w:rsidP="00000000" w:rsidRDefault="00000000" w:rsidRPr="00000000" w14:paraId="0000165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(To Deegs)</w:t>
      </w:r>
    </w:p>
    <w:p w:rsidR="00000000" w:rsidDel="00000000" w:rsidP="00000000" w:rsidRDefault="00000000" w:rsidRPr="00000000" w14:paraId="000016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think this bucko’s got something wrong up in his noggin.</w:t>
      </w:r>
    </w:p>
    <w:p w:rsidR="00000000" w:rsidDel="00000000" w:rsidP="00000000" w:rsidRDefault="00000000" w:rsidRPr="00000000" w14:paraId="0000165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5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Like you’re the one to talk, Starr.</w:t>
      </w:r>
    </w:p>
    <w:p w:rsidR="00000000" w:rsidDel="00000000" w:rsidP="00000000" w:rsidRDefault="00000000" w:rsidRPr="00000000" w14:paraId="0000165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(In megaphone, outside with cops)</w:t>
      </w:r>
    </w:p>
    <w:p w:rsidR="00000000" w:rsidDel="00000000" w:rsidP="00000000" w:rsidRDefault="00000000" w:rsidRPr="00000000" w14:paraId="000016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ATTENTION, HOSTAGES! YOU WILL BE OKAY! YOU'RE IN GOOD HANDS WITH YOUR CHIEF!</w:t>
      </w:r>
    </w:p>
    <w:p w:rsidR="00000000" w:rsidDel="00000000" w:rsidP="00000000" w:rsidRDefault="00000000" w:rsidRPr="00000000" w14:paraId="000016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Deputy McCormack, chuckling)</w:t>
      </w:r>
    </w:p>
    <w:p w:rsidR="00000000" w:rsidDel="00000000" w:rsidP="00000000" w:rsidRDefault="00000000" w:rsidRPr="00000000" w14:paraId="000016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Pfft, they wish.</w:t>
      </w:r>
    </w:p>
    <w:p w:rsidR="00000000" w:rsidDel="00000000" w:rsidP="00000000" w:rsidRDefault="00000000" w:rsidRPr="00000000" w14:paraId="0000165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(Awkwardly)</w:t>
      </w:r>
    </w:p>
    <w:p w:rsidR="00000000" w:rsidDel="00000000" w:rsidP="00000000" w:rsidRDefault="00000000" w:rsidRPr="00000000" w14:paraId="000016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I don’t- know if it’s really all that funny, but-</w:t>
      </w:r>
    </w:p>
    <w:p w:rsidR="00000000" w:rsidDel="00000000" w:rsidP="00000000" w:rsidRDefault="00000000" w:rsidRPr="00000000" w14:paraId="0000165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16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WHO IS HOLDING THIS THEATER HOSTAGE?? IF THE GUILTY PARTY IS A HOMELESS VETERAN, SAY NOTHING!</w:t>
      </w:r>
    </w:p>
    <w:p w:rsidR="00000000" w:rsidDel="00000000" w:rsidP="00000000" w:rsidRDefault="00000000" w:rsidRPr="00000000" w14:paraId="000016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a pause)</w:t>
      </w:r>
    </w:p>
    <w:p w:rsidR="00000000" w:rsidDel="00000000" w:rsidP="00000000" w:rsidRDefault="00000000" w:rsidRPr="00000000" w14:paraId="000016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Perfect! That’s all the evidence we need to convict. Hey, Monoleg!!</w:t>
      </w:r>
    </w:p>
    <w:p w:rsidR="00000000" w:rsidDel="00000000" w:rsidP="00000000" w:rsidRDefault="00000000" w:rsidRPr="00000000" w14:paraId="0000166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MONOLEG</w:t>
      </w:r>
    </w:p>
    <w:p w:rsidR="00000000" w:rsidDel="00000000" w:rsidP="00000000" w:rsidRDefault="00000000" w:rsidRPr="00000000" w14:paraId="000016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Ohh for the love of God, and I JUST got a new bandage-</w:t>
      </w:r>
    </w:p>
    <w:p w:rsidR="00000000" w:rsidDel="00000000" w:rsidP="00000000" w:rsidRDefault="00000000" w:rsidRPr="00000000" w14:paraId="0000166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gives him the trademark homeless veteran beatdown with his truncheon]</w:t>
      </w:r>
    </w:p>
    <w:p w:rsidR="00000000" w:rsidDel="00000000" w:rsidP="00000000" w:rsidRDefault="00000000" w:rsidRPr="00000000" w14:paraId="0000166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(in lobby)</w:t>
      </w:r>
    </w:p>
    <w:p w:rsidR="00000000" w:rsidDel="00000000" w:rsidP="00000000" w:rsidRDefault="00000000" w:rsidRPr="00000000" w14:paraId="000016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so I don’t really know… what gogblygook that guy is talking about but Mr. Outt!! We’re taking you to the vault! Rocco, come with me. Lorenzo, stand guard in the lobby here. Valentina, search the building for any stragglers. Like… that paper kid! Who just ran away! How could you let this happen, bastard niece of mine!!</w:t>
      </w:r>
    </w:p>
    <w:p w:rsidR="00000000" w:rsidDel="00000000" w:rsidP="00000000" w:rsidRDefault="00000000" w:rsidRPr="00000000" w14:paraId="0000166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VALENTINA (leaving)</w:t>
      </w:r>
    </w:p>
    <w:p w:rsidR="00000000" w:rsidDel="00000000" w:rsidP="00000000" w:rsidRDefault="00000000" w:rsidRPr="00000000" w14:paraId="000016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SHIT! Starr, come back here! Fine, I guess I gotta </w:t>
      </w:r>
      <w:r w:rsidDel="00000000" w:rsidR="00000000" w:rsidRPr="00000000">
        <w:rPr>
          <w:rFonts w:ascii="Courier New" w:cs="Courier New" w:eastAsia="Courier New" w:hAnsi="Courier New"/>
          <w:sz w:val="24"/>
          <w:szCs w:val="24"/>
          <w:rtl w:val="0"/>
        </w:rPr>
        <w:t xml:space="preserve">hunts</w:t>
      </w:r>
      <w:r w:rsidDel="00000000" w:rsidR="00000000" w:rsidRPr="00000000">
        <w:rPr>
          <w:rFonts w:ascii="Courier New" w:cs="Courier New" w:eastAsia="Courier New" w:hAnsi="Courier New"/>
          <w:sz w:val="24"/>
          <w:szCs w:val="24"/>
          <w:rtl w:val="0"/>
        </w:rPr>
        <w:t xml:space="preserve"> you down!!</w:t>
      </w:r>
    </w:p>
    <w:p w:rsidR="00000000" w:rsidDel="00000000" w:rsidP="00000000" w:rsidRDefault="00000000" w:rsidRPr="00000000" w14:paraId="0000166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vault]</w:t>
      </w:r>
    </w:p>
    <w:p w:rsidR="00000000" w:rsidDel="00000000" w:rsidP="00000000" w:rsidRDefault="00000000" w:rsidRPr="00000000" w14:paraId="0000167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6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Give us the code, punk!</w:t>
      </w:r>
    </w:p>
    <w:p w:rsidR="00000000" w:rsidDel="00000000" w:rsidP="00000000" w:rsidRDefault="00000000" w:rsidRPr="00000000" w14:paraId="0000167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6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Like I would remember a VAULT CODE.</w:t>
      </w:r>
    </w:p>
    <w:p w:rsidR="00000000" w:rsidDel="00000000" w:rsidP="00000000" w:rsidRDefault="00000000" w:rsidRPr="00000000" w14:paraId="0000167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6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got four billion dollars worth of gold doubloons in your vault and you DON’T REMEMBER THE CODE??</w:t>
      </w:r>
    </w:p>
    <w:p w:rsidR="00000000" w:rsidDel="00000000" w:rsidP="00000000" w:rsidRDefault="00000000" w:rsidRPr="00000000" w14:paraId="0000167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67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Chatgpt</w:t>
      </w:r>
      <w:r w:rsidDel="00000000" w:rsidR="00000000" w:rsidRPr="00000000">
        <w:rPr>
          <w:rFonts w:ascii="Courier New" w:cs="Courier New" w:eastAsia="Courier New" w:hAnsi="Courier New"/>
          <w:sz w:val="24"/>
          <w:szCs w:val="24"/>
          <w:rtl w:val="0"/>
        </w:rPr>
        <w:t xml:space="preserve"> was down that day.</w:t>
      </w:r>
    </w:p>
    <w:p w:rsidR="00000000" w:rsidDel="00000000" w:rsidP="00000000" w:rsidRDefault="00000000" w:rsidRPr="00000000" w14:paraId="0000167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6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for the love of-</w:t>
      </w:r>
    </w:p>
    <w:p w:rsidR="00000000" w:rsidDel="00000000" w:rsidP="00000000" w:rsidRDefault="00000000" w:rsidRPr="00000000" w14:paraId="0000168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6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wait. I remember. It was… one thousand, two hundred and thirty four.</w:t>
      </w:r>
    </w:p>
    <w:p w:rsidR="00000000" w:rsidDel="00000000" w:rsidP="00000000" w:rsidRDefault="00000000" w:rsidRPr="00000000" w14:paraId="0000168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8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6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thousand, two hundred thirty fo- wait how the FUCK couldn’t you memorize this??</w:t>
      </w:r>
    </w:p>
    <w:p w:rsidR="00000000" w:rsidDel="00000000" w:rsidP="00000000" w:rsidRDefault="00000000" w:rsidRPr="00000000" w14:paraId="0000168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w:t>
      </w:r>
    </w:p>
    <w:p w:rsidR="00000000" w:rsidDel="00000000" w:rsidP="00000000" w:rsidRDefault="00000000" w:rsidRPr="00000000" w14:paraId="000016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a four digit number, pizza don. What am I, a genius?</w:t>
      </w:r>
    </w:p>
    <w:p w:rsidR="00000000" w:rsidDel="00000000" w:rsidP="00000000" w:rsidRDefault="00000000" w:rsidRPr="00000000" w14:paraId="0000168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8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6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Whatever! The vault’s open! Grab all you can, Rocco! The Nenjac City Mafia is eating </w:t>
      </w:r>
      <w:r w:rsidDel="00000000" w:rsidR="00000000" w:rsidRPr="00000000">
        <w:rPr>
          <w:rFonts w:ascii="Courier New" w:cs="Courier New" w:eastAsia="Courier New" w:hAnsi="Courier New"/>
          <w:sz w:val="24"/>
          <w:szCs w:val="24"/>
          <w:rtl w:val="0"/>
        </w:rPr>
        <w:t xml:space="preserve">good</w:t>
      </w:r>
      <w:r w:rsidDel="00000000" w:rsidR="00000000" w:rsidRPr="00000000">
        <w:rPr>
          <w:rFonts w:ascii="Courier New" w:cs="Courier New" w:eastAsia="Courier New" w:hAnsi="Courier New"/>
          <w:sz w:val="24"/>
          <w:szCs w:val="24"/>
          <w:rtl w:val="0"/>
        </w:rPr>
        <w:t xml:space="preserve"> tonight!</w:t>
      </w:r>
    </w:p>
    <w:p w:rsidR="00000000" w:rsidDel="00000000" w:rsidP="00000000" w:rsidRDefault="00000000" w:rsidRPr="00000000" w14:paraId="0000168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[Lobby]</w:t>
      </w:r>
    </w:p>
    <w:p w:rsidR="00000000" w:rsidDel="00000000" w:rsidP="00000000" w:rsidRDefault="00000000" w:rsidRPr="00000000" w14:paraId="0000168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duuuude nobody ever told me being a hostage was so BORINGGG-</w:t>
      </w:r>
    </w:p>
    <w:p w:rsidR="00000000" w:rsidDel="00000000" w:rsidP="00000000" w:rsidRDefault="00000000" w:rsidRPr="00000000" w14:paraId="0000169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PHONE RINGS]</w:t>
      </w:r>
    </w:p>
    <w:p w:rsidR="00000000" w:rsidDel="00000000" w:rsidP="00000000" w:rsidRDefault="00000000" w:rsidRPr="00000000" w14:paraId="000016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hello? Kinda busy right now.</w:t>
      </w:r>
    </w:p>
    <w:p w:rsidR="00000000" w:rsidDel="00000000" w:rsidP="00000000" w:rsidRDefault="00000000" w:rsidRPr="00000000" w14:paraId="0000169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it’s Starr.</w:t>
      </w:r>
    </w:p>
    <w:p w:rsidR="00000000" w:rsidDel="00000000" w:rsidP="00000000" w:rsidRDefault="00000000" w:rsidRPr="00000000" w14:paraId="0000169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[Whispers] Starr. What are you even doing right now?</w:t>
      </w:r>
    </w:p>
    <w:p w:rsidR="00000000" w:rsidDel="00000000" w:rsidP="00000000" w:rsidRDefault="00000000" w:rsidRPr="00000000" w14:paraId="0000169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in Warren’s office, looking for weapons. He doesn’t have shit in here though, just a lot of drugs. A LOT of drugs. Oh, cigs. [He puts one in his mouth] yippee ki-yay, moth- *cough*.</w:t>
      </w:r>
    </w:p>
    <w:p w:rsidR="00000000" w:rsidDel="00000000" w:rsidP="00000000" w:rsidRDefault="00000000" w:rsidRPr="00000000" w14:paraId="0000169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w:t>
      </w:r>
    </w:p>
    <w:p w:rsidR="00000000" w:rsidDel="00000000" w:rsidP="00000000" w:rsidRDefault="00000000" w:rsidRPr="00000000" w14:paraId="000016A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Diehard! *Cough* Ugh, how can Bruce Willis handle this stuff?</w:t>
      </w:r>
    </w:p>
    <w:p w:rsidR="00000000" w:rsidDel="00000000" w:rsidP="00000000" w:rsidRDefault="00000000" w:rsidRPr="00000000" w14:paraId="000016A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Well, think of something quick. Neen has already resorted to cannibalism. I’m considering it too.</w:t>
      </w:r>
    </w:p>
    <w:p w:rsidR="00000000" w:rsidDel="00000000" w:rsidP="00000000" w:rsidRDefault="00000000" w:rsidRPr="00000000" w14:paraId="000016A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man, don’t worry about it. I’ll John McClane the fuck out these mafia hoes.</w:t>
      </w:r>
    </w:p>
    <w:p w:rsidR="00000000" w:rsidDel="00000000" w:rsidP="00000000" w:rsidRDefault="00000000" w:rsidRPr="00000000" w14:paraId="000016A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A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my God, we’re all gonna die.</w:t>
      </w:r>
    </w:p>
    <w:p w:rsidR="00000000" w:rsidDel="00000000" w:rsidP="00000000" w:rsidRDefault="00000000" w:rsidRPr="00000000" w14:paraId="000016A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did Harrison Ford say that when he was about to take down a truck full of Naz-</w:t>
      </w:r>
    </w:p>
    <w:p w:rsidR="00000000" w:rsidDel="00000000" w:rsidP="00000000" w:rsidRDefault="00000000" w:rsidRPr="00000000" w14:paraId="000016B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B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6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SHUT THE FUCK UP STARR, WE ARE GOING TO DIE HERE WHILE YOU’RE AUTISMING ABOUT DIE HARD!!</w:t>
      </w:r>
    </w:p>
    <w:p w:rsidR="00000000" w:rsidDel="00000000" w:rsidP="00000000" w:rsidRDefault="00000000" w:rsidRPr="00000000" w14:paraId="000016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[Awkward silence]</w:t>
      </w:r>
    </w:p>
    <w:p w:rsidR="00000000" w:rsidDel="00000000" w:rsidP="00000000" w:rsidRDefault="00000000" w:rsidRPr="00000000" w14:paraId="000016B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 last one was an Indiana Jones </w:t>
      </w:r>
      <w:r w:rsidDel="00000000" w:rsidR="00000000" w:rsidRPr="00000000">
        <w:rPr>
          <w:rFonts w:ascii="Courier New" w:cs="Courier New" w:eastAsia="Courier New" w:hAnsi="Courier New"/>
          <w:sz w:val="24"/>
          <w:szCs w:val="24"/>
          <w:rtl w:val="0"/>
        </w:rPr>
        <w:t xml:space="preserve">refere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6B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hangs up]</w:t>
      </w:r>
    </w:p>
    <w:p w:rsidR="00000000" w:rsidDel="00000000" w:rsidP="00000000" w:rsidRDefault="00000000" w:rsidRPr="00000000" w14:paraId="000016B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B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Deeg- shit!</w:t>
      </w:r>
    </w:p>
    <w:p w:rsidR="00000000" w:rsidDel="00000000" w:rsidP="00000000" w:rsidRDefault="00000000" w:rsidRPr="00000000" w14:paraId="000016B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VALENTINA</w:t>
      </w:r>
    </w:p>
    <w:p w:rsidR="00000000" w:rsidDel="00000000" w:rsidP="00000000" w:rsidRDefault="00000000" w:rsidRPr="00000000" w14:paraId="000016C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there ya are, Starr. Alright, alright, I know it’s not fun, but I gotta gets you to come back to the lobby-</w:t>
      </w:r>
    </w:p>
    <w:p w:rsidR="00000000" w:rsidDel="00000000" w:rsidP="00000000" w:rsidRDefault="00000000" w:rsidRPr="00000000" w14:paraId="000016C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FUCK no!! I don’t even care if we’re best friends!!</w:t>
      </w:r>
    </w:p>
    <w:p w:rsidR="00000000" w:rsidDel="00000000" w:rsidP="00000000" w:rsidRDefault="00000000" w:rsidRPr="00000000" w14:paraId="000016C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throws valentina into the window multiple times until it breaks and a screaming Valentina falls from the top floor into a mushy pile of guts/cannoli leftovers]</w:t>
      </w:r>
    </w:p>
    <w:p w:rsidR="00000000" w:rsidDel="00000000" w:rsidP="00000000" w:rsidRDefault="00000000" w:rsidRPr="00000000" w14:paraId="000016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16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What’s this sorry motherfucker’s story… is she working with the mafia? McCormack, bring the woman in for questioning!</w:t>
      </w:r>
    </w:p>
    <w:p w:rsidR="00000000" w:rsidDel="00000000" w:rsidP="00000000" w:rsidRDefault="00000000" w:rsidRPr="00000000" w14:paraId="000016C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16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questioni- what do you even want me to- She’s dead!</w:t>
      </w:r>
    </w:p>
    <w:p w:rsidR="00000000" w:rsidDel="00000000" w:rsidP="00000000" w:rsidRDefault="00000000" w:rsidRPr="00000000" w14:paraId="000016C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16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Did I stutter, Deputy? C’mon, let’s get a whole interrogation going. I wanna see some forced confessions!! Chop chop.</w:t>
      </w:r>
    </w:p>
    <w:p w:rsidR="00000000" w:rsidDel="00000000" w:rsidP="00000000" w:rsidRDefault="00000000" w:rsidRPr="00000000" w14:paraId="000016C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(to the pulp on the ground)</w:t>
      </w:r>
    </w:p>
    <w:p w:rsidR="00000000" w:rsidDel="00000000" w:rsidP="00000000" w:rsidRDefault="00000000" w:rsidRPr="00000000" w14:paraId="000016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so, how was your day…?</w:t>
      </w:r>
    </w:p>
    <w:p w:rsidR="00000000" w:rsidDel="00000000" w:rsidP="00000000" w:rsidRDefault="00000000" w:rsidRPr="00000000" w14:paraId="000016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vault]</w:t>
      </w:r>
    </w:p>
    <w:p w:rsidR="00000000" w:rsidDel="00000000" w:rsidP="00000000" w:rsidRDefault="00000000" w:rsidRPr="00000000" w14:paraId="000016D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6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Alrighties. We’ve got all the money, Rocco, now you stand guard here while I strike some more fear into their hearts. I’m gonna kill a hostage!</w:t>
      </w:r>
    </w:p>
    <w:p w:rsidR="00000000" w:rsidDel="00000000" w:rsidP="00000000" w:rsidRDefault="00000000" w:rsidRPr="00000000" w14:paraId="000016D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 grunts as Tony leaves]</w:t>
      </w:r>
    </w:p>
    <w:p w:rsidR="00000000" w:rsidDel="00000000" w:rsidP="00000000" w:rsidRDefault="00000000" w:rsidRPr="00000000" w14:paraId="000016D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6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are you gonna shoot me?</w:t>
      </w:r>
    </w:p>
    <w:p w:rsidR="00000000" w:rsidDel="00000000" w:rsidP="00000000" w:rsidRDefault="00000000" w:rsidRPr="00000000" w14:paraId="000016D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 grunts]</w:t>
      </w:r>
    </w:p>
    <w:p w:rsidR="00000000" w:rsidDel="00000000" w:rsidP="00000000" w:rsidRDefault="00000000" w:rsidRPr="00000000" w14:paraId="000016D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6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why not?</w:t>
      </w:r>
    </w:p>
    <w:p w:rsidR="00000000" w:rsidDel="00000000" w:rsidP="00000000" w:rsidRDefault="00000000" w:rsidRPr="00000000" w14:paraId="000016E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 grunts]</w:t>
      </w:r>
    </w:p>
    <w:p w:rsidR="00000000" w:rsidDel="00000000" w:rsidP="00000000" w:rsidRDefault="00000000" w:rsidRPr="00000000" w14:paraId="000016E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6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w:t>
      </w:r>
    </w:p>
    <w:p w:rsidR="00000000" w:rsidDel="00000000" w:rsidP="00000000" w:rsidRDefault="00000000" w:rsidRPr="00000000" w14:paraId="000016E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6E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(picking up Rocco’s gun)</w:t>
      </w:r>
    </w:p>
    <w:p w:rsidR="00000000" w:rsidDel="00000000" w:rsidP="00000000" w:rsidRDefault="00000000" w:rsidRPr="00000000" w14:paraId="000016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 you mind?</w:t>
      </w:r>
    </w:p>
    <w:p w:rsidR="00000000" w:rsidDel="00000000" w:rsidP="00000000" w:rsidRDefault="00000000" w:rsidRPr="00000000" w14:paraId="000016E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[Rocco grunts]</w:t>
      </w:r>
    </w:p>
    <w:p w:rsidR="00000000" w:rsidDel="00000000" w:rsidP="00000000" w:rsidRDefault="00000000" w:rsidRPr="00000000" w14:paraId="000016E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6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w:t>
      </w:r>
    </w:p>
    <w:p w:rsidR="00000000" w:rsidDel="00000000" w:rsidP="00000000" w:rsidRDefault="00000000" w:rsidRPr="00000000" w14:paraId="000016F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shoots himself and breaks. Rocco grunts]</w:t>
      </w:r>
    </w:p>
    <w:p w:rsidR="00000000" w:rsidDel="00000000" w:rsidP="00000000" w:rsidRDefault="00000000" w:rsidRPr="00000000" w14:paraId="000016F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(New York accent, popping up from behind the vault)</w:t>
      </w:r>
    </w:p>
    <w:p w:rsidR="00000000" w:rsidDel="00000000" w:rsidP="00000000" w:rsidRDefault="00000000" w:rsidRPr="00000000" w14:paraId="000016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Welcome to the party, pal!</w:t>
      </w:r>
    </w:p>
    <w:p w:rsidR="00000000" w:rsidDel="00000000" w:rsidP="00000000" w:rsidRDefault="00000000" w:rsidRPr="00000000" w14:paraId="000016F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throws the cigarette at Rocco’s eye. He grunts angrily]</w:t>
      </w:r>
    </w:p>
    <w:p w:rsidR="00000000" w:rsidDel="00000000" w:rsidP="00000000" w:rsidRDefault="00000000" w:rsidRPr="00000000" w14:paraId="000016F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6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Damn! That didn’t do anything! Uh… Paper cut!</w:t>
      </w:r>
    </w:p>
    <w:p w:rsidR="00000000" w:rsidDel="00000000" w:rsidP="00000000" w:rsidRDefault="00000000" w:rsidRPr="00000000" w14:paraId="000016F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jumps forward and gives Rocco a massive paper cut with his body. Rocco falls into pieces]</w:t>
      </w:r>
    </w:p>
    <w:p w:rsidR="00000000" w:rsidDel="00000000" w:rsidP="00000000" w:rsidRDefault="00000000" w:rsidRPr="00000000" w14:paraId="000016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6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(Thinking he’s cool)</w:t>
      </w:r>
    </w:p>
    <w:p w:rsidR="00000000" w:rsidDel="00000000" w:rsidP="00000000" w:rsidRDefault="00000000" w:rsidRPr="00000000" w14:paraId="000016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 fuckin’ yeah.</w:t>
      </w:r>
    </w:p>
    <w:p w:rsidR="00000000" w:rsidDel="00000000" w:rsidP="00000000" w:rsidRDefault="00000000" w:rsidRPr="00000000" w14:paraId="000016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[THEATER LOBBY]</w:t>
      </w:r>
    </w:p>
    <w:p w:rsidR="00000000" w:rsidDel="00000000" w:rsidP="00000000" w:rsidRDefault="00000000" w:rsidRPr="00000000" w14:paraId="0000170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7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 thespians, listen up! We’ve got a group of cops outside, and I wanna show ‘em what their local mob is capable of! So… who’re we choosing as a sacrifice? Make it snappy, you’ve got four seconds.</w:t>
      </w:r>
    </w:p>
    <w:p w:rsidR="00000000" w:rsidDel="00000000" w:rsidP="00000000" w:rsidRDefault="00000000" w:rsidRPr="00000000" w14:paraId="0000170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0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DEAN/DEEGS</w:t>
      </w:r>
    </w:p>
    <w:p w:rsidR="00000000" w:rsidDel="00000000" w:rsidP="00000000" w:rsidRDefault="00000000" w:rsidRPr="00000000" w14:paraId="000017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Deegs./Dean.</w:t>
      </w:r>
    </w:p>
    <w:p w:rsidR="00000000" w:rsidDel="00000000" w:rsidP="00000000" w:rsidRDefault="00000000" w:rsidRPr="00000000" w14:paraId="000017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 you.</w:t>
      </w:r>
    </w:p>
    <w:p w:rsidR="00000000" w:rsidDel="00000000" w:rsidP="00000000" w:rsidRDefault="00000000" w:rsidRPr="00000000" w14:paraId="0000170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NERD (Inspirational music)</w:t>
      </w:r>
    </w:p>
    <w:p w:rsidR="00000000" w:rsidDel="00000000" w:rsidP="00000000" w:rsidRDefault="00000000" w:rsidRPr="00000000" w14:paraId="000017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Nice try, Pastaboss. But Nenjac Theater stands strong in the face of hardship, and we are NEVER leaving a fellow thespian to die!</w:t>
      </w:r>
    </w:p>
    <w:p w:rsidR="00000000" w:rsidDel="00000000" w:rsidP="00000000" w:rsidRDefault="00000000" w:rsidRPr="00000000" w14:paraId="0000170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70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how ‘bout we sacrifice the nerd?</w:t>
      </w:r>
    </w:p>
    <w:p w:rsidR="00000000" w:rsidDel="00000000" w:rsidP="00000000" w:rsidRDefault="00000000" w:rsidRPr="00000000" w14:paraId="0000170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[GENERAL AGREEMENT]</w:t>
      </w:r>
    </w:p>
    <w:p w:rsidR="00000000" w:rsidDel="00000000" w:rsidP="00000000" w:rsidRDefault="00000000" w:rsidRPr="00000000" w14:paraId="000017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NERD</w:t>
      </w:r>
    </w:p>
    <w:p w:rsidR="00000000" w:rsidDel="00000000" w:rsidP="00000000" w:rsidRDefault="00000000" w:rsidRPr="00000000" w14:paraId="000017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Erm what the Trigono-</w:t>
      </w:r>
    </w:p>
    <w:p w:rsidR="00000000" w:rsidDel="00000000" w:rsidP="00000000" w:rsidRDefault="00000000" w:rsidRPr="00000000" w14:paraId="0000171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[NERD IS SHOT AND DIES]</w:t>
      </w:r>
    </w:p>
    <w:p w:rsidR="00000000" w:rsidDel="00000000" w:rsidP="00000000" w:rsidRDefault="00000000" w:rsidRPr="00000000" w14:paraId="0000171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1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717">
      <w:pPr>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What the rigatoni, Lorenzo?? I specifically told you to kill him on </w:t>
      </w:r>
      <w:r w:rsidDel="00000000" w:rsidR="00000000" w:rsidRPr="00000000">
        <w:rPr>
          <w:rFonts w:ascii="Courier New" w:cs="Courier New" w:eastAsia="Courier New" w:hAnsi="Courier New"/>
          <w:b w:val="1"/>
          <w:bCs w:val="1"/>
          <w:sz w:val="24"/>
          <w:szCs w:val="24"/>
          <w:rtl w:val="0"/>
        </w:rPr>
        <w:t xml:space="preserve">my command!!!</w:t>
      </w:r>
    </w:p>
    <w:p w:rsidR="00000000" w:rsidDel="00000000" w:rsidP="00000000" w:rsidRDefault="00000000" w:rsidRPr="00000000" w14:paraId="0000171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17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I'm sorry boss, it's just the…  feeling of power I get from holding the gun, it just… if that ain’t human, I don’t know what is. It's the closest I'll ever get to mankind. They should lock me up for life, huh. Throw away the key…</w:t>
      </w:r>
    </w:p>
    <w:p w:rsidR="00000000" w:rsidDel="00000000" w:rsidP="00000000" w:rsidRDefault="00000000" w:rsidRPr="00000000" w14:paraId="0000171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1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[AWKWARDLY LONG AMOUNT OF SILENCE]</w:t>
      </w:r>
    </w:p>
    <w:p w:rsidR="00000000" w:rsidDel="00000000" w:rsidP="00000000" w:rsidRDefault="00000000" w:rsidRPr="00000000" w14:paraId="0000171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7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the fuck Lorenzo.</w:t>
      </w:r>
    </w:p>
    <w:p w:rsidR="00000000" w:rsidDel="00000000" w:rsidP="00000000" w:rsidRDefault="00000000" w:rsidRPr="00000000" w14:paraId="0000172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7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Rest in peace Nerdy guy, I guess.</w:t>
      </w:r>
    </w:p>
    <w:p w:rsidR="00000000" w:rsidDel="00000000" w:rsidP="00000000" w:rsidRDefault="00000000" w:rsidRPr="00000000" w14:paraId="0000172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7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Welp, you know what that means! It’s time to choose another hostage! You know the drill, who’re we choosing?</w:t>
      </w:r>
    </w:p>
    <w:p w:rsidR="00000000" w:rsidDel="00000000" w:rsidP="00000000" w:rsidRDefault="00000000" w:rsidRPr="00000000" w14:paraId="0000172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DEAN/DEEGS</w:t>
      </w:r>
    </w:p>
    <w:p w:rsidR="00000000" w:rsidDel="00000000" w:rsidP="00000000" w:rsidRDefault="00000000" w:rsidRPr="00000000" w14:paraId="000017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72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7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Oookay</w:t>
      </w:r>
      <w:r w:rsidDel="00000000" w:rsidR="00000000" w:rsidRPr="00000000">
        <w:rPr>
          <w:rFonts w:ascii="Courier New" w:cs="Courier New" w:eastAsia="Courier New" w:hAnsi="Courier New"/>
          <w:sz w:val="24"/>
          <w:szCs w:val="24"/>
          <w:rtl w:val="0"/>
        </w:rPr>
        <w:t xml:space="preserve"> you two kids gotta stop doing that.</w:t>
      </w:r>
    </w:p>
    <w:p w:rsidR="00000000" w:rsidDel="00000000" w:rsidP="00000000" w:rsidRDefault="00000000" w:rsidRPr="00000000" w14:paraId="0000172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7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I’ll… I'll do it, gang. I surrender myself…</w:t>
      </w:r>
    </w:p>
    <w:p w:rsidR="00000000" w:rsidDel="00000000" w:rsidP="00000000" w:rsidRDefault="00000000" w:rsidRPr="00000000" w14:paraId="0000172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7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Awww shit oh nooo please don’t sacrifice yourself Spencer noooo okay have fun with that try not to bleed too hard Spence.</w:t>
      </w:r>
    </w:p>
    <w:p w:rsidR="00000000" w:rsidDel="00000000" w:rsidP="00000000" w:rsidRDefault="00000000" w:rsidRPr="00000000" w14:paraId="0000173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3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7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Um… thanks, Deegs.</w:t>
      </w:r>
    </w:p>
    <w:p w:rsidR="00000000" w:rsidDel="00000000" w:rsidP="00000000" w:rsidRDefault="00000000" w:rsidRPr="00000000" w14:paraId="0000173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3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leads Spencer through the hallway with a gun]</w:t>
      </w:r>
    </w:p>
    <w:p w:rsidR="00000000" w:rsidDel="00000000" w:rsidP="00000000" w:rsidRDefault="00000000" w:rsidRPr="00000000" w14:paraId="0000173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73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wha, where are we going, Mr… Mob Boss?</w:t>
      </w:r>
    </w:p>
    <w:p w:rsidR="00000000" w:rsidDel="00000000" w:rsidP="00000000" w:rsidRDefault="00000000" w:rsidRPr="00000000" w14:paraId="0000173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73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correct term is Don, skull kid. And we’re going to the roof for a proper public execution. That spaghetti crony of mine fucked it up last time. I need the citizens and police to know I mean BUISENESS! To the roof!</w:t>
      </w:r>
    </w:p>
    <w:p w:rsidR="00000000" w:rsidDel="00000000" w:rsidP="00000000" w:rsidRDefault="00000000" w:rsidRPr="00000000" w14:paraId="0000173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(Appearing behind a crate, then tripping)</w:t>
      </w:r>
    </w:p>
    <w:p w:rsidR="00000000" w:rsidDel="00000000" w:rsidP="00000000" w:rsidRDefault="00000000" w:rsidRPr="00000000" w14:paraId="0000173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YIPPE KI-YAY, MOTH- Ow, shit!</w:t>
      </w:r>
    </w:p>
    <w:p w:rsidR="00000000" w:rsidDel="00000000" w:rsidP="00000000" w:rsidRDefault="00000000" w:rsidRPr="00000000" w14:paraId="0000174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74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Finally!! I’ve been waiting for this day all day… gunfight time!!</w:t>
      </w:r>
    </w:p>
    <w:p w:rsidR="00000000" w:rsidDel="00000000" w:rsidP="00000000" w:rsidRDefault="00000000" w:rsidRPr="00000000" w14:paraId="0000174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7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Run, Spencer!! Run, you glorious bastard!! I’ll hold him off!!</w:t>
      </w:r>
    </w:p>
    <w:p w:rsidR="00000000" w:rsidDel="00000000" w:rsidP="00000000" w:rsidRDefault="00000000" w:rsidRPr="00000000" w14:paraId="0000174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and Starr hide behind crates and shoot while Spencer runs up the stairs]</w:t>
      </w:r>
    </w:p>
    <w:p w:rsidR="00000000" w:rsidDel="00000000" w:rsidP="00000000" w:rsidRDefault="00000000" w:rsidRPr="00000000" w14:paraId="0000174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7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 Almost to the roof to call for help!! I’m finally a hero!!</w:t>
      </w:r>
    </w:p>
    <w:p w:rsidR="00000000" w:rsidDel="00000000" w:rsidP="00000000" w:rsidRDefault="00000000" w:rsidRPr="00000000" w14:paraId="0000174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(on roof, with tanks and shit)</w:t>
      </w:r>
    </w:p>
    <w:p w:rsidR="00000000" w:rsidDel="00000000" w:rsidP="00000000" w:rsidRDefault="00000000" w:rsidRPr="00000000" w14:paraId="000017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Remember boys, as soon as those tortellini terrorists poke their head out that door, we hit ‘em with the full battalion. Tanks, Machine Guns, everything on God’s green earth.</w:t>
      </w:r>
    </w:p>
    <w:p w:rsidR="00000000" w:rsidDel="00000000" w:rsidP="00000000" w:rsidRDefault="00000000" w:rsidRPr="00000000" w14:paraId="0000174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is cheerily humming and opens the door to the roof]</w:t>
      </w:r>
    </w:p>
    <w:p w:rsidR="00000000" w:rsidDel="00000000" w:rsidP="00000000" w:rsidRDefault="00000000" w:rsidRPr="00000000" w14:paraId="0000175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7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 I finally esca-!</w:t>
      </w:r>
    </w:p>
    <w:p w:rsidR="00000000" w:rsidDel="00000000" w:rsidP="00000000" w:rsidRDefault="00000000" w:rsidRPr="00000000" w14:paraId="0000175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17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FIRE!!!</w:t>
      </w:r>
    </w:p>
    <w:p w:rsidR="00000000" w:rsidDel="00000000" w:rsidP="00000000" w:rsidRDefault="00000000" w:rsidRPr="00000000" w14:paraId="000017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screams as a billion bullets hit him and he shatters into a million pieces]</w:t>
      </w:r>
    </w:p>
    <w:p w:rsidR="00000000" w:rsidDel="00000000" w:rsidP="00000000" w:rsidRDefault="00000000" w:rsidRPr="00000000" w14:paraId="0000175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17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what’s this poor bastard’s status?</w:t>
      </w:r>
    </w:p>
    <w:p w:rsidR="00000000" w:rsidDel="00000000" w:rsidP="00000000" w:rsidRDefault="00000000" w:rsidRPr="00000000" w14:paraId="000017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17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I think he’s dead, Chief.</w:t>
      </w:r>
    </w:p>
    <w:p w:rsidR="00000000" w:rsidDel="00000000" w:rsidP="00000000" w:rsidRDefault="00000000" w:rsidRPr="00000000" w14:paraId="0000175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17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Better be sure. Another full round!!</w:t>
      </w:r>
    </w:p>
    <w:p w:rsidR="00000000" w:rsidDel="00000000" w:rsidP="00000000" w:rsidRDefault="00000000" w:rsidRPr="00000000" w14:paraId="0000176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[They shoot again]</w:t>
      </w:r>
    </w:p>
    <w:p w:rsidR="00000000" w:rsidDel="00000000" w:rsidP="00000000" w:rsidRDefault="00000000" w:rsidRPr="00000000" w14:paraId="0000176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17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this skull fragment blowing in the wind looks like it’s breathing. Better give another round!!</w:t>
      </w:r>
    </w:p>
    <w:p w:rsidR="00000000" w:rsidDel="00000000" w:rsidP="00000000" w:rsidRDefault="00000000" w:rsidRPr="00000000" w14:paraId="0000176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[Inside the lobby, the thespians hear the bullets]</w:t>
      </w:r>
    </w:p>
    <w:p w:rsidR="00000000" w:rsidDel="00000000" w:rsidP="00000000" w:rsidRDefault="00000000" w:rsidRPr="00000000" w14:paraId="0000176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7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something tells me Spencer is NOT still alive right now.</w:t>
      </w:r>
    </w:p>
    <w:p w:rsidR="00000000" w:rsidDel="00000000" w:rsidP="00000000" w:rsidRDefault="00000000" w:rsidRPr="00000000" w14:paraId="0000176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7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Heh. Not to worry, gang, I’ve got a-</w:t>
      </w:r>
    </w:p>
    <w:p w:rsidR="00000000" w:rsidDel="00000000" w:rsidP="00000000" w:rsidRDefault="00000000" w:rsidRPr="00000000" w14:paraId="0000176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7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bomb. Yeah, we know by now. You tell us </w:t>
      </w:r>
      <w:r w:rsidDel="00000000" w:rsidR="00000000" w:rsidRPr="00000000">
        <w:rPr>
          <w:rFonts w:ascii="Courier New" w:cs="Courier New" w:eastAsia="Courier New" w:hAnsi="Courier New"/>
          <w:i w:val="1"/>
          <w:iCs w:val="1"/>
          <w:sz w:val="24"/>
          <w:szCs w:val="24"/>
          <w:rtl w:val="0"/>
        </w:rPr>
        <w:t xml:space="preserve">every day</w:t>
      </w:r>
      <w:r w:rsidDel="00000000" w:rsidR="00000000" w:rsidRPr="00000000">
        <w:rPr>
          <w:rFonts w:ascii="Courier New" w:cs="Courier New" w:eastAsia="Courier New" w:hAnsi="Courier New"/>
          <w:sz w:val="24"/>
          <w:szCs w:val="24"/>
          <w:rtl w:val="0"/>
        </w:rPr>
        <w:t xml:space="preserve">. You USE it every day. So… Now is a pretty good time to THROW A FUCKING BOMB!!</w:t>
      </w:r>
    </w:p>
    <w:p w:rsidR="00000000" w:rsidDel="00000000" w:rsidP="00000000" w:rsidRDefault="00000000" w:rsidRPr="00000000" w14:paraId="0000177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7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thought you’d never ask, Elea. ALLA-</w:t>
      </w:r>
    </w:p>
    <w:p w:rsidR="00000000" w:rsidDel="00000000" w:rsidP="00000000" w:rsidRDefault="00000000" w:rsidRPr="00000000" w14:paraId="0000177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7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Nope. Dooon’t gotta say anything. Juuuust throw the bomb, Deegs.</w:t>
      </w:r>
    </w:p>
    <w:p w:rsidR="00000000" w:rsidDel="00000000" w:rsidP="00000000" w:rsidRDefault="00000000" w:rsidRPr="00000000" w14:paraId="0000177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7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fine. Catch, mafioso.</w:t>
      </w:r>
    </w:p>
    <w:p w:rsidR="00000000" w:rsidDel="00000000" w:rsidP="00000000" w:rsidRDefault="00000000" w:rsidRPr="00000000" w14:paraId="0000177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bomb bounces off Lorenzo uselessly]</w:t>
      </w:r>
    </w:p>
    <w:p w:rsidR="00000000" w:rsidDel="00000000" w:rsidP="00000000" w:rsidRDefault="00000000" w:rsidRPr="00000000" w14:paraId="0000177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17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Owwww- what the fuck, </w:t>
      </w:r>
      <w:r w:rsidDel="00000000" w:rsidR="00000000" w:rsidRPr="00000000">
        <w:rPr>
          <w:rFonts w:ascii="Courier New" w:cs="Courier New" w:eastAsia="Courier New" w:hAnsi="Courier New"/>
          <w:sz w:val="24"/>
          <w:szCs w:val="24"/>
          <w:rtl w:val="0"/>
        </w:rPr>
        <w:t xml:space="preserve">owww</w:t>
      </w:r>
      <w:r w:rsidDel="00000000" w:rsidR="00000000" w:rsidRPr="00000000">
        <w:rPr>
          <w:rFonts w:ascii="Courier New" w:cs="Courier New" w:eastAsia="Courier New" w:hAnsi="Courier New"/>
          <w:sz w:val="24"/>
          <w:szCs w:val="24"/>
          <w:rtl w:val="0"/>
        </w:rPr>
        <w:t xml:space="preserve">- who threw that?? Where’s Rocco with the bandaids…</w:t>
      </w:r>
    </w:p>
    <w:p w:rsidR="00000000" w:rsidDel="00000000" w:rsidP="00000000" w:rsidRDefault="00000000" w:rsidRPr="00000000" w14:paraId="0000177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7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so why the FUCK is my signature move failing me now??</w:t>
      </w:r>
    </w:p>
    <w:p w:rsidR="00000000" w:rsidDel="00000000" w:rsidP="00000000" w:rsidRDefault="00000000" w:rsidRPr="00000000" w14:paraId="0000178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78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didn’t </w:t>
      </w:r>
      <w:r w:rsidDel="00000000" w:rsidR="00000000" w:rsidRPr="00000000">
        <w:rPr>
          <w:rFonts w:ascii="Courier New" w:cs="Courier New" w:eastAsia="Courier New" w:hAnsi="Courier New"/>
          <w:i w:val="1"/>
          <w:iCs w:val="1"/>
          <w:sz w:val="24"/>
          <w:szCs w:val="24"/>
          <w:rtl w:val="0"/>
        </w:rPr>
        <w:t xml:space="preserve">hear?</w:t>
      </w:r>
      <w:r w:rsidDel="00000000" w:rsidR="00000000" w:rsidRPr="00000000">
        <w:rPr>
          <w:rFonts w:ascii="Courier New" w:cs="Courier New" w:eastAsia="Courier New" w:hAnsi="Courier New"/>
          <w:sz w:val="24"/>
          <w:szCs w:val="24"/>
          <w:rtl w:val="0"/>
        </w:rPr>
        <w:t xml:space="preserve"> It’s a holiday. International Bombs Don’t Explode Day, yeah. Looks like </w:t>
      </w:r>
      <w:r w:rsidDel="00000000" w:rsidR="00000000" w:rsidRPr="00000000">
        <w:rPr>
          <w:rFonts w:ascii="Courier New" w:cs="Courier New" w:eastAsia="Courier New" w:hAnsi="Courier New"/>
          <w:i w:val="1"/>
          <w:iCs w:val="1"/>
          <w:sz w:val="24"/>
          <w:szCs w:val="24"/>
          <w:rtl w:val="0"/>
        </w:rPr>
        <w:t xml:space="preserve">you’re</w:t>
      </w:r>
      <w:r w:rsidDel="00000000" w:rsidR="00000000" w:rsidRPr="00000000">
        <w:rPr>
          <w:rFonts w:ascii="Courier New" w:cs="Courier New" w:eastAsia="Courier New" w:hAnsi="Courier New"/>
          <w:sz w:val="24"/>
          <w:szCs w:val="24"/>
          <w:rtl w:val="0"/>
        </w:rPr>
        <w:t xml:space="preserve"> useless, Deegs.</w:t>
      </w:r>
    </w:p>
    <w:p w:rsidR="00000000" w:rsidDel="00000000" w:rsidP="00000000" w:rsidRDefault="00000000" w:rsidRPr="00000000" w14:paraId="0000178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7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what in the flying buttfucking anal BALLFUCK is that CURSED ASS HOLIDAY?? And WHY the FUCK is it TODAY?? OF ALL DAYS?? FUCK!</w:t>
      </w:r>
    </w:p>
    <w:p w:rsidR="00000000" w:rsidDel="00000000" w:rsidP="00000000" w:rsidRDefault="00000000" w:rsidRPr="00000000" w14:paraId="0000178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78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sorry dude, I’m looking it up, apparently it started </w:t>
      </w:r>
      <w:r w:rsidDel="00000000" w:rsidR="00000000" w:rsidRPr="00000000">
        <w:rPr>
          <w:rFonts w:ascii="Courier New" w:cs="Courier New" w:eastAsia="Courier New" w:hAnsi="Courier New"/>
          <w:sz w:val="24"/>
          <w:szCs w:val="24"/>
          <w:rtl w:val="0"/>
        </w:rPr>
        <w:t xml:space="preserve">in like the</w:t>
      </w:r>
      <w:r w:rsidDel="00000000" w:rsidR="00000000" w:rsidRPr="00000000">
        <w:rPr>
          <w:rFonts w:ascii="Courier New" w:cs="Courier New" w:eastAsia="Courier New" w:hAnsi="Courier New"/>
          <w:sz w:val="24"/>
          <w:szCs w:val="24"/>
          <w:rtl w:val="0"/>
        </w:rPr>
        <w:t xml:space="preserve"> middle east a couple years ago. Sorry, dude… I feel bad.</w:t>
      </w:r>
    </w:p>
    <w:p w:rsidR="00000000" w:rsidDel="00000000" w:rsidP="00000000" w:rsidRDefault="00000000" w:rsidRPr="00000000" w14:paraId="0000178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7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Ehh, well… it’s gotta be worse for the middle easterns. Y’know, ‘cause they can’t use bombs today? This gotta be like fasting for them.</w:t>
      </w:r>
    </w:p>
    <w:p w:rsidR="00000000" w:rsidDel="00000000" w:rsidP="00000000" w:rsidRDefault="00000000" w:rsidRPr="00000000" w14:paraId="0000178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[Awkward silence]</w:t>
      </w:r>
    </w:p>
    <w:p w:rsidR="00000000" w:rsidDel="00000000" w:rsidP="00000000" w:rsidRDefault="00000000" w:rsidRPr="00000000" w14:paraId="0000179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7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w:t>
      </w:r>
    </w:p>
    <w:p w:rsidR="00000000" w:rsidDel="00000000" w:rsidP="00000000" w:rsidRDefault="00000000" w:rsidRPr="00000000" w14:paraId="000017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gets shot and fucking dies]</w:t>
      </w:r>
    </w:p>
    <w:p w:rsidR="00000000" w:rsidDel="00000000" w:rsidP="00000000" w:rsidRDefault="00000000" w:rsidRPr="00000000" w14:paraId="0000179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 (walking into frame, with gun)</w:t>
      </w:r>
    </w:p>
    <w:p w:rsidR="00000000" w:rsidDel="00000000" w:rsidP="00000000" w:rsidRDefault="00000000" w:rsidRPr="00000000" w14:paraId="000017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to worry, liberal theater kids, I’m not letting that one slide.</w:t>
      </w:r>
    </w:p>
    <w:p w:rsidR="00000000" w:rsidDel="00000000" w:rsidP="00000000" w:rsidRDefault="00000000" w:rsidRPr="00000000" w14:paraId="0000179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7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y’know, even I thought that joke was a bit too much.</w:t>
      </w:r>
    </w:p>
    <w:p w:rsidR="00000000" w:rsidDel="00000000" w:rsidP="00000000" w:rsidRDefault="00000000" w:rsidRPr="00000000" w14:paraId="0000179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7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okay, Deegs. He clearly wasn’t a fellow feminist brother.</w:t>
      </w:r>
    </w:p>
    <w:p w:rsidR="00000000" w:rsidDel="00000000" w:rsidP="00000000" w:rsidRDefault="00000000" w:rsidRPr="00000000" w14:paraId="0000179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(Wiping Deegs’ guts off)</w:t>
      </w:r>
    </w:p>
    <w:p w:rsidR="00000000" w:rsidDel="00000000" w:rsidP="00000000" w:rsidRDefault="00000000" w:rsidRPr="00000000" w14:paraId="000017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Ewww</w:t>
      </w:r>
      <w:r w:rsidDel="00000000" w:rsidR="00000000" w:rsidRPr="00000000">
        <w:rPr>
          <w:rFonts w:ascii="Courier New" w:cs="Courier New" w:eastAsia="Courier New" w:hAnsi="Courier New"/>
          <w:sz w:val="24"/>
          <w:szCs w:val="24"/>
          <w:rtl w:val="0"/>
        </w:rPr>
        <w:t xml:space="preserve"> I’ve got mustard and tomato all over myself now, fuck.</w:t>
      </w:r>
    </w:p>
    <w:p w:rsidR="00000000" w:rsidDel="00000000" w:rsidP="00000000" w:rsidRDefault="00000000" w:rsidRPr="00000000" w14:paraId="000017A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vault room. Warren’s dead body is there]</w:t>
      </w:r>
    </w:p>
    <w:p w:rsidR="00000000" w:rsidDel="00000000" w:rsidP="00000000" w:rsidRDefault="00000000" w:rsidRPr="00000000" w14:paraId="000017A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7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Morelliiiii… know you’re there, you sick mafioso bastard. I can smell ya. I smell the mozzarella and- oh, is that black olives? shitttt man you’re smellin’ tasty toda-</w:t>
      </w:r>
    </w:p>
    <w:p w:rsidR="00000000" w:rsidDel="00000000" w:rsidP="00000000" w:rsidRDefault="00000000" w:rsidRPr="00000000" w14:paraId="000017A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7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FREEZE, PAPERKID! Hands up!</w:t>
      </w:r>
    </w:p>
    <w:p w:rsidR="00000000" w:rsidDel="00000000" w:rsidP="00000000" w:rsidRDefault="00000000" w:rsidRPr="00000000" w14:paraId="000017A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7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fucking hands? That’s offensive.</w:t>
      </w:r>
    </w:p>
    <w:p w:rsidR="00000000" w:rsidDel="00000000" w:rsidP="00000000" w:rsidRDefault="00000000" w:rsidRPr="00000000" w14:paraId="000017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7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right. Well, uh… Drop the gun!</w:t>
      </w:r>
    </w:p>
    <w:p w:rsidR="00000000" w:rsidDel="00000000" w:rsidP="00000000" w:rsidRDefault="00000000" w:rsidRPr="00000000" w14:paraId="000017A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7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Yeah sure, sure, I’ll drop it… I’ll- JUST KIDDING YIPPEE KI YAY, MOTH-</w:t>
      </w:r>
    </w:p>
    <w:p w:rsidR="00000000" w:rsidDel="00000000" w:rsidP="00000000" w:rsidRDefault="00000000" w:rsidRPr="00000000" w14:paraId="000017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 Starr raises his gun to fire, Warren rises and cuts Tony in half with a broken bottle shard]</w:t>
      </w:r>
    </w:p>
    <w:p w:rsidR="00000000" w:rsidDel="00000000" w:rsidP="00000000" w:rsidRDefault="00000000" w:rsidRPr="00000000" w14:paraId="000017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 (dying)</w:t>
      </w:r>
    </w:p>
    <w:p w:rsidR="00000000" w:rsidDel="00000000" w:rsidP="00000000" w:rsidRDefault="00000000" w:rsidRPr="00000000" w14:paraId="000017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AGHHH No… Tell my family… I was a damn good Godfather…</w:t>
      </w:r>
    </w:p>
    <w:p w:rsidR="00000000" w:rsidDel="00000000" w:rsidP="00000000" w:rsidRDefault="00000000" w:rsidRPr="00000000" w14:paraId="000017B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7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Ohhh godDAMNIT Warren,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sz w:val="24"/>
          <w:szCs w:val="24"/>
          <w:rtl w:val="0"/>
        </w:rPr>
        <w:t xml:space="preserve"> was gonna kill the bad guy </w:t>
      </w:r>
      <w:r w:rsidDel="00000000" w:rsidR="00000000" w:rsidRPr="00000000">
        <w:rPr>
          <w:rFonts w:ascii="Courier New" w:cs="Courier New" w:eastAsia="Courier New" w:hAnsi="Courier New"/>
          <w:sz w:val="24"/>
          <w:szCs w:val="24"/>
          <w:rtl w:val="0"/>
        </w:rPr>
        <w:t xml:space="preserve">badassedly</w:t>
      </w:r>
      <w:r w:rsidDel="00000000" w:rsidR="00000000" w:rsidRPr="00000000">
        <w:rPr>
          <w:rFonts w:ascii="Courier New" w:cs="Courier New" w:eastAsia="Courier New" w:hAnsi="Courier New"/>
          <w:sz w:val="24"/>
          <w:szCs w:val="24"/>
          <w:rtl w:val="0"/>
        </w:rPr>
        <w:t xml:space="preserve">! Wait, uh- you’re alive??</w:t>
      </w:r>
    </w:p>
    <w:p w:rsidR="00000000" w:rsidDel="00000000" w:rsidP="00000000" w:rsidRDefault="00000000" w:rsidRPr="00000000" w14:paraId="000017B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17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 stabbed him with my own pelvis shard. Ow. I think I’m gonna die for real this time.</w:t>
      </w:r>
    </w:p>
    <w:p w:rsidR="00000000" w:rsidDel="00000000" w:rsidP="00000000" w:rsidRDefault="00000000" w:rsidRPr="00000000" w14:paraId="000017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fucking dies]</w:t>
      </w:r>
    </w:p>
    <w:p w:rsidR="00000000" w:rsidDel="00000000" w:rsidP="00000000" w:rsidRDefault="00000000" w:rsidRPr="00000000" w14:paraId="000017B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C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7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well, uh… I kind of wanted to- ah! There’s one guy left, isn’t there?? Where’s that one spaghetti guy??</w:t>
      </w:r>
    </w:p>
    <w:p w:rsidR="00000000" w:rsidDel="00000000" w:rsidP="00000000" w:rsidRDefault="00000000" w:rsidRPr="00000000" w14:paraId="000017C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RUSHES OUT. Cut to outside, where the police are setting up explosives to the building]</w:t>
      </w:r>
    </w:p>
    <w:p w:rsidR="00000000" w:rsidDel="00000000" w:rsidP="00000000" w:rsidRDefault="00000000" w:rsidRPr="00000000" w14:paraId="000017C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17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uh, I hate to say it, but… are you sure this is the right choice? Rigging the building with explosives?</w:t>
      </w:r>
    </w:p>
    <w:p w:rsidR="00000000" w:rsidDel="00000000" w:rsidP="00000000" w:rsidRDefault="00000000" w:rsidRPr="00000000" w14:paraId="000017C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17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 Deputy, when have I EVER steered you wrong. NEVER! That’s why I’m in charge of this town, and pacifists like you work the desk on weekends. The situation is, it’s nearly midnight and I’ve got a tight nightly schedule. I’m nearly late for a soothing 20 degree bath and an intimate massage from a sensual South Asian senior citizen with nails longer than an autistic child’s christmas list. Easier to blow the whole thing up and deal with it in the morning.</w:t>
      </w:r>
    </w:p>
    <w:p w:rsidR="00000000" w:rsidDel="00000000" w:rsidP="00000000" w:rsidRDefault="00000000" w:rsidRPr="00000000" w14:paraId="000017C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MCCORMACK</w:t>
      </w:r>
    </w:p>
    <w:p w:rsidR="00000000" w:rsidDel="00000000" w:rsidP="00000000" w:rsidRDefault="00000000" w:rsidRPr="00000000" w14:paraId="000017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but, y’know… they’ll all be DEAD in the morning. Hostages included…</w:t>
      </w:r>
    </w:p>
    <w:p w:rsidR="00000000" w:rsidDel="00000000" w:rsidP="00000000" w:rsidRDefault="00000000" w:rsidRPr="00000000" w14:paraId="000017C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17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then, our mafia problem’s all taken care of, isn’t it? In </w:t>
      </w:r>
      <w:r w:rsidDel="00000000" w:rsidR="00000000" w:rsidRPr="00000000">
        <w:rPr>
          <w:rFonts w:ascii="Courier New" w:cs="Courier New" w:eastAsia="Courier New" w:hAnsi="Courier New"/>
          <w:sz w:val="24"/>
          <w:szCs w:val="24"/>
          <w:rtl w:val="0"/>
        </w:rPr>
        <w:t xml:space="preserve">exactly</w:t>
      </w:r>
      <w:r w:rsidDel="00000000" w:rsidR="00000000" w:rsidRPr="00000000">
        <w:rPr>
          <w:rFonts w:ascii="Courier New" w:cs="Courier New" w:eastAsia="Courier New" w:hAnsi="Courier New"/>
          <w:sz w:val="24"/>
          <w:szCs w:val="24"/>
          <w:rtl w:val="0"/>
        </w:rPr>
        <w:t xml:space="preserve">… 18 seconds that weird international holiday will end and so will all our problems. Well, except the homeless people. That’s still an issue.</w:t>
      </w:r>
    </w:p>
    <w:p w:rsidR="00000000" w:rsidDel="00000000" w:rsidP="00000000" w:rsidRDefault="00000000" w:rsidRPr="00000000" w14:paraId="000017D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BEATS UP MONOLEG AND CUT TO THEATER LOBBY]</w:t>
      </w:r>
    </w:p>
    <w:p w:rsidR="00000000" w:rsidDel="00000000" w:rsidP="00000000" w:rsidRDefault="00000000" w:rsidRPr="00000000" w14:paraId="000017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7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Mr. Lorenzo, your boss has been gone for a while. You think he died?</w:t>
      </w:r>
    </w:p>
    <w:p w:rsidR="00000000" w:rsidDel="00000000" w:rsidP="00000000" w:rsidRDefault="00000000" w:rsidRPr="00000000" w14:paraId="000017D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17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Shut up! He was the best Godfather a mafioso could ask for! *sigh* And Rocco was the greatest sidekick, too…</w:t>
      </w:r>
    </w:p>
    <w:p w:rsidR="00000000" w:rsidDel="00000000" w:rsidP="00000000" w:rsidRDefault="00000000" w:rsidRPr="00000000" w14:paraId="000017D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(Entering with Rocco’s gun)</w:t>
      </w:r>
    </w:p>
    <w:p w:rsidR="00000000" w:rsidDel="00000000" w:rsidP="00000000" w:rsidRDefault="00000000" w:rsidRPr="00000000" w14:paraId="000017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ALL lost a sidekick today, pastafucker.</w:t>
      </w:r>
    </w:p>
    <w:p w:rsidR="00000000" w:rsidDel="00000000" w:rsidP="00000000" w:rsidRDefault="00000000" w:rsidRPr="00000000" w14:paraId="000017D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GHOST OF DEEGS (GHOSTLY)</w:t>
        <w:br w:type="textWrapping"/>
        <w:t xml:space="preserve">You’re the sidekick, dude… Shut </w:t>
      </w:r>
    </w:p>
    <w:p w:rsidR="00000000" w:rsidDel="00000000" w:rsidP="00000000" w:rsidRDefault="00000000" w:rsidRPr="00000000" w14:paraId="000017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fuck up…</w:t>
      </w:r>
    </w:p>
    <w:p w:rsidR="00000000" w:rsidDel="00000000" w:rsidP="00000000" w:rsidRDefault="00000000" w:rsidRPr="00000000" w14:paraId="000017D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7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Shutup, Ghost Deegs. </w:t>
      </w:r>
      <w:r w:rsidDel="00000000" w:rsidR="00000000" w:rsidRPr="00000000">
        <w:rPr>
          <w:rFonts w:ascii="Courier New" w:cs="Courier New" w:eastAsia="Courier New" w:hAnsi="Courier New"/>
          <w:sz w:val="24"/>
          <w:szCs w:val="24"/>
          <w:rtl w:val="0"/>
        </w:rPr>
        <w:t xml:space="preserve">Anyway.</w:t>
      </w:r>
      <w:r w:rsidDel="00000000" w:rsidR="00000000" w:rsidRPr="00000000">
        <w:rPr>
          <w:rFonts w:ascii="Courier New" w:cs="Courier New" w:eastAsia="Courier New" w:hAnsi="Courier New"/>
          <w:sz w:val="24"/>
          <w:szCs w:val="24"/>
          <w:rtl w:val="0"/>
        </w:rPr>
        <w:t xml:space="preserve"> You kill Deegs, you kill YOURSELF.</w:t>
      </w:r>
    </w:p>
    <w:p w:rsidR="00000000" w:rsidDel="00000000" w:rsidP="00000000" w:rsidRDefault="00000000" w:rsidRPr="00000000" w14:paraId="000017E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7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No way! I was just getting bored!</w:t>
      </w:r>
    </w:p>
    <w:p w:rsidR="00000000" w:rsidDel="00000000" w:rsidP="00000000" w:rsidRDefault="00000000" w:rsidRPr="00000000" w14:paraId="000017E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7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brother!!</w:t>
      </w:r>
    </w:p>
    <w:p w:rsidR="00000000" w:rsidDel="00000000" w:rsidP="00000000" w:rsidRDefault="00000000" w:rsidRPr="00000000" w14:paraId="000017E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LORENZO</w:t>
      </w:r>
    </w:p>
    <w:p w:rsidR="00000000" w:rsidDel="00000000" w:rsidP="00000000" w:rsidRDefault="00000000" w:rsidRPr="00000000" w14:paraId="000017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H-hey! Paper kid! </w:t>
      </w:r>
      <w:r w:rsidDel="00000000" w:rsidR="00000000" w:rsidRPr="00000000">
        <w:rPr>
          <w:rFonts w:ascii="Courier New" w:cs="Courier New" w:eastAsia="Courier New" w:hAnsi="Courier New"/>
          <w:sz w:val="24"/>
          <w:szCs w:val="24"/>
          <w:rtl w:val="0"/>
        </w:rPr>
        <w:t xml:space="preserve">Did’you</w:t>
      </w:r>
      <w:r w:rsidDel="00000000" w:rsidR="00000000" w:rsidRPr="00000000">
        <w:rPr>
          <w:rFonts w:ascii="Courier New" w:cs="Courier New" w:eastAsia="Courier New" w:hAnsi="Courier New"/>
          <w:sz w:val="24"/>
          <w:szCs w:val="24"/>
          <w:rtl w:val="0"/>
        </w:rPr>
        <w:t xml:space="preserve"> kill my friends??</w:t>
      </w:r>
    </w:p>
    <w:p w:rsidR="00000000" w:rsidDel="00000000" w:rsidP="00000000" w:rsidRDefault="00000000" w:rsidRPr="00000000" w14:paraId="000017E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7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Maybe.</w:t>
      </w:r>
    </w:p>
    <w:p w:rsidR="00000000" w:rsidDel="00000000" w:rsidP="00000000" w:rsidRDefault="00000000" w:rsidRPr="00000000" w14:paraId="000017E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7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that DOES kind of make you look pretty evil, Starr.</w:t>
      </w:r>
    </w:p>
    <w:p w:rsidR="00000000" w:rsidDel="00000000" w:rsidP="00000000" w:rsidRDefault="00000000" w:rsidRPr="00000000" w14:paraId="000017F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7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because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Italy bad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America good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Stalin bad</w:t>
      </w:r>
      <w:r w:rsidDel="00000000" w:rsidR="00000000" w:rsidRPr="00000000">
        <w:rPr>
          <w:rFonts w:ascii="Courier New" w:cs="Courier New" w:eastAsia="Courier New" w:hAnsi="Courier New"/>
          <w:sz w:val="24"/>
          <w:szCs w:val="24"/>
          <w:rtl w:val="0"/>
        </w:rPr>
        <w:t xml:space="preserve">! President </w:t>
      </w:r>
      <w:r w:rsidDel="00000000" w:rsidR="00000000" w:rsidRPr="00000000">
        <w:rPr>
          <w:rFonts w:ascii="Courier New" w:cs="Courier New" w:eastAsia="Courier New" w:hAnsi="Courier New"/>
          <w:sz w:val="24"/>
          <w:szCs w:val="24"/>
          <w:rtl w:val="0"/>
        </w:rPr>
        <w:t xml:space="preserve">Davis good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7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7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w:t>
      </w:r>
      <w:r w:rsidDel="00000000" w:rsidR="00000000" w:rsidRPr="00000000">
        <w:rPr>
          <w:rFonts w:ascii="Courier New" w:cs="Courier New" w:eastAsia="Courier New" w:hAnsi="Courier New"/>
          <w:sz w:val="24"/>
          <w:szCs w:val="24"/>
          <w:rtl w:val="0"/>
        </w:rPr>
        <w:t xml:space="preserve">woahhh</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woahhh</w:t>
      </w:r>
      <w:r w:rsidDel="00000000" w:rsidR="00000000" w:rsidRPr="00000000">
        <w:rPr>
          <w:rFonts w:ascii="Courier New" w:cs="Courier New" w:eastAsia="Courier New" w:hAnsi="Courier New"/>
          <w:sz w:val="24"/>
          <w:szCs w:val="24"/>
          <w:rtl w:val="0"/>
        </w:rPr>
        <w:t xml:space="preserve"> okay we’re stopping there Travis, Also hi Dean, I’m here to save you lowkey.</w:t>
      </w:r>
    </w:p>
    <w:p w:rsidR="00000000" w:rsidDel="00000000" w:rsidP="00000000" w:rsidRDefault="00000000" w:rsidRPr="00000000" w14:paraId="000017F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7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mean… Alright. Thanks.</w:t>
      </w:r>
    </w:p>
    <w:p w:rsidR="00000000" w:rsidDel="00000000" w:rsidP="00000000" w:rsidRDefault="00000000" w:rsidRPr="00000000" w14:paraId="000017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7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WOAH Dean, save all that loving talk for later, man! We’ve got a crisis to handle before we can unwind together. Pasta guy, you’re gonna DIE! BUCKO. That’s right, I’m </w:t>
      </w:r>
      <w:r w:rsidDel="00000000" w:rsidR="00000000" w:rsidRPr="00000000">
        <w:rPr>
          <w:rFonts w:ascii="Courier New" w:cs="Courier New" w:eastAsia="Courier New" w:hAnsi="Courier New"/>
          <w:i w:val="1"/>
          <w:iCs w:val="1"/>
          <w:sz w:val="24"/>
          <w:szCs w:val="24"/>
          <w:rtl w:val="0"/>
        </w:rPr>
        <w:t xml:space="preserve">finally</w:t>
      </w:r>
      <w:r w:rsidDel="00000000" w:rsidR="00000000" w:rsidRPr="00000000">
        <w:rPr>
          <w:rFonts w:ascii="Courier New" w:cs="Courier New" w:eastAsia="Courier New" w:hAnsi="Courier New"/>
          <w:sz w:val="24"/>
          <w:szCs w:val="24"/>
          <w:rtl w:val="0"/>
        </w:rPr>
        <w:t xml:space="preserve"> gonna say the line, motherfucker! Yippee Ki-Yay, Moth- oh uh wait a second-</w:t>
      </w:r>
    </w:p>
    <w:p w:rsidR="00000000" w:rsidDel="00000000" w:rsidP="00000000" w:rsidRDefault="00000000" w:rsidRPr="00000000" w14:paraId="000017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puts the cig in his mouth and tries to light it]</w:t>
      </w:r>
    </w:p>
    <w:p w:rsidR="00000000" w:rsidDel="00000000" w:rsidP="00000000" w:rsidRDefault="00000000" w:rsidRPr="00000000" w14:paraId="000017F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7F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8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fuck… The fuck is this??</w:t>
      </w:r>
    </w:p>
    <w:p w:rsidR="00000000" w:rsidDel="00000000" w:rsidP="00000000" w:rsidRDefault="00000000" w:rsidRPr="00000000" w14:paraId="0000180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8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8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Sorry dudes I’ve gotta just light- THERRRE we go. Okay then, pastafuck. </w:t>
      </w:r>
      <w:r w:rsidDel="00000000" w:rsidR="00000000" w:rsidRPr="00000000">
        <w:rPr>
          <w:rFonts w:ascii="Courier New" w:cs="Courier New" w:eastAsia="Courier New" w:hAnsi="Courier New"/>
          <w:i w:val="1"/>
          <w:iCs w:val="1"/>
          <w:sz w:val="24"/>
          <w:szCs w:val="24"/>
          <w:rtl w:val="0"/>
        </w:rPr>
        <w:t xml:space="preserve">Anywho! </w:t>
      </w:r>
      <w:r w:rsidDel="00000000" w:rsidR="00000000" w:rsidRPr="00000000">
        <w:rPr>
          <w:rFonts w:ascii="Courier New" w:cs="Courier New" w:eastAsia="Courier New" w:hAnsi="Courier New"/>
          <w:sz w:val="24"/>
          <w:szCs w:val="24"/>
          <w:rtl w:val="0"/>
        </w:rPr>
        <w:t xml:space="preserve">YIPPEE KI-YAY, MOTH-</w:t>
      </w:r>
    </w:p>
    <w:p w:rsidR="00000000" w:rsidDel="00000000" w:rsidP="00000000" w:rsidRDefault="00000000" w:rsidRPr="00000000" w14:paraId="0000180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80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whole building explodes on some nonchalant shit]</w:t>
      </w:r>
    </w:p>
    <w:p w:rsidR="00000000" w:rsidDel="00000000" w:rsidP="00000000" w:rsidRDefault="00000000" w:rsidRPr="00000000" w14:paraId="0000180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8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w:t>
      </w:r>
    </w:p>
    <w:p w:rsidR="00000000" w:rsidDel="00000000" w:rsidP="00000000" w:rsidRDefault="00000000" w:rsidRPr="00000000" w14:paraId="000018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Aaaaand perfect. Midnight exactly. International-Bombs-Don’t-Explode-Day is over, everyone, and the demolition was a clear and sexually appealing success. Good work today, boys. I’m giving the entire squad a week off duty. But not me. Crime never takes a week off.</w:t>
      </w:r>
    </w:p>
    <w:p w:rsidR="00000000" w:rsidDel="00000000" w:rsidP="00000000" w:rsidRDefault="00000000" w:rsidRPr="00000000" w14:paraId="0000180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8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IMMEDIATELY beats up Monoleg while the cops leave.]</w:t>
      </w:r>
    </w:p>
    <w:p w:rsidR="00000000" w:rsidDel="00000000" w:rsidP="00000000" w:rsidRDefault="00000000" w:rsidRPr="00000000" w14:paraId="0000180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8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[CREDITS]</w:t>
      </w:r>
    </w:p>
    <w:p w:rsidR="00000000" w:rsidDel="00000000" w:rsidP="00000000" w:rsidRDefault="00000000" w:rsidRPr="00000000" w14:paraId="000018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8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[POST CREDITS]</w:t>
      </w:r>
    </w:p>
    <w:p w:rsidR="00000000" w:rsidDel="00000000" w:rsidP="00000000" w:rsidRDefault="00000000" w:rsidRPr="00000000" w14:paraId="0000180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81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 walks up to Warren’s remains in the wreckage]</w:t>
      </w:r>
    </w:p>
    <w:p w:rsidR="00000000" w:rsidDel="00000000" w:rsidP="00000000" w:rsidRDefault="00000000" w:rsidRPr="00000000" w14:paraId="0000181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8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8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 director warren im late for rehearsal </w:t>
      </w:r>
      <w:r w:rsidDel="00000000" w:rsidR="00000000" w:rsidRPr="00000000">
        <w:rPr>
          <w:rFonts w:ascii="Courier New" w:cs="Courier New" w:eastAsia="Courier New" w:hAnsi="Courier New"/>
          <w:sz w:val="24"/>
          <w:szCs w:val="24"/>
          <w:rtl w:val="0"/>
        </w:rPr>
        <w:t xml:space="preserve">whatd</w:t>
      </w:r>
      <w:r w:rsidDel="00000000" w:rsidR="00000000" w:rsidRPr="00000000">
        <w:rPr>
          <w:rFonts w:ascii="Courier New" w:cs="Courier New" w:eastAsia="Courier New" w:hAnsi="Courier New"/>
          <w:sz w:val="24"/>
          <w:szCs w:val="24"/>
          <w:rtl w:val="0"/>
        </w:rPr>
        <w:t xml:space="preserve"> i miss</w:t>
      </w:r>
    </w:p>
    <w:p w:rsidR="00000000" w:rsidDel="00000000" w:rsidP="00000000" w:rsidRDefault="00000000" w:rsidRPr="00000000" w14:paraId="0000181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815">
      <w:pPr>
        <w:spacing w:line="240" w:lineRule="auto"/>
        <w:jc w:val="center"/>
        <w:rPr/>
        <w:sectPr>
          <w:headerReference r:id="rId72" w:type="default"/>
          <w:footerReference r:id="rId73"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4"/>
          <w:szCs w:val="24"/>
          <w:rtl w:val="0"/>
        </w:rPr>
        <w:t xml:space="preserve">[END]</w:t>
      </w:r>
      <w:r w:rsidDel="00000000" w:rsidR="00000000" w:rsidRPr="00000000">
        <w:rPr>
          <w:rtl w:val="0"/>
        </w:rPr>
      </w:r>
    </w:p>
    <w:p w:rsidR="00000000" w:rsidDel="00000000" w:rsidP="00000000" w:rsidRDefault="00000000" w:rsidRPr="00000000" w14:paraId="000018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4" w:type="default"/>
          <w:footerReference r:id="rId75" w:type="default"/>
          <w:type w:val="nextPage"/>
          <w:pgSz w:h="15840" w:w="12240" w:orient="portrait"/>
          <w:pgMar w:bottom="1440" w:top="1440" w:left="1440" w:right="1440" w:header="720" w:footer="720"/>
          <w:pgNumType w:start="1"/>
        </w:sectPr>
      </w:pPr>
      <w:bookmarkStart w:colFirst="0" w:colLast="0" w:name="_3homzy81xhqp"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HEISENBURGER</w:t>
      </w:r>
      <w:r w:rsidDel="00000000" w:rsidR="00000000" w:rsidRPr="00000000">
        <w:rPr>
          <w:rtl w:val="0"/>
        </w:rPr>
      </w:r>
    </w:p>
    <w:p w:rsidR="00000000" w:rsidDel="00000000" w:rsidP="00000000" w:rsidRDefault="00000000" w:rsidRPr="00000000" w14:paraId="0000181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[Midnight. Starr and Travis sit in a Prius.]</w:t>
      </w:r>
    </w:p>
    <w:p w:rsidR="00000000" w:rsidDel="00000000" w:rsidP="00000000" w:rsidRDefault="00000000" w:rsidRPr="00000000" w14:paraId="0000181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 (Whispered)</w:t>
      </w:r>
    </w:p>
    <w:p w:rsidR="00000000" w:rsidDel="00000000" w:rsidP="00000000" w:rsidRDefault="00000000" w:rsidRPr="00000000" w14:paraId="0000181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r w:rsidDel="00000000" w:rsidR="00000000" w:rsidRPr="00000000">
        <w:rPr>
          <w:rFonts w:ascii="Courier New" w:cs="Courier New" w:eastAsia="Courier New" w:hAnsi="Courier New"/>
          <w:rtl w:val="0"/>
        </w:rPr>
        <w:t xml:space="preserve">! You got the cool mad scientist vials?</w:t>
      </w:r>
    </w:p>
    <w:p w:rsidR="00000000" w:rsidDel="00000000" w:rsidP="00000000" w:rsidRDefault="00000000" w:rsidRPr="00000000" w14:paraId="0000181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81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Yeah yeah, I got everything. I got all the ingredients right here, but unfortunately there’s nowhere to put it because WE’RE IN A FUCKING PRIUS.</w:t>
      </w:r>
    </w:p>
    <w:p w:rsidR="00000000" w:rsidDel="00000000" w:rsidP="00000000" w:rsidRDefault="00000000" w:rsidRPr="00000000" w14:paraId="0000181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1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TRAVIS</w:t>
      </w:r>
    </w:p>
    <w:p w:rsidR="00000000" w:rsidDel="00000000" w:rsidP="00000000" w:rsidRDefault="00000000" w:rsidRPr="00000000" w14:paraId="0000182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Respect the ride, my friend. Respect the ride…</w:t>
      </w:r>
    </w:p>
    <w:p w:rsidR="00000000" w:rsidDel="00000000" w:rsidP="00000000" w:rsidRDefault="00000000" w:rsidRPr="00000000" w14:paraId="00001821">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2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82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 this </w:t>
      </w:r>
      <w:r w:rsidDel="00000000" w:rsidR="00000000" w:rsidRPr="00000000">
        <w:rPr>
          <w:rFonts w:ascii="Courier New" w:cs="Courier New" w:eastAsia="Courier New" w:hAnsi="Courier New"/>
          <w:rtl w:val="0"/>
        </w:rPr>
        <w:t xml:space="preserve">here baby</w:t>
      </w:r>
      <w:r w:rsidDel="00000000" w:rsidR="00000000" w:rsidRPr="00000000">
        <w:rPr>
          <w:rFonts w:ascii="Courier New" w:cs="Courier New" w:eastAsia="Courier New" w:hAnsi="Courier New"/>
          <w:rtl w:val="0"/>
        </w:rPr>
        <w:t xml:space="preserve"> is </w:t>
      </w:r>
      <w:r w:rsidDel="00000000" w:rsidR="00000000" w:rsidRPr="00000000">
        <w:rPr>
          <w:rFonts w:ascii="Courier New" w:cs="Courier New" w:eastAsia="Courier New" w:hAnsi="Courier New"/>
          <w:i w:val="1"/>
          <w:iCs w:val="1"/>
          <w:rtl w:val="0"/>
        </w:rPr>
        <w:t xml:space="preserve">my baby…</w:t>
      </w:r>
      <w:r w:rsidDel="00000000" w:rsidR="00000000" w:rsidRPr="00000000">
        <w:rPr>
          <w:rFonts w:ascii="Courier New" w:cs="Courier New" w:eastAsia="Courier New" w:hAnsi="Courier New"/>
          <w:rtl w:val="0"/>
        </w:rPr>
        <w:t xml:space="preserve"> Plus, where the fuck else are we supposed to cook meth? Just put the scary mad scientist vials in the cupholder-just move the juice box, that’s fine. And now, we cook.</w:t>
      </w:r>
    </w:p>
    <w:p w:rsidR="00000000" w:rsidDel="00000000" w:rsidP="00000000" w:rsidRDefault="00000000" w:rsidRPr="00000000" w14:paraId="00001824">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2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[FOUR HOURS LATER TITLE CARD]</w:t>
      </w:r>
    </w:p>
    <w:p w:rsidR="00000000" w:rsidDel="00000000" w:rsidP="00000000" w:rsidRDefault="00000000" w:rsidRPr="00000000" w14:paraId="0000182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2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82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Jesus Christ, that was fucking exhausting.</w:t>
      </w:r>
    </w:p>
    <w:p w:rsidR="00000000" w:rsidDel="00000000" w:rsidP="00000000" w:rsidRDefault="00000000" w:rsidRPr="00000000" w14:paraId="0000182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2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82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Yeah… I’m absolutely pooped. You wanna go get nachos and go to bed early?</w:t>
      </w:r>
    </w:p>
    <w:p w:rsidR="00000000" w:rsidDel="00000000" w:rsidP="00000000" w:rsidRDefault="00000000" w:rsidRPr="00000000" w14:paraId="0000182C">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2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82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Dude, how are YOU tired, you played with your rubick’s cube the whole time while Travis and I actually locked in.</w:t>
      </w:r>
    </w:p>
    <w:p w:rsidR="00000000" w:rsidDel="00000000" w:rsidP="00000000" w:rsidRDefault="00000000" w:rsidRPr="00000000" w14:paraId="0000182F">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3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 (Holding up a cube with like four stickers)</w:t>
      </w:r>
    </w:p>
    <w:p w:rsidR="00000000" w:rsidDel="00000000" w:rsidP="00000000" w:rsidRDefault="00000000" w:rsidRPr="00000000" w14:paraId="0000183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Yeahhh, I’m beginning to think this thing’s missing a sticker or two. Welp, now we add the secret ingredient… crabs! And squid too.</w:t>
      </w:r>
    </w:p>
    <w:p w:rsidR="00000000" w:rsidDel="00000000" w:rsidP="00000000" w:rsidRDefault="00000000" w:rsidRPr="00000000" w14:paraId="00001832">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3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TRAVIS</w:t>
      </w:r>
    </w:p>
    <w:p w:rsidR="00000000" w:rsidDel="00000000" w:rsidP="00000000" w:rsidRDefault="00000000" w:rsidRPr="00000000" w14:paraId="0000183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Hell yeah brother…?</w:t>
      </w:r>
    </w:p>
    <w:p w:rsidR="00000000" w:rsidDel="00000000" w:rsidP="00000000" w:rsidRDefault="00000000" w:rsidRPr="00000000" w14:paraId="00001835">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3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83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 what. the. FUCK are you talking about. You can’t put SEAFOOD in meth, dumbass. ESPECIALLY not RAW seafood-</w:t>
      </w:r>
    </w:p>
    <w:p w:rsidR="00000000" w:rsidDel="00000000" w:rsidP="00000000" w:rsidRDefault="00000000" w:rsidRPr="00000000" w14:paraId="0000183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3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83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Nono dude, you don’t understand, see, the crabs give it a nice crunch, and the squid evens it out with the chewiness. It’s not rocket science-</w:t>
      </w:r>
    </w:p>
    <w:p w:rsidR="00000000" w:rsidDel="00000000" w:rsidP="00000000" w:rsidRDefault="00000000" w:rsidRPr="00000000" w14:paraId="0000183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3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[SCREEN GOES BLACK AS WE HEAR GUNFIRE. CUE INTRO]</w:t>
      </w:r>
    </w:p>
    <w:p w:rsidR="00000000" w:rsidDel="00000000" w:rsidP="00000000" w:rsidRDefault="00000000" w:rsidRPr="00000000" w14:paraId="0000183D">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3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[NENJAC THEATER. NEWS SEGMENT ON TV]</w:t>
      </w:r>
    </w:p>
    <w:p w:rsidR="00000000" w:rsidDel="00000000" w:rsidP="00000000" w:rsidRDefault="00000000" w:rsidRPr="00000000" w14:paraId="0000183F">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REPORTER NEWSMAN</w:t>
      </w:r>
    </w:p>
    <w:p w:rsidR="00000000" w:rsidDel="00000000" w:rsidP="00000000" w:rsidRDefault="00000000" w:rsidRPr="00000000" w14:paraId="0000184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…And finally, at the top of America’s “Most Wanted” list, the Columbian drug lord Con-Juan, who we believe is operating in Nenjac Island. If you see him, </w:t>
      </w:r>
      <w:r w:rsidDel="00000000" w:rsidR="00000000" w:rsidRPr="00000000">
        <w:rPr>
          <w:rFonts w:ascii="Courier New" w:cs="Courier New" w:eastAsia="Courier New" w:hAnsi="Courier New"/>
          <w:b w:val="1"/>
          <w:bCs w:val="1"/>
          <w:rtl w:val="0"/>
        </w:rPr>
        <w:t xml:space="preserve">don’t </w:t>
      </w:r>
      <w:r w:rsidDel="00000000" w:rsidR="00000000" w:rsidRPr="00000000">
        <w:rPr>
          <w:rFonts w:ascii="Courier New" w:cs="Courier New" w:eastAsia="Courier New" w:hAnsi="Courier New"/>
          <w:rtl w:val="0"/>
        </w:rPr>
        <w:t xml:space="preserve">let him cut your face off. This should go without saying, but it’s easier said than done. Reward for his capture is currently at $4 and a Diet Coke.</w:t>
      </w:r>
    </w:p>
    <w:p w:rsidR="00000000" w:rsidDel="00000000" w:rsidP="00000000" w:rsidRDefault="00000000" w:rsidRPr="00000000" w14:paraId="00001842">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w:t>
      </w:r>
    </w:p>
    <w:p w:rsidR="00000000" w:rsidDel="00000000" w:rsidP="00000000" w:rsidRDefault="00000000" w:rsidRPr="00000000" w14:paraId="0000184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Four dol- AND A DIET COKE?? Spence, TELL ME you’re up for an adventure today!</w:t>
      </w:r>
    </w:p>
    <w:p w:rsidR="00000000" w:rsidDel="00000000" w:rsidP="00000000" w:rsidRDefault="00000000" w:rsidRPr="00000000" w14:paraId="00001845">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SPENCER</w:t>
      </w:r>
    </w:p>
    <w:p w:rsidR="00000000" w:rsidDel="00000000" w:rsidP="00000000" w:rsidRDefault="00000000" w:rsidRPr="00000000" w14:paraId="0000184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Oh no… the last time I went on an “adventure”, I got the shit beat out of me by a Russian and like three of my friends died…</w:t>
      </w:r>
    </w:p>
    <w:p w:rsidR="00000000" w:rsidDel="00000000" w:rsidP="00000000" w:rsidRDefault="00000000" w:rsidRPr="00000000" w14:paraId="0000184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w:t>
      </w:r>
    </w:p>
    <w:p w:rsidR="00000000" w:rsidDel="00000000" w:rsidP="00000000" w:rsidRDefault="00000000" w:rsidRPr="00000000" w14:paraId="0000184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I’ll take that as a yes. Good boy, Spence.</w:t>
      </w:r>
    </w:p>
    <w:p w:rsidR="00000000" w:rsidDel="00000000" w:rsidP="00000000" w:rsidRDefault="00000000" w:rsidRPr="00000000" w14:paraId="0000184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SPENCER</w:t>
      </w:r>
    </w:p>
    <w:p w:rsidR="00000000" w:rsidDel="00000000" w:rsidP="00000000" w:rsidRDefault="00000000" w:rsidRPr="00000000" w14:paraId="0000184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Eugh…</w:t>
      </w:r>
    </w:p>
    <w:p w:rsidR="00000000" w:rsidDel="00000000" w:rsidP="00000000" w:rsidRDefault="00000000" w:rsidRPr="00000000" w14:paraId="0000184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4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[JUNGLE CAMP. COCAINE EVERYWHERE.]</w:t>
      </w:r>
    </w:p>
    <w:p w:rsidR="00000000" w:rsidDel="00000000" w:rsidP="00000000" w:rsidRDefault="00000000" w:rsidRPr="00000000" w14:paraId="00001850">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5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85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So… you t’ree Americans think you can outsell me, eh?</w:t>
      </w:r>
    </w:p>
    <w:p w:rsidR="00000000" w:rsidDel="00000000" w:rsidP="00000000" w:rsidRDefault="00000000" w:rsidRPr="00000000" w14:paraId="0000185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5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85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Dude, we didn’t even get to selling-</w:t>
      </w:r>
    </w:p>
    <w:p w:rsidR="00000000" w:rsidDel="00000000" w:rsidP="00000000" w:rsidRDefault="00000000" w:rsidRPr="00000000" w14:paraId="0000185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5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85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¡Silencio! You don’t play dumb </w:t>
      </w:r>
      <w:r w:rsidDel="00000000" w:rsidR="00000000" w:rsidRPr="00000000">
        <w:rPr>
          <w:rFonts w:ascii="Courier New" w:cs="Courier New" w:eastAsia="Courier New" w:hAnsi="Courier New"/>
          <w:rtl w:val="0"/>
        </w:rPr>
        <w:t xml:space="preserve">wit’</w:t>
      </w:r>
      <w:r w:rsidDel="00000000" w:rsidR="00000000" w:rsidRPr="00000000">
        <w:rPr>
          <w:rFonts w:ascii="Courier New" w:cs="Courier New" w:eastAsia="Courier New" w:hAnsi="Courier New"/>
          <w:rtl w:val="0"/>
        </w:rPr>
        <w:t xml:space="preserve"> me. I play with MYSELF! Now, I tried your little calamethamari concoction. It made me </w:t>
      </w:r>
      <w:r w:rsidDel="00000000" w:rsidR="00000000" w:rsidRPr="00000000">
        <w:rPr>
          <w:rFonts w:ascii="Courier New" w:cs="Courier New" w:eastAsia="Courier New" w:hAnsi="Courier New"/>
          <w:i w:val="1"/>
          <w:iCs w:val="1"/>
          <w:rtl w:val="0"/>
        </w:rPr>
        <w:t xml:space="preserve">discover </w:t>
      </w:r>
      <w:r w:rsidDel="00000000" w:rsidR="00000000" w:rsidRPr="00000000">
        <w:rPr>
          <w:rFonts w:ascii="Courier New" w:cs="Courier New" w:eastAsia="Courier New" w:hAnsi="Courier New"/>
          <w:rtl w:val="0"/>
        </w:rPr>
        <w:t xml:space="preserve">things about myself. I want more of it! More squid, more crab. That’s why you </w:t>
      </w:r>
      <w:r w:rsidDel="00000000" w:rsidR="00000000" w:rsidRPr="00000000">
        <w:rPr>
          <w:rFonts w:ascii="Courier New" w:cs="Courier New" w:eastAsia="Courier New" w:hAnsi="Courier New"/>
          <w:rtl w:val="0"/>
        </w:rPr>
        <w:t xml:space="preserve">t’ree</w:t>
      </w:r>
      <w:r w:rsidDel="00000000" w:rsidR="00000000" w:rsidRPr="00000000">
        <w:rPr>
          <w:rFonts w:ascii="Courier New" w:cs="Courier New" w:eastAsia="Courier New" w:hAnsi="Courier New"/>
          <w:rtl w:val="0"/>
        </w:rPr>
        <w:t xml:space="preserve"> is making it for me, in my camp here. Or I pull a </w:t>
      </w:r>
      <w:r w:rsidDel="00000000" w:rsidR="00000000" w:rsidRPr="00000000">
        <w:rPr>
          <w:rFonts w:ascii="Courier New" w:cs="Courier New" w:eastAsia="Courier New" w:hAnsi="Courier New"/>
          <w:rtl w:val="0"/>
        </w:rPr>
        <w:t xml:space="preserve">funkytown</w:t>
      </w:r>
      <w:r w:rsidDel="00000000" w:rsidR="00000000" w:rsidRPr="00000000">
        <w:rPr>
          <w:rFonts w:ascii="Courier New" w:cs="Courier New" w:eastAsia="Courier New" w:hAnsi="Courier New"/>
          <w:rtl w:val="0"/>
        </w:rPr>
        <w:t xml:space="preserve"> on ALL YOUR asses. Capice?</w:t>
      </w:r>
    </w:p>
    <w:p w:rsidR="00000000" w:rsidDel="00000000" w:rsidP="00000000" w:rsidRDefault="00000000" w:rsidRPr="00000000" w14:paraId="0000185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5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 &amp; DEEGS (super whitely)</w:t>
      </w:r>
    </w:p>
    <w:p w:rsidR="00000000" w:rsidDel="00000000" w:rsidP="00000000" w:rsidRDefault="00000000" w:rsidRPr="00000000" w14:paraId="0000185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KayPeeche.</w:t>
      </w:r>
    </w:p>
    <w:p w:rsidR="00000000" w:rsidDel="00000000" w:rsidP="00000000" w:rsidRDefault="00000000" w:rsidRPr="00000000" w14:paraId="0000185C">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5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TRAVIS</w:t>
      </w:r>
    </w:p>
    <w:p w:rsidR="00000000" w:rsidDel="00000000" w:rsidP="00000000" w:rsidRDefault="00000000" w:rsidRPr="00000000" w14:paraId="0000185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Aw hell nah I ain’t no woman cooking for you taco </w:t>
      </w:r>
      <w:r w:rsidDel="00000000" w:rsidR="00000000" w:rsidRPr="00000000">
        <w:rPr>
          <w:rFonts w:ascii="Courier New" w:cs="Courier New" w:eastAsia="Courier New" w:hAnsi="Courier New"/>
          <w:rtl w:val="0"/>
        </w:rPr>
        <w:t xml:space="preserve">brocachos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5F">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6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 STARTS CUTTING HIS FACE OFF]</w:t>
      </w:r>
    </w:p>
    <w:p w:rsidR="00000000" w:rsidDel="00000000" w:rsidP="00000000" w:rsidRDefault="00000000" w:rsidRPr="00000000" w14:paraId="00001861">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6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TRAVIS</w:t>
      </w:r>
    </w:p>
    <w:p w:rsidR="00000000" w:rsidDel="00000000" w:rsidP="00000000" w:rsidRDefault="00000000" w:rsidRPr="00000000" w14:paraId="0000186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AAAAAGH HE’S CUTTING MA’ FACE OFF NOOoo</w:t>
      </w:r>
      <w:r w:rsidDel="00000000" w:rsidR="00000000" w:rsidRPr="00000000">
        <w:rPr>
          <w:rFonts w:ascii="Courier New" w:cs="Courier New" w:eastAsia="Courier New" w:hAnsi="Courier New"/>
          <w:sz w:val="16"/>
          <w:szCs w:val="16"/>
          <w:rtl w:val="0"/>
        </w:rPr>
        <w:t xml:space="preserve">oo…</w:t>
      </w:r>
      <w:r w:rsidDel="00000000" w:rsidR="00000000" w:rsidRPr="00000000">
        <w:rPr>
          <w:rtl w:val="0"/>
        </w:rPr>
      </w:r>
    </w:p>
    <w:p w:rsidR="00000000" w:rsidDel="00000000" w:rsidP="00000000" w:rsidRDefault="00000000" w:rsidRPr="00000000" w14:paraId="00001864">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6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 (Nervously)</w:t>
      </w:r>
    </w:p>
    <w:p w:rsidR="00000000" w:rsidDel="00000000" w:rsidP="00000000" w:rsidRDefault="00000000" w:rsidRPr="00000000" w14:paraId="0000186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Haha oh fuck we’re so cooked…</w:t>
      </w:r>
    </w:p>
    <w:p w:rsidR="00000000" w:rsidDel="00000000" w:rsidP="00000000" w:rsidRDefault="00000000" w:rsidRPr="00000000" w14:paraId="00001867">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6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86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What are you talking about dude, you do that shit all the time.</w:t>
      </w:r>
    </w:p>
    <w:p w:rsidR="00000000" w:rsidDel="00000000" w:rsidP="00000000" w:rsidRDefault="00000000" w:rsidRPr="00000000" w14:paraId="0000186A">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6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[VERY SMALL PATCH OF DESERT BETWEEN CITY AND JUNGLE]</w:t>
      </w:r>
    </w:p>
    <w:p w:rsidR="00000000" w:rsidDel="00000000" w:rsidP="00000000" w:rsidRDefault="00000000" w:rsidRPr="00000000" w14:paraId="0000186C">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6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SPENCER</w:t>
      </w:r>
    </w:p>
    <w:p w:rsidR="00000000" w:rsidDel="00000000" w:rsidP="00000000" w:rsidRDefault="00000000" w:rsidRPr="00000000" w14:paraId="0000186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Why are we going into the jungle, Elea? The road is that way.</w:t>
      </w:r>
    </w:p>
    <w:p w:rsidR="00000000" w:rsidDel="00000000" w:rsidP="00000000" w:rsidRDefault="00000000" w:rsidRPr="00000000" w14:paraId="0000186F">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w:t>
      </w:r>
    </w:p>
    <w:p w:rsidR="00000000" w:rsidDel="00000000" w:rsidP="00000000" w:rsidRDefault="00000000" w:rsidRPr="00000000" w14:paraId="0000187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BECAUSE, Spence, that over there is "Fentanyl Forest”. I feel like if a wanted drug lord lives ANYWHERE, it’s GOTTA be there.</w:t>
      </w:r>
    </w:p>
    <w:p w:rsidR="00000000" w:rsidDel="00000000" w:rsidP="00000000" w:rsidRDefault="00000000" w:rsidRPr="00000000" w14:paraId="00001872">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[Spanish-yelling henchmen emerge from the forest to surround them. Cut to Deegs and Starr cooking in camp, with a crude tech]</w:t>
      </w:r>
    </w:p>
    <w:p w:rsidR="00000000" w:rsidDel="00000000" w:rsidP="00000000" w:rsidRDefault="00000000" w:rsidRPr="00000000" w14:paraId="00001874">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87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Y’know Deegs, you’ve roped me into a </w:t>
      </w:r>
      <w:r w:rsidDel="00000000" w:rsidR="00000000" w:rsidRPr="00000000">
        <w:rPr>
          <w:rFonts w:ascii="Courier New" w:cs="Courier New" w:eastAsia="Courier New" w:hAnsi="Courier New"/>
          <w:i w:val="1"/>
          <w:iCs w:val="1"/>
          <w:rtl w:val="0"/>
        </w:rPr>
        <w:t xml:space="preserve">lot </w:t>
      </w:r>
      <w:r w:rsidDel="00000000" w:rsidR="00000000" w:rsidRPr="00000000">
        <w:rPr>
          <w:rFonts w:ascii="Courier New" w:cs="Courier New" w:eastAsia="Courier New" w:hAnsi="Courier New"/>
          <w:rtl w:val="0"/>
        </w:rPr>
        <w:t xml:space="preserve">of bad situations, but being kidnapped and forced by a Columbian Cartel to cook seafood meth has to be AT LEAST top ten.</w:t>
      </w:r>
    </w:p>
    <w:p w:rsidR="00000000" w:rsidDel="00000000" w:rsidP="00000000" w:rsidRDefault="00000000" w:rsidRPr="00000000" w14:paraId="00001877">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87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 mean, I dunno. They seem to share my love of faces. Or, well, </w:t>
      </w:r>
      <w:r w:rsidDel="00000000" w:rsidR="00000000" w:rsidRPr="00000000">
        <w:rPr>
          <w:rFonts w:ascii="Courier New" w:cs="Courier New" w:eastAsia="Courier New" w:hAnsi="Courier New"/>
          <w:i w:val="1"/>
          <w:iCs w:val="1"/>
          <w:rtl w:val="0"/>
        </w:rPr>
        <w:t xml:space="preserve">lack </w:t>
      </w:r>
      <w:r w:rsidDel="00000000" w:rsidR="00000000" w:rsidRPr="00000000">
        <w:rPr>
          <w:rFonts w:ascii="Courier New" w:cs="Courier New" w:eastAsia="Courier New" w:hAnsi="Courier New"/>
          <w:rtl w:val="0"/>
        </w:rPr>
        <w:t xml:space="preserve">of faces. Plus, we got more cooking space than your prius! I’d say this situation could be wayyyy worse.</w:t>
      </w:r>
    </w:p>
    <w:p w:rsidR="00000000" w:rsidDel="00000000" w:rsidP="00000000" w:rsidRDefault="00000000" w:rsidRPr="00000000" w14:paraId="0000187A">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 (BEING LED IN)</w:t>
      </w:r>
    </w:p>
    <w:p w:rsidR="00000000" w:rsidDel="00000000" w:rsidP="00000000" w:rsidRDefault="00000000" w:rsidRPr="00000000" w14:paraId="0000187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Man fuck you dirty ass junkies get your hands off me-</w:t>
      </w:r>
    </w:p>
    <w:p w:rsidR="00000000" w:rsidDel="00000000" w:rsidP="00000000" w:rsidRDefault="00000000" w:rsidRPr="00000000" w14:paraId="0000187D">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7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SPENCER</w:t>
      </w:r>
    </w:p>
    <w:p w:rsidR="00000000" w:rsidDel="00000000" w:rsidP="00000000" w:rsidRDefault="00000000" w:rsidRPr="00000000" w14:paraId="0000187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I’m not gonna swear, but could you maybe let us go?</w:t>
      </w:r>
    </w:p>
    <w:p w:rsidR="00000000" w:rsidDel="00000000" w:rsidP="00000000" w:rsidRDefault="00000000" w:rsidRPr="00000000" w14:paraId="00001880">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8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88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Ayyy Spence, Elea, welcome to the party.</w:t>
      </w:r>
    </w:p>
    <w:p w:rsidR="00000000" w:rsidDel="00000000" w:rsidP="00000000" w:rsidRDefault="00000000" w:rsidRPr="00000000" w14:paraId="0000188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8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88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Eyes on your batch, gringo, or I swear to the heavenly taco in the sky- wait, you know these Americanos?</w:t>
      </w:r>
    </w:p>
    <w:p w:rsidR="00000000" w:rsidDel="00000000" w:rsidP="00000000" w:rsidRDefault="00000000" w:rsidRPr="00000000" w14:paraId="0000188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8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88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Yeah, and this one’s Puerto Rican, so you guys can bond or something or whatever.</w:t>
      </w:r>
    </w:p>
    <w:p w:rsidR="00000000" w:rsidDel="00000000" w:rsidP="00000000" w:rsidRDefault="00000000" w:rsidRPr="00000000" w14:paraId="0000188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8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88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Columbian’s different from Puerto Rican! Just for that cultural insensitivity, your skull friend joins the burrito in the sky!</w:t>
      </w:r>
    </w:p>
    <w:p w:rsidR="00000000" w:rsidDel="00000000" w:rsidP="00000000" w:rsidRDefault="00000000" w:rsidRPr="00000000" w14:paraId="0000188C">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8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 CARVES SPENCER’S FACE OFF WHILE EVERYONE YELLS]</w:t>
      </w:r>
    </w:p>
    <w:p w:rsidR="00000000" w:rsidDel="00000000" w:rsidP="00000000" w:rsidRDefault="00000000" w:rsidRPr="00000000" w14:paraId="0000188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8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w:t>
      </w:r>
    </w:p>
    <w:p w:rsidR="00000000" w:rsidDel="00000000" w:rsidP="00000000" w:rsidRDefault="00000000" w:rsidRPr="00000000" w14:paraId="0000189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Fuck, no, Spencer!</w:t>
      </w:r>
    </w:p>
    <w:p w:rsidR="00000000" w:rsidDel="00000000" w:rsidP="00000000" w:rsidRDefault="00000000" w:rsidRPr="00000000" w14:paraId="00001891">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9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89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Man, FUCK!</w:t>
      </w:r>
    </w:p>
    <w:p w:rsidR="00000000" w:rsidDel="00000000" w:rsidP="00000000" w:rsidRDefault="00000000" w:rsidRPr="00000000" w14:paraId="00001894">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9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89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Okay what the fuck is this, man. Too far. Spencer’s off limits.</w:t>
      </w:r>
    </w:p>
    <w:p w:rsidR="00000000" w:rsidDel="00000000" w:rsidP="00000000" w:rsidRDefault="00000000" w:rsidRPr="00000000" w14:paraId="00001897">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9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[CON-JUAN’S second in command, Torman, whispers in his ear]</w:t>
      </w:r>
    </w:p>
    <w:p w:rsidR="00000000" w:rsidDel="00000000" w:rsidP="00000000" w:rsidRDefault="00000000" w:rsidRPr="00000000" w14:paraId="0000189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9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89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8:00, time for bed! I want to see T’REE-HUNDRED POUNDS of calamethamari in that vat tomorrow, or I am WAKING UP from my siesta, and TURNING YOU </w:t>
      </w:r>
      <w:r w:rsidDel="00000000" w:rsidR="00000000" w:rsidRPr="00000000">
        <w:rPr>
          <w:rFonts w:ascii="Courier New" w:cs="Courier New" w:eastAsia="Courier New" w:hAnsi="Courier New"/>
          <w:b w:val="1"/>
          <w:bCs w:val="1"/>
          <w:u w:val="single"/>
          <w:rtl w:val="0"/>
        </w:rPr>
        <w:t xml:space="preserve">INTO</w:t>
      </w:r>
      <w:r w:rsidDel="00000000" w:rsidR="00000000" w:rsidRPr="00000000">
        <w:rPr>
          <w:rFonts w:ascii="Courier New" w:cs="Courier New" w:eastAsia="Courier New" w:hAnsi="Courier New"/>
          <w:rtl w:val="0"/>
        </w:rPr>
        <w:t xml:space="preserve"> METH!!!</w:t>
      </w:r>
    </w:p>
    <w:p w:rsidR="00000000" w:rsidDel="00000000" w:rsidP="00000000" w:rsidRDefault="00000000" w:rsidRPr="00000000" w14:paraId="0000189C">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9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[EVERYONE LEAVES, WITH ONLY ONE GUARD]</w:t>
      </w:r>
    </w:p>
    <w:p w:rsidR="00000000" w:rsidDel="00000000" w:rsidP="00000000" w:rsidRDefault="00000000" w:rsidRPr="00000000" w14:paraId="0000189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9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8A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Guys, look, that sleeping guard is asleep. Let’s escape!</w:t>
      </w:r>
    </w:p>
    <w:p w:rsidR="00000000" w:rsidDel="00000000" w:rsidP="00000000" w:rsidRDefault="00000000" w:rsidRPr="00000000" w14:paraId="000018A1">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A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8A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 dunno, man… I mean, I’m sad Spencer died and all, little less sad about Travis, but… I kinda like it here. These capos </w:t>
      </w:r>
      <w:r w:rsidDel="00000000" w:rsidR="00000000" w:rsidRPr="00000000">
        <w:rPr>
          <w:rFonts w:ascii="Courier New" w:cs="Courier New" w:eastAsia="Courier New" w:hAnsi="Courier New"/>
          <w:i w:val="1"/>
          <w:iCs w:val="1"/>
          <w:rtl w:val="0"/>
        </w:rPr>
        <w:t xml:space="preserve">actually </w:t>
      </w:r>
      <w:r w:rsidDel="00000000" w:rsidR="00000000" w:rsidRPr="00000000">
        <w:rPr>
          <w:rFonts w:ascii="Courier New" w:cs="Courier New" w:eastAsia="Courier New" w:hAnsi="Courier New"/>
          <w:rtl w:val="0"/>
        </w:rPr>
        <w:t xml:space="preserve">match my capacity for violence, and it’s not like anybody else </w:t>
      </w:r>
      <w:r w:rsidDel="00000000" w:rsidR="00000000" w:rsidRPr="00000000">
        <w:rPr>
          <w:rFonts w:ascii="Courier New" w:cs="Courier New" w:eastAsia="Courier New" w:hAnsi="Courier New"/>
          <w:rtl w:val="0"/>
        </w:rPr>
        <w:t xml:space="preserve">at theater</w:t>
      </w:r>
      <w:r w:rsidDel="00000000" w:rsidR="00000000" w:rsidRPr="00000000">
        <w:rPr>
          <w:rFonts w:ascii="Courier New" w:cs="Courier New" w:eastAsia="Courier New" w:hAnsi="Courier New"/>
          <w:rtl w:val="0"/>
        </w:rPr>
        <w:t xml:space="preserve"> likes carving faces… I’m chilling.</w:t>
      </w:r>
    </w:p>
    <w:p w:rsidR="00000000" w:rsidDel="00000000" w:rsidP="00000000" w:rsidRDefault="00000000" w:rsidRPr="00000000" w14:paraId="000018A4">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A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w:t>
      </w:r>
    </w:p>
    <w:p w:rsidR="00000000" w:rsidDel="00000000" w:rsidP="00000000" w:rsidRDefault="00000000" w:rsidRPr="00000000" w14:paraId="000018A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Fuck yeah I’ll GLADLY escape.</w:t>
      </w:r>
    </w:p>
    <w:p w:rsidR="00000000" w:rsidDel="00000000" w:rsidP="00000000" w:rsidRDefault="00000000" w:rsidRPr="00000000" w14:paraId="000018A7">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A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GUARD (Stopping Elea, but Starr already escaped)</w:t>
      </w:r>
    </w:p>
    <w:p w:rsidR="00000000" w:rsidDel="00000000" w:rsidP="00000000" w:rsidRDefault="00000000" w:rsidRPr="00000000" w14:paraId="000018A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Huh… huh what no! Back to your cook! Shit, I’m getting fired!</w:t>
      </w:r>
    </w:p>
    <w:p w:rsidR="00000000" w:rsidDel="00000000" w:rsidP="00000000" w:rsidRDefault="00000000" w:rsidRPr="00000000" w14:paraId="000018AA">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A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w:t>
      </w:r>
    </w:p>
    <w:p w:rsidR="00000000" w:rsidDel="00000000" w:rsidP="00000000" w:rsidRDefault="00000000" w:rsidRPr="00000000" w14:paraId="000018A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Shit! Starr, get back here! Asshole…</w:t>
      </w:r>
    </w:p>
    <w:p w:rsidR="00000000" w:rsidDel="00000000" w:rsidP="00000000" w:rsidRDefault="00000000" w:rsidRPr="00000000" w14:paraId="000018AD">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A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[NENJAC THEATER. THEY ARE PERFORMING while director Warren watches]</w:t>
      </w:r>
    </w:p>
    <w:p w:rsidR="00000000" w:rsidDel="00000000" w:rsidP="00000000" w:rsidRDefault="00000000" w:rsidRPr="00000000" w14:paraId="000018AF">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B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CAS</w:t>
      </w:r>
    </w:p>
    <w:p w:rsidR="00000000" w:rsidDel="00000000" w:rsidP="00000000" w:rsidRDefault="00000000" w:rsidRPr="00000000" w14:paraId="000018B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 plague on both your houses</w:t>
      </w:r>
    </w:p>
    <w:p w:rsidR="00000000" w:rsidDel="00000000" w:rsidP="00000000" w:rsidRDefault="00000000" w:rsidRPr="00000000" w14:paraId="000018B2">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B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DEAN’S GIRLS</w:t>
      </w:r>
    </w:p>
    <w:p w:rsidR="00000000" w:rsidDel="00000000" w:rsidP="00000000" w:rsidRDefault="00000000" w:rsidRPr="00000000" w14:paraId="000018B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No!!! Please don’t curse Dean!!!</w:t>
      </w:r>
    </w:p>
    <w:p w:rsidR="00000000" w:rsidDel="00000000" w:rsidP="00000000" w:rsidRDefault="00000000" w:rsidRPr="00000000" w14:paraId="000018B5">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B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DEAN</w:t>
      </w:r>
    </w:p>
    <w:p w:rsidR="00000000" w:rsidDel="00000000" w:rsidP="00000000" w:rsidRDefault="00000000" w:rsidRPr="00000000" w14:paraId="000018B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Uh… it’s alright. It’s a character. In a play.</w:t>
      </w:r>
    </w:p>
    <w:p w:rsidR="00000000" w:rsidDel="00000000" w:rsidP="00000000" w:rsidRDefault="00000000" w:rsidRPr="00000000" w14:paraId="000018B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B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CAS (PICKING UP PHONE)</w:t>
      </w:r>
    </w:p>
    <w:p w:rsidR="00000000" w:rsidDel="00000000" w:rsidP="00000000" w:rsidRDefault="00000000" w:rsidRPr="00000000" w14:paraId="000018B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hi what</w:t>
      </w:r>
    </w:p>
    <w:p w:rsidR="00000000" w:rsidDel="00000000" w:rsidP="00000000" w:rsidRDefault="00000000" w:rsidRPr="00000000" w14:paraId="000018B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yuh okay ill help you take down a drug cartel </w:t>
      </w:r>
      <w:r w:rsidDel="00000000" w:rsidR="00000000" w:rsidRPr="00000000">
        <w:rPr>
          <w:rFonts w:ascii="Courier New" w:cs="Courier New" w:eastAsia="Courier New" w:hAnsi="Courier New"/>
          <w:rtl w:val="0"/>
        </w:rPr>
        <w:t xml:space="preserve">starr im</w:t>
      </w:r>
      <w:r w:rsidDel="00000000" w:rsidR="00000000" w:rsidRPr="00000000">
        <w:rPr>
          <w:rFonts w:ascii="Courier New" w:cs="Courier New" w:eastAsia="Courier New" w:hAnsi="Courier New"/>
          <w:rtl w:val="0"/>
        </w:rPr>
        <w:t xml:space="preserve"> a lawyer</w:t>
      </w:r>
    </w:p>
    <w:p w:rsidR="00000000" w:rsidDel="00000000" w:rsidP="00000000" w:rsidRDefault="00000000" w:rsidRPr="00000000" w14:paraId="000018B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ok fire see you soon</w:t>
      </w:r>
    </w:p>
    <w:p w:rsidR="00000000" w:rsidDel="00000000" w:rsidP="00000000" w:rsidRDefault="00000000" w:rsidRPr="00000000" w14:paraId="000018BD">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B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[CAMP. ELEA IS COOKING ALONE]</w:t>
      </w:r>
    </w:p>
    <w:p w:rsidR="00000000" w:rsidDel="00000000" w:rsidP="00000000" w:rsidRDefault="00000000" w:rsidRPr="00000000" w14:paraId="000018BF">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w:t>
      </w:r>
    </w:p>
    <w:p w:rsidR="00000000" w:rsidDel="00000000" w:rsidP="00000000" w:rsidRDefault="00000000" w:rsidRPr="00000000" w14:paraId="000018C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Then I mix… lithium and chlorine… or is it squid and thorium? FUCK! Deegs, get back here, I can’t cook this putrid shit alone!</w:t>
      </w:r>
    </w:p>
    <w:p w:rsidR="00000000" w:rsidDel="00000000" w:rsidP="00000000" w:rsidRDefault="00000000" w:rsidRPr="00000000" w14:paraId="000018C2">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 (RETURNING, LAUGHING WITH COWORKERS)</w:t>
      </w:r>
    </w:p>
    <w:p w:rsidR="00000000" w:rsidDel="00000000" w:rsidP="00000000" w:rsidRDefault="00000000" w:rsidRPr="00000000" w14:paraId="000018C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…And then I told him “No more chipotle for you” and cut his face off! Ahaha… oh, hey Elea. I’ll be right over to help cook. Just going to Chili’s with Con-Juan and the boys first.</w:t>
      </w:r>
    </w:p>
    <w:p w:rsidR="00000000" w:rsidDel="00000000" w:rsidP="00000000" w:rsidRDefault="00000000" w:rsidRPr="00000000" w14:paraId="000018C5">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 (ANGRY)</w:t>
      </w:r>
    </w:p>
    <w:p w:rsidR="00000000" w:rsidDel="00000000" w:rsidP="00000000" w:rsidRDefault="00000000" w:rsidRPr="00000000" w14:paraId="000018C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Dude, I’m a SEAFOOD METH SLAVE and you get to go to CHILI’S??</w:t>
      </w:r>
    </w:p>
    <w:p w:rsidR="00000000" w:rsidDel="00000000" w:rsidP="00000000" w:rsidRDefault="00000000" w:rsidRPr="00000000" w14:paraId="000018C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8C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Hey I mean, I don’t make the rules! But it’s nice to have you around to remind me of my old life.</w:t>
      </w:r>
    </w:p>
    <w:p w:rsidR="00000000" w:rsidDel="00000000" w:rsidP="00000000" w:rsidRDefault="00000000" w:rsidRPr="00000000" w14:paraId="000018C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 (FLATLY)</w:t>
      </w:r>
    </w:p>
    <w:p w:rsidR="00000000" w:rsidDel="00000000" w:rsidP="00000000" w:rsidRDefault="00000000" w:rsidRPr="00000000" w14:paraId="000018C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Whoopty-fuckin’-doo, I’m honored…</w:t>
      </w:r>
    </w:p>
    <w:p w:rsidR="00000000" w:rsidDel="00000000" w:rsidP="00000000" w:rsidRDefault="00000000" w:rsidRPr="00000000" w14:paraId="000018C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C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8D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Mi Hermanos, Chilis is canceled! That papel chico is trying to sue us for stealing his </w:t>
      </w:r>
      <w:r w:rsidDel="00000000" w:rsidR="00000000" w:rsidRPr="00000000">
        <w:rPr>
          <w:rFonts w:ascii="Courier New" w:cs="Courier New" w:eastAsia="Courier New" w:hAnsi="Courier New"/>
          <w:rtl w:val="0"/>
        </w:rPr>
        <w:t xml:space="preserve">calamethamari</w:t>
      </w:r>
      <w:r w:rsidDel="00000000" w:rsidR="00000000" w:rsidRPr="00000000">
        <w:rPr>
          <w:rFonts w:ascii="Courier New" w:cs="Courier New" w:eastAsia="Courier New" w:hAnsi="Courier New"/>
          <w:rtl w:val="0"/>
        </w:rPr>
        <w:t xml:space="preserve"> recipe! Well, that little lapiz-lover isn’t getting a PESO from us! We’re going to court!!</w:t>
      </w:r>
    </w:p>
    <w:p w:rsidR="00000000" w:rsidDel="00000000" w:rsidP="00000000" w:rsidRDefault="00000000" w:rsidRPr="00000000" w14:paraId="000018D1">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[COURT. The judge is </w:t>
      </w:r>
      <w:r w:rsidDel="00000000" w:rsidR="00000000" w:rsidRPr="00000000">
        <w:rPr>
          <w:rFonts w:ascii="Courier New" w:cs="Courier New" w:eastAsia="Courier New" w:hAnsi="Courier New"/>
          <w:b w:val="1"/>
          <w:bCs w:val="1"/>
          <w:rtl w:val="0"/>
        </w:rPr>
        <w:t xml:space="preserve">NOT </w:t>
      </w:r>
      <w:r w:rsidDel="00000000" w:rsidR="00000000" w:rsidRPr="00000000">
        <w:rPr>
          <w:rFonts w:ascii="Courier New" w:cs="Courier New" w:eastAsia="Courier New" w:hAnsi="Courier New"/>
          <w:rtl w:val="0"/>
        </w:rPr>
        <w:t xml:space="preserve">Akuf]</w:t>
      </w:r>
    </w:p>
    <w:p w:rsidR="00000000" w:rsidDel="00000000" w:rsidP="00000000" w:rsidRDefault="00000000" w:rsidRPr="00000000" w14:paraId="000018D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CAS</w:t>
      </w:r>
    </w:p>
    <w:p w:rsidR="00000000" w:rsidDel="00000000" w:rsidP="00000000" w:rsidRDefault="00000000" w:rsidRPr="00000000" w14:paraId="000018D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…and so your honor my client starr believes that the baddie cartel guys stole his seafood meth recipe so like give it back</w:t>
      </w:r>
    </w:p>
    <w:p w:rsidR="00000000" w:rsidDel="00000000" w:rsidP="00000000" w:rsidRDefault="00000000" w:rsidRPr="00000000" w14:paraId="000018D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8D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 should add that Con-Juan DID come up with the name. Calamethamari is pretty dope.</w:t>
      </w:r>
    </w:p>
    <w:p w:rsidR="00000000" w:rsidDel="00000000" w:rsidP="00000000" w:rsidRDefault="00000000" w:rsidRPr="00000000" w14:paraId="000018D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JUDGE</w:t>
      </w:r>
    </w:p>
    <w:p w:rsidR="00000000" w:rsidDel="00000000" w:rsidP="00000000" w:rsidRDefault="00000000" w:rsidRPr="00000000" w14:paraId="000018D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 see… clearly, the stolen recipe is the only concerning part of this situation. Defense team, present your side of this totally legitimate legal battle.</w:t>
      </w:r>
    </w:p>
    <w:p w:rsidR="00000000" w:rsidDel="00000000" w:rsidP="00000000" w:rsidRDefault="00000000" w:rsidRPr="00000000" w14:paraId="000018DC">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D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JOHNNY</w:t>
      </w:r>
    </w:p>
    <w:p w:rsidR="00000000" w:rsidDel="00000000" w:rsidP="00000000" w:rsidRDefault="00000000" w:rsidRPr="00000000" w14:paraId="000018D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Johnny McQueen, representing Con-Juan’s cartel. I have to say, this is the first time I’ve walked into a courtroom and NOT had to defend myself in a child support case… But I digress, Your Honor. I think it goes without saying that we BOTH come from a high stress line of work… And SOMETIMES, we’re thinking less about court and more about courtSHIP, if you know what I mean… So </w:t>
      </w:r>
      <w:r w:rsidDel="00000000" w:rsidR="00000000" w:rsidRPr="00000000">
        <w:rPr>
          <w:rFonts w:ascii="Courier New" w:cs="Courier New" w:eastAsia="Courier New" w:hAnsi="Courier New"/>
          <w:b w:val="1"/>
          <w:bCs w:val="1"/>
          <w:rtl w:val="0"/>
        </w:rPr>
        <w:t xml:space="preserve">maybe </w:t>
      </w:r>
      <w:r w:rsidDel="00000000" w:rsidR="00000000" w:rsidRPr="00000000">
        <w:rPr>
          <w:rFonts w:ascii="Courier New" w:cs="Courier New" w:eastAsia="Courier New" w:hAnsi="Courier New"/>
          <w:rtl w:val="0"/>
        </w:rPr>
        <w:t xml:space="preserve">if you let my client off with a little slap on the ass- uh, wrist, you’ll be first in line for my ALL, NEW, </w:t>
      </w:r>
      <w:r w:rsidDel="00000000" w:rsidR="00000000" w:rsidRPr="00000000">
        <w:rPr>
          <w:rFonts w:ascii="Courier New" w:cs="Courier New" w:eastAsia="Courier New" w:hAnsi="Courier New"/>
          <w:b w:val="1"/>
          <w:bCs w:val="1"/>
          <w:i w:val="1"/>
          <w:iCs w:val="1"/>
          <w:rtl w:val="0"/>
        </w:rPr>
        <w:t xml:space="preserve">TRAIN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18DF">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8E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This guy is fuckin’ useless. WE ARE INNOCENT! We murder and kidnap, but we do NOT steal recipes! Only from Jeffrey Dahmer. Thank you.</w:t>
      </w:r>
    </w:p>
    <w:p w:rsidR="00000000" w:rsidDel="00000000" w:rsidP="00000000" w:rsidRDefault="00000000" w:rsidRPr="00000000" w14:paraId="000018E2">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8E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 you stole my recipe, bucko, give it back!! Also, I miss committing misdemeanors with you-</w:t>
      </w:r>
    </w:p>
    <w:p w:rsidR="00000000" w:rsidDel="00000000" w:rsidP="00000000" w:rsidRDefault="00000000" w:rsidRPr="00000000" w14:paraId="000018E5">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8E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Aw fuck no, </w:t>
      </w:r>
      <w:r w:rsidDel="00000000" w:rsidR="00000000" w:rsidRPr="00000000">
        <w:rPr>
          <w:rFonts w:ascii="Courier New" w:cs="Courier New" w:eastAsia="Courier New" w:hAnsi="Courier New"/>
          <w:b w:val="1"/>
          <w:bCs w:val="1"/>
          <w:rtl w:val="0"/>
        </w:rPr>
        <w:t xml:space="preserve">WE </w:t>
      </w:r>
      <w:r w:rsidDel="00000000" w:rsidR="00000000" w:rsidRPr="00000000">
        <w:rPr>
          <w:rFonts w:ascii="Courier New" w:cs="Courier New" w:eastAsia="Courier New" w:hAnsi="Courier New"/>
          <w:rtl w:val="0"/>
        </w:rPr>
        <w:t xml:space="preserve">came up with that, calamethamari is a cartel staple!</w:t>
      </w:r>
    </w:p>
    <w:p w:rsidR="00000000" w:rsidDel="00000000" w:rsidP="00000000" w:rsidRDefault="00000000" w:rsidRPr="00000000" w14:paraId="000018E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JUDGE</w:t>
      </w:r>
    </w:p>
    <w:p w:rsidR="00000000" w:rsidDel="00000000" w:rsidP="00000000" w:rsidRDefault="00000000" w:rsidRPr="00000000" w14:paraId="000018E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Order in the court! I am now giving the floor to the redbull kid, who definitely isn’t being held hostage right now. Your turn, kid.</w:t>
      </w:r>
    </w:p>
    <w:p w:rsidR="00000000" w:rsidDel="00000000" w:rsidP="00000000" w:rsidRDefault="00000000" w:rsidRPr="00000000" w14:paraId="000018E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 (READING FROM PAPER WITH GUN TO HER HEAD)</w:t>
      </w:r>
    </w:p>
    <w:p w:rsidR="00000000" w:rsidDel="00000000" w:rsidP="00000000" w:rsidRDefault="00000000" w:rsidRPr="00000000" w14:paraId="000018E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 am a chef in Con-Juan’s cartel. I heard him and Deegs come up with the idea for calamethamari. The paper kid is a jealous liar. I am not being held hostage. This speech is my own words, and was NOT written by </w:t>
      </w:r>
      <w:r w:rsidDel="00000000" w:rsidR="00000000" w:rsidRPr="00000000">
        <w:rPr>
          <w:rFonts w:ascii="Courier New" w:cs="Courier New" w:eastAsia="Courier New" w:hAnsi="Courier New"/>
          <w:rtl w:val="0"/>
        </w:rPr>
        <w:t xml:space="preserve">chatgpt</w:t>
      </w:r>
      <w:r w:rsidDel="00000000" w:rsidR="00000000" w:rsidRPr="00000000">
        <w:rPr>
          <w:rFonts w:ascii="Courier New" w:cs="Courier New" w:eastAsia="Courier New" w:hAnsi="Courier New"/>
          <w:rtl w:val="0"/>
        </w:rPr>
        <w:t xml:space="preserve">. I am not reading off a piece of paper right now. These are my own words- Aw fuck it, yeah we lowkey stole the idea from Starr.</w:t>
      </w:r>
    </w:p>
    <w:p w:rsidR="00000000" w:rsidDel="00000000" w:rsidP="00000000" w:rsidRDefault="00000000" w:rsidRPr="00000000" w14:paraId="000018E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E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[GASP]</w:t>
      </w:r>
    </w:p>
    <w:p w:rsidR="00000000" w:rsidDel="00000000" w:rsidP="00000000" w:rsidRDefault="00000000" w:rsidRPr="00000000" w14:paraId="000018F0">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F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JUDGE</w:t>
      </w:r>
    </w:p>
    <w:p w:rsidR="00000000" w:rsidDel="00000000" w:rsidP="00000000" w:rsidRDefault="00000000" w:rsidRPr="00000000" w14:paraId="000018F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 see… these are very serious allegations against you and your cartel, Mr. Con-Juan. On the charge of stealing a seafood meth recipe, I sentence-</w:t>
      </w:r>
    </w:p>
    <w:p w:rsidR="00000000" w:rsidDel="00000000" w:rsidP="00000000" w:rsidRDefault="00000000" w:rsidRPr="00000000" w14:paraId="000018F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F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8F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NOW-!</w:t>
      </w:r>
    </w:p>
    <w:p w:rsidR="00000000" w:rsidDel="00000000" w:rsidP="00000000" w:rsidRDefault="00000000" w:rsidRPr="00000000" w14:paraId="000018F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F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[HALF OF COURTROOM EXPLODES. THE DUST SETTLES]</w:t>
      </w:r>
    </w:p>
    <w:p w:rsidR="00000000" w:rsidDel="00000000" w:rsidP="00000000" w:rsidRDefault="00000000" w:rsidRPr="00000000" w14:paraId="000018F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F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8F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Bueno idea, Hamburguesa. Your “Bomb Plan” worked like a charm. Let’s go, capos!</w:t>
      </w:r>
    </w:p>
    <w:p w:rsidR="00000000" w:rsidDel="00000000" w:rsidP="00000000" w:rsidRDefault="00000000" w:rsidRPr="00000000" w14:paraId="000018F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F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 (AS EVERYONE IS LEAVING)</w:t>
      </w:r>
    </w:p>
    <w:p w:rsidR="00000000" w:rsidDel="00000000" w:rsidP="00000000" w:rsidRDefault="00000000" w:rsidRPr="00000000" w14:paraId="000018F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Cas… no… I thought guitars were supposed to withstand anything… Alright well I’m gonna go play Mario Party.</w:t>
      </w:r>
    </w:p>
    <w:p w:rsidR="00000000" w:rsidDel="00000000" w:rsidP="00000000" w:rsidRDefault="00000000" w:rsidRPr="00000000" w14:paraId="000018F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8F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[NENJAC THEATER]</w:t>
      </w:r>
    </w:p>
    <w:p w:rsidR="00000000" w:rsidDel="00000000" w:rsidP="00000000" w:rsidRDefault="00000000" w:rsidRPr="00000000" w14:paraId="00001900">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CIGGY</w:t>
      </w:r>
    </w:p>
    <w:p w:rsidR="00000000" w:rsidDel="00000000" w:rsidP="00000000" w:rsidRDefault="00000000" w:rsidRPr="00000000" w14:paraId="0000190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Bro, why the hell are we even being called into rehearsal, half the cast is DEAD.</w:t>
      </w:r>
    </w:p>
    <w:p w:rsidR="00000000" w:rsidDel="00000000" w:rsidP="00000000" w:rsidRDefault="00000000" w:rsidRPr="00000000" w14:paraId="0000190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 (RUSHING IN)</w:t>
      </w:r>
    </w:p>
    <w:p w:rsidR="00000000" w:rsidDel="00000000" w:rsidP="00000000" w:rsidRDefault="00000000" w:rsidRPr="00000000" w14:paraId="0000190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Guysguysguys</w:t>
      </w:r>
      <w:r w:rsidDel="00000000" w:rsidR="00000000" w:rsidRPr="00000000">
        <w:rPr>
          <w:rFonts w:ascii="Courier New" w:cs="Courier New" w:eastAsia="Courier New" w:hAnsi="Courier New"/>
          <w:rtl w:val="0"/>
        </w:rPr>
        <w:t xml:space="preserve"> I’ve got an AWESOME idea!! What if… we cook a bunch of seafood meth in my prius to sell it on the street and grow our business until we’re trusted enough in the drug world to meet with the Fentanyl Forest cartel with their guard down and ambush them and kill everyone and go back to rehearsal afterwards.</w:t>
      </w:r>
    </w:p>
    <w:p w:rsidR="00000000" w:rsidDel="00000000" w:rsidP="00000000" w:rsidRDefault="00000000" w:rsidRPr="00000000" w14:paraId="0000190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[SILENCE]</w:t>
      </w:r>
    </w:p>
    <w:p w:rsidR="00000000" w:rsidDel="00000000" w:rsidP="00000000" w:rsidRDefault="00000000" w:rsidRPr="00000000" w14:paraId="0000190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CIGGY</w:t>
      </w:r>
    </w:p>
    <w:p w:rsidR="00000000" w:rsidDel="00000000" w:rsidP="00000000" w:rsidRDefault="00000000" w:rsidRPr="00000000" w14:paraId="0000190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Yep I’m bored enough for that.</w:t>
      </w:r>
    </w:p>
    <w:p w:rsidR="00000000" w:rsidDel="00000000" w:rsidP="00000000" w:rsidRDefault="00000000" w:rsidRPr="00000000" w14:paraId="0000190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NERD</w:t>
      </w:r>
    </w:p>
    <w:p w:rsidR="00000000" w:rsidDel="00000000" w:rsidP="00000000" w:rsidRDefault="00000000" w:rsidRPr="00000000" w14:paraId="0000190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Erm it sounds</w:t>
      </w:r>
      <w:r w:rsidDel="00000000" w:rsidR="00000000" w:rsidRPr="00000000">
        <w:rPr>
          <w:rFonts w:ascii="Courier New" w:cs="Courier New" w:eastAsia="Courier New" w:hAnsi="Courier New"/>
          <w:rtl w:val="0"/>
        </w:rPr>
        <w:t xml:space="preserve"> legal enough to me.</w:t>
      </w:r>
    </w:p>
    <w:p w:rsidR="00000000" w:rsidDel="00000000" w:rsidP="00000000" w:rsidRDefault="00000000" w:rsidRPr="00000000" w14:paraId="0000190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0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[NENJAC STREET]</w:t>
      </w:r>
    </w:p>
    <w:p w:rsidR="00000000" w:rsidDel="00000000" w:rsidP="00000000" w:rsidRDefault="00000000" w:rsidRPr="00000000" w14:paraId="00001910">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1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1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Freeeeee seafood meth! Free calamethamari! Get it while it’s hot! Get- oh, hey Heroin Harry!</w:t>
      </w:r>
    </w:p>
    <w:p w:rsidR="00000000" w:rsidDel="00000000" w:rsidP="00000000" w:rsidRDefault="00000000" w:rsidRPr="00000000" w14:paraId="0000191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1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HARRY (Spitting a loogie at Starr)</w:t>
      </w:r>
    </w:p>
    <w:p w:rsidR="00000000" w:rsidDel="00000000" w:rsidP="00000000" w:rsidRDefault="00000000" w:rsidRPr="00000000" w14:paraId="0000191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Bleughhhh!!</w:t>
      </w:r>
    </w:p>
    <w:p w:rsidR="00000000" w:rsidDel="00000000" w:rsidP="00000000" w:rsidRDefault="00000000" w:rsidRPr="00000000" w14:paraId="0000191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1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1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Nice talk. You want some meth?</w:t>
      </w:r>
    </w:p>
    <w:p w:rsidR="00000000" w:rsidDel="00000000" w:rsidP="00000000" w:rsidRDefault="00000000" w:rsidRPr="00000000" w14:paraId="0000191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1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CHIEF</w:t>
      </w:r>
    </w:p>
    <w:p w:rsidR="00000000" w:rsidDel="00000000" w:rsidP="00000000" w:rsidRDefault="00000000" w:rsidRPr="00000000" w14:paraId="0000191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Freeze, crackheads!! You don’t have a prayer in my city!!</w:t>
      </w:r>
    </w:p>
    <w:p w:rsidR="00000000" w:rsidDel="00000000" w:rsidP="00000000" w:rsidRDefault="00000000" w:rsidRPr="00000000" w14:paraId="0000191C">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1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HARRY</w:t>
      </w:r>
    </w:p>
    <w:p w:rsidR="00000000" w:rsidDel="00000000" w:rsidP="00000000" w:rsidRDefault="00000000" w:rsidRPr="00000000" w14:paraId="0000191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Cop cop!</w:t>
      </w:r>
    </w:p>
    <w:p w:rsidR="00000000" w:rsidDel="00000000" w:rsidP="00000000" w:rsidRDefault="00000000" w:rsidRPr="00000000" w14:paraId="0000191F">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2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[Harry stabs Starr with heroin and the Chief runs after Harry]</w:t>
      </w:r>
    </w:p>
    <w:p w:rsidR="00000000" w:rsidDel="00000000" w:rsidP="00000000" w:rsidRDefault="00000000" w:rsidRPr="00000000" w14:paraId="00001921">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2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2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Aw man FUCK that guy ALWAYS stabs me! I gotta get better best friends…</w:t>
      </w:r>
    </w:p>
    <w:p w:rsidR="00000000" w:rsidDel="00000000" w:rsidP="00000000" w:rsidRDefault="00000000" w:rsidRPr="00000000" w14:paraId="00001924">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2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[CAMP.]</w:t>
      </w:r>
    </w:p>
    <w:p w:rsidR="00000000" w:rsidDel="00000000" w:rsidP="00000000" w:rsidRDefault="00000000" w:rsidRPr="00000000" w14:paraId="0000192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2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2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Yoooo Con-JUAN, they’re giving out free chipotle at the- wha-</w:t>
      </w:r>
    </w:p>
    <w:p w:rsidR="00000000" w:rsidDel="00000000" w:rsidP="00000000" w:rsidRDefault="00000000" w:rsidRPr="00000000" w14:paraId="0000192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2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 HAS A KNIFE TO ELEA]</w:t>
      </w:r>
    </w:p>
    <w:p w:rsidR="00000000" w:rsidDel="00000000" w:rsidP="00000000" w:rsidRDefault="00000000" w:rsidRPr="00000000" w14:paraId="0000192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2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92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Despues, Deegs. </w:t>
      </w:r>
      <w:r w:rsidDel="00000000" w:rsidR="00000000" w:rsidRPr="00000000">
        <w:rPr>
          <w:rFonts w:ascii="Courier New" w:cs="Courier New" w:eastAsia="Courier New" w:hAnsi="Courier New"/>
          <w:i w:val="1"/>
          <w:iCs w:val="1"/>
          <w:rtl w:val="0"/>
        </w:rPr>
        <w:t xml:space="preserve">Later</w:t>
      </w:r>
      <w:r w:rsidDel="00000000" w:rsidR="00000000" w:rsidRPr="00000000">
        <w:rPr>
          <w:rFonts w:ascii="Courier New" w:cs="Courier New" w:eastAsia="Courier New" w:hAnsi="Courier New"/>
          <w:rtl w:val="0"/>
        </w:rPr>
        <w:t xml:space="preserve">. Right now, you’ve got a promotion waiting for you! Yayy!! Just take care of this little court-snitcher for us, and </w:t>
      </w:r>
      <w:r w:rsidDel="00000000" w:rsidR="00000000" w:rsidRPr="00000000">
        <w:rPr>
          <w:rFonts w:ascii="Courier New" w:cs="Courier New" w:eastAsia="Courier New" w:hAnsi="Courier New"/>
          <w:rtl w:val="0"/>
        </w:rPr>
        <w:t xml:space="preserve">we all</w:t>
      </w:r>
      <w:r w:rsidDel="00000000" w:rsidR="00000000" w:rsidRPr="00000000">
        <w:rPr>
          <w:rFonts w:ascii="Courier New" w:cs="Courier New" w:eastAsia="Courier New" w:hAnsi="Courier New"/>
          <w:rtl w:val="0"/>
        </w:rPr>
        <w:t xml:space="preserve"> set! I’ll get the confetti.</w:t>
      </w:r>
    </w:p>
    <w:p w:rsidR="00000000" w:rsidDel="00000000" w:rsidP="00000000" w:rsidRDefault="00000000" w:rsidRPr="00000000" w14:paraId="0000192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2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 (Getting the knife handed to him)</w:t>
      </w:r>
    </w:p>
    <w:p w:rsidR="00000000" w:rsidDel="00000000" w:rsidP="00000000" w:rsidRDefault="00000000" w:rsidRPr="00000000" w14:paraId="0000193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Oh, uh… do you just want me to-</w:t>
      </w:r>
    </w:p>
    <w:p w:rsidR="00000000" w:rsidDel="00000000" w:rsidP="00000000" w:rsidRDefault="00000000" w:rsidRPr="00000000" w14:paraId="00001931">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w:t>
      </w:r>
    </w:p>
    <w:p w:rsidR="00000000" w:rsidDel="00000000" w:rsidP="00000000" w:rsidRDefault="00000000" w:rsidRPr="00000000" w14:paraId="0000193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Don’t do it, Deegs! Fuck humility, I wanna KEEP my face!</w:t>
      </w:r>
    </w:p>
    <w:p w:rsidR="00000000" w:rsidDel="00000000" w:rsidP="00000000" w:rsidRDefault="00000000" w:rsidRPr="00000000" w14:paraId="00001934">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3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Hey </w:t>
      </w:r>
      <w:r w:rsidDel="00000000" w:rsidR="00000000" w:rsidRPr="00000000">
        <w:rPr>
          <w:rFonts w:ascii="Courier New" w:cs="Courier New" w:eastAsia="Courier New" w:hAnsi="Courier New"/>
          <w:rtl w:val="0"/>
        </w:rPr>
        <w:t xml:space="preserve">nonono</w:t>
      </w:r>
      <w:r w:rsidDel="00000000" w:rsidR="00000000" w:rsidRPr="00000000">
        <w:rPr>
          <w:rFonts w:ascii="Courier New" w:cs="Courier New" w:eastAsia="Courier New" w:hAnsi="Courier New"/>
          <w:rtl w:val="0"/>
        </w:rPr>
        <w:t xml:space="preserve"> man, that’s too far, I think you’ve gotta take it easy on the cocaine-</w:t>
      </w:r>
    </w:p>
    <w:p w:rsidR="00000000" w:rsidDel="00000000" w:rsidP="00000000" w:rsidRDefault="00000000" w:rsidRPr="00000000" w14:paraId="00001937">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93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Cocaine?? COCAINE?? Don’t lecture Con-Juan about cocaine! I invented cocaine! I snort cocaine up my BUTTHOLE, gringos!! Gimme that!</w:t>
      </w:r>
    </w:p>
    <w:p w:rsidR="00000000" w:rsidDel="00000000" w:rsidP="00000000" w:rsidRDefault="00000000" w:rsidRPr="00000000" w14:paraId="0000193A">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 TAKES THE KNIFE AND CUTS OFF ELEA’S FACE]</w:t>
      </w:r>
    </w:p>
    <w:p w:rsidR="00000000" w:rsidDel="00000000" w:rsidP="00000000" w:rsidRDefault="00000000" w:rsidRPr="00000000" w14:paraId="0000193C">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3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w:t>
      </w:r>
    </w:p>
    <w:p w:rsidR="00000000" w:rsidDel="00000000" w:rsidP="00000000" w:rsidRDefault="00000000" w:rsidRPr="00000000" w14:paraId="0000193E">
      <w:pPr>
        <w:spacing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rtl w:val="0"/>
        </w:rPr>
        <w:t xml:space="preserve">Man, FUCK this shit augh God the flies are eating my flesh noo</w:t>
      </w:r>
      <w:r w:rsidDel="00000000" w:rsidR="00000000" w:rsidRPr="00000000">
        <w:rPr>
          <w:rFonts w:ascii="Courier New" w:cs="Courier New" w:eastAsia="Courier New" w:hAnsi="Courier New"/>
          <w:sz w:val="18"/>
          <w:szCs w:val="18"/>
          <w:rtl w:val="0"/>
        </w:rPr>
        <w:t xml:space="preserve">o</w:t>
      </w:r>
      <w:r w:rsidDel="00000000" w:rsidR="00000000" w:rsidRPr="00000000">
        <w:rPr>
          <w:rFonts w:ascii="Courier New" w:cs="Courier New" w:eastAsia="Courier New" w:hAnsi="Courier New"/>
          <w:sz w:val="16"/>
          <w:szCs w:val="16"/>
          <w:rtl w:val="0"/>
        </w:rPr>
        <w:t xml:space="preserve">o</w:t>
      </w:r>
      <w:r w:rsidDel="00000000" w:rsidR="00000000" w:rsidRPr="00000000">
        <w:rPr>
          <w:rFonts w:ascii="Courier New" w:cs="Courier New" w:eastAsia="Courier New" w:hAnsi="Courier New"/>
          <w:sz w:val="14"/>
          <w:szCs w:val="14"/>
          <w:rtl w:val="0"/>
        </w:rPr>
        <w:t xml:space="preserve">o…</w:t>
      </w:r>
    </w:p>
    <w:p w:rsidR="00000000" w:rsidDel="00000000" w:rsidP="00000000" w:rsidRDefault="00000000" w:rsidRPr="00000000" w14:paraId="0000193F">
      <w:pPr>
        <w:spacing w:line="240" w:lineRule="auto"/>
        <w:jc w:val="center"/>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194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4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Elea, no… FUCK, dude!</w:t>
      </w:r>
    </w:p>
    <w:p w:rsidR="00000000" w:rsidDel="00000000" w:rsidP="00000000" w:rsidRDefault="00000000" w:rsidRPr="00000000" w14:paraId="00001942">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94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Chin up, QuesoHamburgesa. I KNOW in your heart, you wanted to do it yourself. So, I’m making you my number two! How’s that </w:t>
      </w:r>
      <w:r w:rsidDel="00000000" w:rsidR="00000000" w:rsidRPr="00000000">
        <w:rPr>
          <w:rFonts w:ascii="Courier New" w:cs="Courier New" w:eastAsia="Courier New" w:hAnsi="Courier New"/>
          <w:rtl w:val="0"/>
        </w:rPr>
        <w:t xml:space="preserve">feel</w:t>
      </w:r>
      <w:r w:rsidDel="00000000" w:rsidR="00000000" w:rsidRPr="00000000">
        <w:rPr>
          <w:rFonts w:ascii="Courier New" w:cs="Courier New" w:eastAsia="Courier New" w:hAnsi="Courier New"/>
          <w:rtl w:val="0"/>
        </w:rPr>
        <w:t xml:space="preserve">, capo?</w:t>
      </w:r>
    </w:p>
    <w:p w:rsidR="00000000" w:rsidDel="00000000" w:rsidP="00000000" w:rsidRDefault="00000000" w:rsidRPr="00000000" w14:paraId="00001945">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 (Tiny bit in shock)</w:t>
      </w:r>
    </w:p>
    <w:p w:rsidR="00000000" w:rsidDel="00000000" w:rsidP="00000000" w:rsidRDefault="00000000" w:rsidRPr="00000000" w14:paraId="0000194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 well, I guess it’s… Well, don’t you already </w:t>
      </w:r>
      <w:r w:rsidDel="00000000" w:rsidR="00000000" w:rsidRPr="00000000">
        <w:rPr>
          <w:rFonts w:ascii="Courier New" w:cs="Courier New" w:eastAsia="Courier New" w:hAnsi="Courier New"/>
          <w:i w:val="1"/>
          <w:iCs w:val="1"/>
          <w:rtl w:val="0"/>
        </w:rPr>
        <w:t xml:space="preserve">have </w:t>
      </w:r>
      <w:r w:rsidDel="00000000" w:rsidR="00000000" w:rsidRPr="00000000">
        <w:rPr>
          <w:rFonts w:ascii="Courier New" w:cs="Courier New" w:eastAsia="Courier New" w:hAnsi="Courier New"/>
          <w:rtl w:val="0"/>
        </w:rPr>
        <w:t xml:space="preserve">a number two?</w:t>
      </w:r>
    </w:p>
    <w:p w:rsidR="00000000" w:rsidDel="00000000" w:rsidP="00000000" w:rsidRDefault="00000000" w:rsidRPr="00000000" w14:paraId="0000194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94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Oh, that’s right. TORMAN!! RAPIDO!!</w:t>
      </w:r>
    </w:p>
    <w:p w:rsidR="00000000" w:rsidDel="00000000" w:rsidP="00000000" w:rsidRDefault="00000000" w:rsidRPr="00000000" w14:paraId="0000194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[HE SHOOTS TORMAN AS SOON AS HE ENTERS THE TENT]</w:t>
      </w:r>
    </w:p>
    <w:p w:rsidR="00000000" w:rsidDel="00000000" w:rsidP="00000000" w:rsidRDefault="00000000" w:rsidRPr="00000000" w14:paraId="0000194D">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4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94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Bueno. All better. Enjoy your raise.</w:t>
      </w:r>
    </w:p>
    <w:p w:rsidR="00000000" w:rsidDel="00000000" w:rsidP="00000000" w:rsidRDefault="00000000" w:rsidRPr="00000000" w14:paraId="00001950">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GUARD</w:t>
      </w:r>
    </w:p>
    <w:p w:rsidR="00000000" w:rsidDel="00000000" w:rsidP="00000000" w:rsidRDefault="00000000" w:rsidRPr="00000000" w14:paraId="0000195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Mr. Juan! We’ve got a prius gang just outside the forest that wants to do business with us! It’s just two dealers, we can keep the security light.</w:t>
      </w:r>
    </w:p>
    <w:p w:rsidR="00000000" w:rsidDel="00000000" w:rsidP="00000000" w:rsidRDefault="00000000" w:rsidRPr="00000000" w14:paraId="0000195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95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AHA! You see, Hamburgeusa, THIS is where the real fun begins! Wait, hold </w:t>
      </w:r>
      <w:r w:rsidDel="00000000" w:rsidR="00000000" w:rsidRPr="00000000">
        <w:rPr>
          <w:rFonts w:ascii="Courier New" w:cs="Courier New" w:eastAsia="Courier New" w:hAnsi="Courier New"/>
          <w:rtl w:val="0"/>
        </w:rPr>
        <w:t xml:space="preserve">on I’m</w:t>
      </w:r>
      <w:r w:rsidDel="00000000" w:rsidR="00000000" w:rsidRPr="00000000">
        <w:rPr>
          <w:rFonts w:ascii="Courier New" w:cs="Courier New" w:eastAsia="Courier New" w:hAnsi="Courier New"/>
          <w:rtl w:val="0"/>
        </w:rPr>
        <w:t xml:space="preserve"> not thinking clearly.</w:t>
      </w:r>
    </w:p>
    <w:p w:rsidR="00000000" w:rsidDel="00000000" w:rsidP="00000000" w:rsidRDefault="00000000" w:rsidRPr="00000000" w14:paraId="0000195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[HE DOES A BUMP]</w:t>
      </w:r>
    </w:p>
    <w:p w:rsidR="00000000" w:rsidDel="00000000" w:rsidP="00000000" w:rsidRDefault="00000000" w:rsidRPr="00000000" w14:paraId="0000195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95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Yeahhh</w:t>
      </w:r>
      <w:r w:rsidDel="00000000" w:rsidR="00000000" w:rsidRPr="00000000">
        <w:rPr>
          <w:rFonts w:ascii="Courier New" w:cs="Courier New" w:eastAsia="Courier New" w:hAnsi="Courier New"/>
          <w:rtl w:val="0"/>
        </w:rPr>
        <w:t xml:space="preserve"> now I’m thinking clearly!! We ambush them and take their stash!</w:t>
      </w:r>
    </w:p>
    <w:p w:rsidR="00000000" w:rsidDel="00000000" w:rsidP="00000000" w:rsidRDefault="00000000" w:rsidRPr="00000000" w14:paraId="0000195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[Desert. Starr &amp; Warren with prius. The thespains hide with guns]</w:t>
      </w:r>
    </w:p>
    <w:p w:rsidR="00000000" w:rsidDel="00000000" w:rsidP="00000000" w:rsidRDefault="00000000" w:rsidRPr="00000000" w14:paraId="0000195D">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5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5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Goddamnnnn dude, these drug lords sure take their sweeeet time.</w:t>
      </w:r>
    </w:p>
    <w:p w:rsidR="00000000" w:rsidDel="00000000" w:rsidP="00000000" w:rsidRDefault="00000000" w:rsidRPr="00000000" w14:paraId="00001960">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6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WARREN</w:t>
      </w:r>
    </w:p>
    <w:p w:rsidR="00000000" w:rsidDel="00000000" w:rsidP="00000000" w:rsidRDefault="00000000" w:rsidRPr="00000000" w14:paraId="0000196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But it’s oh so worth it.</w:t>
      </w:r>
    </w:p>
    <w:p w:rsidR="00000000" w:rsidDel="00000000" w:rsidP="00000000" w:rsidRDefault="00000000" w:rsidRPr="00000000" w14:paraId="0000196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6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6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Dude, Warren, you KNOW this is all a trap, right? Like, we’re tricking them into thinking we’re trading products, then killing them. NOT a real drug deal. You </w:t>
      </w:r>
      <w:r w:rsidDel="00000000" w:rsidR="00000000" w:rsidRPr="00000000">
        <w:rPr>
          <w:rFonts w:ascii="Courier New" w:cs="Courier New" w:eastAsia="Courier New" w:hAnsi="Courier New"/>
          <w:i w:val="1"/>
          <w:iCs w:val="1"/>
          <w:rtl w:val="0"/>
        </w:rPr>
        <w:t xml:space="preserve">know </w:t>
      </w:r>
      <w:r w:rsidDel="00000000" w:rsidR="00000000" w:rsidRPr="00000000">
        <w:rPr>
          <w:rFonts w:ascii="Courier New" w:cs="Courier New" w:eastAsia="Courier New" w:hAnsi="Courier New"/>
          <w:rtl w:val="0"/>
        </w:rPr>
        <w:t xml:space="preserve">that, right…</w:t>
      </w:r>
    </w:p>
    <w:p w:rsidR="00000000" w:rsidDel="00000000" w:rsidP="00000000" w:rsidRDefault="00000000" w:rsidRPr="00000000" w14:paraId="0000196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6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WARREN</w:t>
      </w:r>
    </w:p>
    <w:p w:rsidR="00000000" w:rsidDel="00000000" w:rsidP="00000000" w:rsidRDefault="00000000" w:rsidRPr="00000000" w14:paraId="0000196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Yeah yeah okay.</w:t>
      </w:r>
    </w:p>
    <w:p w:rsidR="00000000" w:rsidDel="00000000" w:rsidP="00000000" w:rsidRDefault="00000000" w:rsidRPr="00000000" w14:paraId="0000196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6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 (Stepping out of car with Deegs)</w:t>
      </w:r>
    </w:p>
    <w:p w:rsidR="00000000" w:rsidDel="00000000" w:rsidP="00000000" w:rsidRDefault="00000000" w:rsidRPr="00000000" w14:paraId="0000196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Oye! Con-Juan has arrived! I’ve got a bean burrito running through my system, so let’s make this </w:t>
      </w:r>
      <w:r w:rsidDel="00000000" w:rsidR="00000000" w:rsidRPr="00000000">
        <w:rPr>
          <w:rFonts w:ascii="Courier New" w:cs="Courier New" w:eastAsia="Courier New" w:hAnsi="Courier New"/>
          <w:rtl w:val="0"/>
        </w:rPr>
        <w:t xml:space="preserve">rapido</w:t>
      </w:r>
      <w:r w:rsidDel="00000000" w:rsidR="00000000" w:rsidRPr="00000000">
        <w:rPr>
          <w:rFonts w:ascii="Courier New" w:cs="Courier New" w:eastAsia="Courier New" w:hAnsi="Courier New"/>
          <w:rtl w:val="0"/>
        </w:rPr>
        <w:t xml:space="preserve">. You give me a taste of your produce, I give you a taste of mine. You’ll wish you never ran away, papelchico. QuesoHamburguesa? The batch.</w:t>
      </w:r>
    </w:p>
    <w:p w:rsidR="00000000" w:rsidDel="00000000" w:rsidP="00000000" w:rsidRDefault="00000000" w:rsidRPr="00000000" w14:paraId="0000196C">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6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6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r w:rsidDel="00000000" w:rsidR="00000000" w:rsidRPr="00000000">
        <w:rPr>
          <w:rFonts w:ascii="Courier New" w:cs="Courier New" w:eastAsia="Courier New" w:hAnsi="Courier New"/>
          <w:rtl w:val="0"/>
        </w:rPr>
        <w:t xml:space="preserve">…! Where’s Elea?</w:t>
      </w:r>
    </w:p>
    <w:p w:rsidR="00000000" w:rsidDel="00000000" w:rsidP="00000000" w:rsidRDefault="00000000" w:rsidRPr="00000000" w14:paraId="0000196F">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7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7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She… couldn’t make it. And Deegs is dead. It’s Heisenburger now.</w:t>
      </w:r>
    </w:p>
    <w:p w:rsidR="00000000" w:rsidDel="00000000" w:rsidP="00000000" w:rsidRDefault="00000000" w:rsidRPr="00000000" w14:paraId="00001972">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7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7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Yoooo what a PEAK reference- SHOOT NOW GO!!</w:t>
      </w:r>
    </w:p>
    <w:p w:rsidR="00000000" w:rsidDel="00000000" w:rsidP="00000000" w:rsidRDefault="00000000" w:rsidRPr="00000000" w14:paraId="00001975">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7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[People grunt and yell as a big shootout happens. Eventually, it ends with ALL the thespians dead except for an injured Starr]</w:t>
      </w:r>
    </w:p>
    <w:p w:rsidR="00000000" w:rsidDel="00000000" w:rsidP="00000000" w:rsidRDefault="00000000" w:rsidRPr="00000000" w14:paraId="00001977">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7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7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Buagh… Agh…</w:t>
      </w:r>
    </w:p>
    <w:p w:rsidR="00000000" w:rsidDel="00000000" w:rsidP="00000000" w:rsidRDefault="00000000" w:rsidRPr="00000000" w14:paraId="0000197A">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7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w:t>
      </w:r>
    </w:p>
    <w:p w:rsidR="00000000" w:rsidDel="00000000" w:rsidP="00000000" w:rsidRDefault="00000000" w:rsidRPr="00000000" w14:paraId="0000197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Done deal. Hermanos, let’s recycle this waste, ah?</w:t>
      </w:r>
    </w:p>
    <w:p w:rsidR="00000000" w:rsidDel="00000000" w:rsidP="00000000" w:rsidRDefault="00000000" w:rsidRPr="00000000" w14:paraId="0000197D">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7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7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No! Let me do it myself.</w:t>
      </w:r>
    </w:p>
    <w:p w:rsidR="00000000" w:rsidDel="00000000" w:rsidP="00000000" w:rsidRDefault="00000000" w:rsidRPr="00000000" w14:paraId="00001980">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8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8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You… you won’t kill me, Deegs… not after all we’ve-</w:t>
      </w:r>
    </w:p>
    <w:p w:rsidR="00000000" w:rsidDel="00000000" w:rsidP="00000000" w:rsidRDefault="00000000" w:rsidRPr="00000000" w14:paraId="0000198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8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 SUDDENLY SHOOTS CON-JUAN]</w:t>
      </w:r>
    </w:p>
    <w:p w:rsidR="00000000" w:rsidDel="00000000" w:rsidP="00000000" w:rsidRDefault="00000000" w:rsidRPr="00000000" w14:paraId="00001985">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8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CON-JUAN (As his face is being carved off)</w:t>
      </w:r>
    </w:p>
    <w:p w:rsidR="00000000" w:rsidDel="00000000" w:rsidP="00000000" w:rsidRDefault="00000000" w:rsidRPr="00000000" w14:paraId="0000198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AGH! Frijoles, man! Extra salsa- Aye yi yie…</w:t>
      </w:r>
    </w:p>
    <w:p w:rsidR="00000000" w:rsidDel="00000000" w:rsidP="00000000" w:rsidRDefault="00000000" w:rsidRPr="00000000" w14:paraId="0000198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8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8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r w:rsidDel="00000000" w:rsidR="00000000" w:rsidRPr="00000000">
        <w:rPr>
          <w:rFonts w:ascii="Courier New" w:cs="Courier New" w:eastAsia="Courier New" w:hAnsi="Courier New"/>
          <w:rtl w:val="0"/>
        </w:rPr>
        <w:t xml:space="preserve">… Deegs, you-</w:t>
      </w:r>
    </w:p>
    <w:p w:rsidR="00000000" w:rsidDel="00000000" w:rsidP="00000000" w:rsidRDefault="00000000" w:rsidRPr="00000000" w14:paraId="0000198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8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 (THROWING HIM A KEY)</w:t>
      </w:r>
    </w:p>
    <w:p w:rsidR="00000000" w:rsidDel="00000000" w:rsidP="00000000" w:rsidRDefault="00000000" w:rsidRPr="00000000" w14:paraId="0000198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Storage unit # 79. Got enough to get you out of the city. Before things get ugly. And we’re taking the Prius.</w:t>
      </w:r>
    </w:p>
    <w:p w:rsidR="00000000" w:rsidDel="00000000" w:rsidP="00000000" w:rsidRDefault="00000000" w:rsidRPr="00000000" w14:paraId="0000198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8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9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Aw, man… man… man </w:t>
      </w:r>
      <w:r w:rsidDel="00000000" w:rsidR="00000000" w:rsidRPr="00000000">
        <w:rPr>
          <w:rFonts w:ascii="Courier New" w:cs="Courier New" w:eastAsia="Courier New" w:hAnsi="Courier New"/>
          <w:i w:val="1"/>
          <w:iCs w:val="1"/>
          <w:rtl w:val="0"/>
        </w:rPr>
        <w:t xml:space="preserve">fuck </w:t>
      </w:r>
      <w:r w:rsidDel="00000000" w:rsidR="00000000" w:rsidRPr="00000000">
        <w:rPr>
          <w:rFonts w:ascii="Courier New" w:cs="Courier New" w:eastAsia="Courier New" w:hAnsi="Courier New"/>
          <w:rtl w:val="0"/>
        </w:rPr>
        <w:t xml:space="preserve">you</w:t>
      </w:r>
    </w:p>
    <w:p w:rsidR="00000000" w:rsidDel="00000000" w:rsidP="00000000" w:rsidRDefault="00000000" w:rsidRPr="00000000" w14:paraId="00001991">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9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Let’s go, Heisenburger cartel. You belong to me now. Rapido!</w:t>
      </w:r>
    </w:p>
    <w:p w:rsidR="00000000" w:rsidDel="00000000" w:rsidP="00000000" w:rsidRDefault="00000000" w:rsidRPr="00000000" w14:paraId="00001994">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 lies among the bodies of his friends while they leave. Cut to storage unit]</w:t>
      </w:r>
    </w:p>
    <w:p w:rsidR="00000000" w:rsidDel="00000000" w:rsidP="00000000" w:rsidRDefault="00000000" w:rsidRPr="00000000" w14:paraId="0000199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9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Oh, holy shit… holy SHIT that’s a lot of dough- a </w:t>
      </w:r>
      <w:r w:rsidDel="00000000" w:rsidR="00000000" w:rsidRPr="00000000">
        <w:rPr>
          <w:rFonts w:ascii="Courier New" w:cs="Courier New" w:eastAsia="Courier New" w:hAnsi="Courier New"/>
          <w:rtl w:val="0"/>
        </w:rPr>
        <w:t xml:space="preserve">LOTTT</w:t>
      </w:r>
      <w:r w:rsidDel="00000000" w:rsidR="00000000" w:rsidRPr="00000000">
        <w:rPr>
          <w:rFonts w:ascii="Courier New" w:cs="Courier New" w:eastAsia="Courier New" w:hAnsi="Courier New"/>
          <w:rtl w:val="0"/>
        </w:rPr>
        <w:t xml:space="preserve"> of dough… I can finally buy the lego Nenjac Theater set… ooh, or even the death star!</w:t>
      </w:r>
    </w:p>
    <w:p w:rsidR="00000000" w:rsidDel="00000000" w:rsidP="00000000" w:rsidRDefault="00000000" w:rsidRPr="00000000" w14:paraId="0000199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[IN THE PILE OF MONEY, DEAN STRUGGLES TO BREATHE]</w:t>
      </w:r>
    </w:p>
    <w:p w:rsidR="00000000" w:rsidDel="00000000" w:rsidP="00000000" w:rsidRDefault="00000000" w:rsidRPr="00000000" w14:paraId="0000199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DEAN</w:t>
      </w:r>
    </w:p>
    <w:p w:rsidR="00000000" w:rsidDel="00000000" w:rsidP="00000000" w:rsidRDefault="00000000" w:rsidRPr="00000000" w14:paraId="0000199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H-help me, I’m not actual currency, I’m a guy! I can’t breathe-</w:t>
      </w:r>
    </w:p>
    <w:p w:rsidR="00000000" w:rsidDel="00000000" w:rsidP="00000000" w:rsidRDefault="00000000" w:rsidRPr="00000000" w14:paraId="0000199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9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 (LAYING ON THE MONEY)</w:t>
      </w:r>
    </w:p>
    <w:p w:rsidR="00000000" w:rsidDel="00000000" w:rsidP="00000000" w:rsidRDefault="00000000" w:rsidRPr="00000000" w14:paraId="000019A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Man, if money could talk…</w:t>
      </w:r>
    </w:p>
    <w:p w:rsidR="00000000" w:rsidDel="00000000" w:rsidP="00000000" w:rsidRDefault="00000000" w:rsidRPr="00000000" w14:paraId="000019A1">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[POLICE STATION]</w:t>
      </w:r>
    </w:p>
    <w:p w:rsidR="00000000" w:rsidDel="00000000" w:rsidP="00000000" w:rsidRDefault="00000000" w:rsidRPr="00000000" w14:paraId="000019A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MCCORMACK</w:t>
      </w:r>
    </w:p>
    <w:p w:rsidR="00000000" w:rsidDel="00000000" w:rsidP="00000000" w:rsidRDefault="00000000" w:rsidRPr="00000000" w14:paraId="000019A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Chief, we found this paper kid buying 4 million dollars worth of model magic at the dollar store… he couldn’t tell us where he got it. He’s not paying taxes on </w:t>
      </w:r>
      <w:r w:rsidDel="00000000" w:rsidR="00000000" w:rsidRPr="00000000">
        <w:rPr>
          <w:rFonts w:ascii="Courier New" w:cs="Courier New" w:eastAsia="Courier New" w:hAnsi="Courier New"/>
          <w:i w:val="1"/>
          <w:iCs w:val="1"/>
          <w:rtl w:val="0"/>
        </w:rPr>
        <w:t xml:space="preserve">any</w:t>
      </w:r>
      <w:r w:rsidDel="00000000" w:rsidR="00000000" w:rsidRPr="00000000">
        <w:rPr>
          <w:rFonts w:ascii="Courier New" w:cs="Courier New" w:eastAsia="Courier New" w:hAnsi="Courier New"/>
          <w:rtl w:val="0"/>
        </w:rPr>
        <w:t xml:space="preserve"> of it! I’d say it could be drug money.</w:t>
      </w:r>
    </w:p>
    <w:p w:rsidR="00000000" w:rsidDel="00000000" w:rsidP="00000000" w:rsidRDefault="00000000" w:rsidRPr="00000000" w14:paraId="000019A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CHIEF</w:t>
      </w:r>
    </w:p>
    <w:p w:rsidR="00000000" w:rsidDel="00000000" w:rsidP="00000000" w:rsidRDefault="00000000" w:rsidRPr="00000000" w14:paraId="000019A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Drug money! If there’s ONE THING I hate more than a homeless veteran… It’s TWO homeless veterans. But drug dealers are in third!! I wanna speak to this kid.</w:t>
      </w:r>
    </w:p>
    <w:p w:rsidR="00000000" w:rsidDel="00000000" w:rsidP="00000000" w:rsidRDefault="00000000" w:rsidRPr="00000000" w14:paraId="000019A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A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Maaaaan FUCK you- Alright, alright I’ve said that like too many times this episode my fault. Uh, but yeah. I guess I’ll come clean… there’s a wicked evil cartel up in Fentanyl Forest. Honestly, I have NO CLUE how you guys haven't noticed them before.</w:t>
      </w:r>
    </w:p>
    <w:p w:rsidR="00000000" w:rsidDel="00000000" w:rsidP="00000000" w:rsidRDefault="00000000" w:rsidRPr="00000000" w14:paraId="000019AC">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A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CHIEF</w:t>
      </w:r>
    </w:p>
    <w:p w:rsidR="00000000" w:rsidDel="00000000" w:rsidP="00000000" w:rsidRDefault="00000000" w:rsidRPr="00000000" w14:paraId="000019A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 cartel! I should’ve known… THAT’S why they call it the Fentanyl Forest! Men, let’s go!</w:t>
      </w:r>
    </w:p>
    <w:p w:rsidR="00000000" w:rsidDel="00000000" w:rsidP="00000000" w:rsidRDefault="00000000" w:rsidRPr="00000000" w14:paraId="000019AF">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B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B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Wait wait, I’m coming with you. I’ve got some unfinished business with a certain Cheeseburger…</w:t>
      </w:r>
    </w:p>
    <w:p w:rsidR="00000000" w:rsidDel="00000000" w:rsidP="00000000" w:rsidRDefault="00000000" w:rsidRPr="00000000" w14:paraId="000019B2">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B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[CAMP]</w:t>
      </w:r>
    </w:p>
    <w:p w:rsidR="00000000" w:rsidDel="00000000" w:rsidP="00000000" w:rsidRDefault="00000000" w:rsidRPr="00000000" w14:paraId="000019B4">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B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GUARD (NONNA)</w:t>
      </w:r>
    </w:p>
    <w:p w:rsidR="00000000" w:rsidDel="00000000" w:rsidP="00000000" w:rsidRDefault="00000000" w:rsidRPr="00000000" w14:paraId="000019B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Heisenburger! The Chief is approaching! He’s brought the whole squad!</w:t>
      </w:r>
    </w:p>
    <w:p w:rsidR="00000000" w:rsidDel="00000000" w:rsidP="00000000" w:rsidRDefault="00000000" w:rsidRPr="00000000" w14:paraId="000019B7">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B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B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No… no, this is what we’ve been waiting for… No one comes between me and my calamethamari empire… Nobody!!</w:t>
      </w:r>
    </w:p>
    <w:p w:rsidR="00000000" w:rsidDel="00000000" w:rsidP="00000000" w:rsidRDefault="00000000" w:rsidRPr="00000000" w14:paraId="000019BA">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BB">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[HE SNORTS UP SOME COKE, THEN GIVES A BATTLE CRY AND WHIPS OUT TWO MACHINE GUNS TO FIRE ON THE COPS. AT ONE POINT, MONOLEG EVEN WANDERS IN AND THE CHIEF SHOOTS HIM A BILLION TIMES. WHEN IT’S OVER, EVERYONE IS DEAD. EXCEPT OBVIOUSLY TWO PEOPLE. GUESS WHO.]</w:t>
      </w:r>
    </w:p>
    <w:p w:rsidR="00000000" w:rsidDel="00000000" w:rsidP="00000000" w:rsidRDefault="00000000" w:rsidRPr="00000000" w14:paraId="000019BC">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B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 (BLEEDING OUT)</w:t>
      </w:r>
    </w:p>
    <w:p w:rsidR="00000000" w:rsidDel="00000000" w:rsidP="00000000" w:rsidRDefault="00000000" w:rsidRPr="00000000" w14:paraId="000019B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Agh… FUCK! I’m losing ketchup fast… ah shit, now mustard too- St-Starr? What are you doing here? I told you to flee town!</w:t>
      </w:r>
    </w:p>
    <w:p w:rsidR="00000000" w:rsidDel="00000000" w:rsidP="00000000" w:rsidRDefault="00000000" w:rsidRPr="00000000" w14:paraId="000019BF">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 (ALSO BLEEDING OUT)</w:t>
      </w:r>
    </w:p>
    <w:p w:rsidR="00000000" w:rsidDel="00000000" w:rsidP="00000000" w:rsidRDefault="00000000" w:rsidRPr="00000000" w14:paraId="000019C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 I just came to… pick up my car…</w:t>
      </w:r>
    </w:p>
    <w:p w:rsidR="00000000" w:rsidDel="00000000" w:rsidP="00000000" w:rsidRDefault="00000000" w:rsidRPr="00000000" w14:paraId="000019C2">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3">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C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You… did all this bullshit, for a FUCKING prius? You took my cartel down for a prius- shit, I would’ve just given it back to you! Man, fuckkkk…</w:t>
      </w:r>
    </w:p>
    <w:p w:rsidR="00000000" w:rsidDel="00000000" w:rsidP="00000000" w:rsidRDefault="00000000" w:rsidRPr="00000000" w14:paraId="000019C5">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6">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C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 didn’t just do it for my ride, Heisenburger. I did it for my </w:t>
      </w:r>
      <w:r w:rsidDel="00000000" w:rsidR="00000000" w:rsidRPr="00000000">
        <w:rPr>
          <w:rFonts w:ascii="Courier New" w:cs="Courier New" w:eastAsia="Courier New" w:hAnsi="Courier New"/>
          <w:i w:val="1"/>
          <w:iCs w:val="1"/>
          <w:rtl w:val="0"/>
        </w:rPr>
        <w:t xml:space="preserve">ride or die</w:t>
      </w:r>
      <w:r w:rsidDel="00000000" w:rsidR="00000000" w:rsidRPr="00000000">
        <w:rPr>
          <w:rFonts w:ascii="Courier New" w:cs="Courier New" w:eastAsia="Courier New" w:hAnsi="Courier New"/>
          <w:rtl w:val="0"/>
        </w:rPr>
        <w:t xml:space="preserve">. You, Deegs. I miss our stupid ass adventures. I hope our next one is more silly.</w:t>
      </w:r>
    </w:p>
    <w:p w:rsidR="00000000" w:rsidDel="00000000" w:rsidP="00000000" w:rsidRDefault="00000000" w:rsidRPr="00000000" w14:paraId="000019C8">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9">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C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If there is a next one… I think it’s over, Starr… For both of us.</w:t>
      </w:r>
    </w:p>
    <w:p w:rsidR="00000000" w:rsidDel="00000000" w:rsidP="00000000" w:rsidRDefault="00000000" w:rsidRPr="00000000" w14:paraId="000019C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CD">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If that’s the case… then let’s have one last cook. Like old times…</w:t>
      </w:r>
    </w:p>
    <w:p w:rsidR="00000000" w:rsidDel="00000000" w:rsidP="00000000" w:rsidRDefault="00000000" w:rsidRPr="00000000" w14:paraId="000019CE">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C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D0">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Yeah, to the… to the prius…</w:t>
      </w:r>
    </w:p>
    <w:p w:rsidR="00000000" w:rsidDel="00000000" w:rsidP="00000000" w:rsidRDefault="00000000" w:rsidRPr="00000000" w14:paraId="000019D1">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D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[The prius sits in the middle of camp and they crawl into it to cook]</w:t>
      </w:r>
    </w:p>
    <w:p w:rsidR="00000000" w:rsidDel="00000000" w:rsidP="00000000" w:rsidRDefault="00000000" w:rsidRPr="00000000" w14:paraId="000019D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D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D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Lemme just… add one more squid…</w:t>
      </w:r>
    </w:p>
    <w:p w:rsidR="00000000" w:rsidDel="00000000" w:rsidP="00000000" w:rsidRDefault="00000000" w:rsidRPr="00000000" w14:paraId="000019D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D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D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Dude, I still think… it’s a stupid recipe…</w:t>
      </w:r>
    </w:p>
    <w:p w:rsidR="00000000" w:rsidDel="00000000" w:rsidP="00000000" w:rsidRDefault="00000000" w:rsidRPr="00000000" w14:paraId="000019D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DA">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[THEY SILENTLY DIE AND CREDITS ROLL]</w:t>
      </w:r>
    </w:p>
    <w:p w:rsidR="00000000" w:rsidDel="00000000" w:rsidP="00000000" w:rsidRDefault="00000000" w:rsidRPr="00000000" w14:paraId="000019DB">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DC">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[POST CREDITS: HOSPITAL.]</w:t>
      </w:r>
    </w:p>
    <w:p w:rsidR="00000000" w:rsidDel="00000000" w:rsidP="00000000" w:rsidRDefault="00000000" w:rsidRPr="00000000" w14:paraId="000019DD">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DE">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DF">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Oh shit dude these surgeons are no joke, </w:t>
      </w:r>
      <w:r w:rsidDel="00000000" w:rsidR="00000000" w:rsidRPr="00000000">
        <w:rPr>
          <w:rFonts w:ascii="Courier New" w:cs="Courier New" w:eastAsia="Courier New" w:hAnsi="Courier New"/>
          <w:i w:val="1"/>
          <w:iCs w:val="1"/>
          <w:rtl w:val="0"/>
        </w:rPr>
        <w:t xml:space="preserve">man </w:t>
      </w:r>
      <w:r w:rsidDel="00000000" w:rsidR="00000000" w:rsidRPr="00000000">
        <w:rPr>
          <w:rFonts w:ascii="Courier New" w:cs="Courier New" w:eastAsia="Courier New" w:hAnsi="Courier New"/>
          <w:rtl w:val="0"/>
        </w:rPr>
        <w:t xml:space="preserve">I feel better.</w:t>
      </w:r>
    </w:p>
    <w:p w:rsidR="00000000" w:rsidDel="00000000" w:rsidP="00000000" w:rsidRDefault="00000000" w:rsidRPr="00000000" w14:paraId="000019E0">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E1">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E2">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Yeah no I’m glad literally all of us can go back to the status quo, well like, except the cartel. They’re not important enough.</w:t>
      </w:r>
    </w:p>
    <w:p w:rsidR="00000000" w:rsidDel="00000000" w:rsidP="00000000" w:rsidRDefault="00000000" w:rsidRPr="00000000" w14:paraId="000019E3">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E4">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STARR</w:t>
      </w:r>
    </w:p>
    <w:p w:rsidR="00000000" w:rsidDel="00000000" w:rsidP="00000000" w:rsidRDefault="00000000" w:rsidRPr="00000000" w14:paraId="000019E5">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Yeah I mean like if we feel like it we’ll bring them back but for now they’re just dead side characters… You wanna play cop tag?</w:t>
      </w:r>
    </w:p>
    <w:p w:rsidR="00000000" w:rsidDel="00000000" w:rsidP="00000000" w:rsidRDefault="00000000" w:rsidRPr="00000000" w14:paraId="000019E6">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E7">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DEEGS</w:t>
      </w:r>
    </w:p>
    <w:p w:rsidR="00000000" w:rsidDel="00000000" w:rsidP="00000000" w:rsidRDefault="00000000" w:rsidRPr="00000000" w14:paraId="000019E8">
      <w:pPr>
        <w:spacing w:line="240" w:lineRule="auto"/>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Not really, no.</w:t>
      </w:r>
    </w:p>
    <w:p w:rsidR="00000000" w:rsidDel="00000000" w:rsidP="00000000" w:rsidRDefault="00000000" w:rsidRPr="00000000" w14:paraId="000019E9">
      <w:pPr>
        <w:spacing w:line="240" w:lineRule="auto"/>
        <w:jc w:val="center"/>
        <w:rPr>
          <w:rFonts w:ascii="Courier New" w:cs="Courier New" w:eastAsia="Courier New" w:hAnsi="Courier New"/>
        </w:rPr>
      </w:pPr>
      <w:r w:rsidDel="00000000" w:rsidR="00000000" w:rsidRPr="00000000">
        <w:rPr>
          <w:rtl w:val="0"/>
        </w:rPr>
      </w:r>
    </w:p>
    <w:p w:rsidR="00000000" w:rsidDel="00000000" w:rsidP="00000000" w:rsidRDefault="00000000" w:rsidRPr="00000000" w14:paraId="000019EA">
      <w:pPr>
        <w:spacing w:line="240" w:lineRule="auto"/>
        <w:jc w:val="center"/>
        <w:rPr/>
        <w:sectPr>
          <w:headerReference r:id="rId76" w:type="default"/>
          <w:footerReference r:id="rId77"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rtl w:val="0"/>
        </w:rPr>
        <w:t xml:space="preserve">[END]</w:t>
      </w:r>
      <w:r w:rsidDel="00000000" w:rsidR="00000000" w:rsidRPr="00000000">
        <w:rPr>
          <w:rtl w:val="0"/>
        </w:rPr>
      </w:r>
    </w:p>
    <w:p w:rsidR="00000000" w:rsidDel="00000000" w:rsidP="00000000" w:rsidRDefault="00000000" w:rsidRPr="00000000" w14:paraId="000019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8" w:type="default"/>
          <w:footerReference r:id="rId79" w:type="default"/>
          <w:type w:val="nextPage"/>
          <w:pgSz w:h="15840" w:w="12240" w:orient="portrait"/>
          <w:pgMar w:bottom="1440" w:top="1440" w:left="1440" w:right="1440" w:header="720" w:footer="720"/>
          <w:pgNumType w:start="1"/>
        </w:sectPr>
      </w:pPr>
      <w:bookmarkStart w:colFirst="0" w:colLast="0" w:name="_w94i0le7qv6l"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Papa Nottony's Pizza is a Mafia Front</w:t>
      </w:r>
      <w:r w:rsidDel="00000000" w:rsidR="00000000" w:rsidRPr="00000000">
        <w:rPr>
          <w:rtl w:val="0"/>
        </w:rPr>
      </w:r>
    </w:p>
    <w:p w:rsidR="00000000" w:rsidDel="00000000" w:rsidP="00000000" w:rsidRDefault="00000000" w:rsidRPr="00000000" w14:paraId="000019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 A large empty table in a restaurant with a sign above it saying “Papa Nottony’s Pizza”. Next to the sign, a banner reading “Happy Birthday Dean McQueen!” A chattering group of theater kids walk in and take their seats. The camera does not move at all the ENTIRE EPISODE, getting all of them in frame (They’re all on one side of the table facing the camera, I guess)]</w:t>
      </w:r>
    </w:p>
    <w:p w:rsidR="00000000" w:rsidDel="00000000" w:rsidP="00000000" w:rsidRDefault="00000000" w:rsidRPr="00000000" w14:paraId="000019E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9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19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HAPPY BIRTHDAY DEAN!! WE LOVE YOU!!</w:t>
      </w:r>
    </w:p>
    <w:p w:rsidR="00000000" w:rsidDel="00000000" w:rsidP="00000000" w:rsidRDefault="00000000" w:rsidRPr="00000000" w14:paraId="000019F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9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(Smug bastard)</w:t>
      </w:r>
    </w:p>
    <w:p w:rsidR="00000000" w:rsidDel="00000000" w:rsidP="00000000" w:rsidRDefault="00000000" w:rsidRPr="00000000" w14:paraId="000019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Huh, Thanks, you girls aren’t so bad yourselves.</w:t>
      </w:r>
    </w:p>
    <w:p w:rsidR="00000000" w:rsidDel="00000000" w:rsidP="00000000" w:rsidRDefault="00000000" w:rsidRPr="00000000" w14:paraId="000019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9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9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Deandeandean Deannnnnn!! MOTHERFUCKING DEANNNN- I got you something, buddy, I gotchu a gift!</w:t>
      </w:r>
    </w:p>
    <w:p w:rsidR="00000000" w:rsidDel="00000000" w:rsidP="00000000" w:rsidRDefault="00000000" w:rsidRPr="00000000" w14:paraId="000019F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9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(CONDESENDING)</w:t>
      </w:r>
    </w:p>
    <w:p w:rsidR="00000000" w:rsidDel="00000000" w:rsidP="00000000" w:rsidRDefault="00000000" w:rsidRPr="00000000" w14:paraId="000019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Starr, buddy, we all agreed to give gifts after we get our food, and we’re gonna stick to that </w:t>
      </w:r>
      <w:r w:rsidDel="00000000" w:rsidR="00000000" w:rsidRPr="00000000">
        <w:rPr>
          <w:rFonts w:ascii="Courier New" w:cs="Courier New" w:eastAsia="Courier New" w:hAnsi="Courier New"/>
          <w:b w:val="1"/>
          <w:bCs w:val="1"/>
          <w:sz w:val="24"/>
          <w:szCs w:val="24"/>
          <w:rtl w:val="0"/>
        </w:rPr>
        <w:t xml:space="preserve">rigid plan</w:t>
      </w:r>
      <w:r w:rsidDel="00000000" w:rsidR="00000000" w:rsidRPr="00000000">
        <w:rPr>
          <w:rFonts w:ascii="Courier New" w:cs="Courier New" w:eastAsia="Courier New" w:hAnsi="Courier New"/>
          <w:sz w:val="24"/>
          <w:szCs w:val="24"/>
          <w:rtl w:val="0"/>
        </w:rPr>
        <w:t xml:space="preserve">, okay buddy?</w:t>
      </w:r>
    </w:p>
    <w:p w:rsidR="00000000" w:rsidDel="00000000" w:rsidP="00000000" w:rsidRDefault="00000000" w:rsidRPr="00000000" w14:paraId="000019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9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(Taking the shoddily wrapped present)</w:t>
      </w:r>
    </w:p>
    <w:p w:rsidR="00000000" w:rsidDel="00000000" w:rsidP="00000000" w:rsidRDefault="00000000" w:rsidRPr="00000000" w14:paraId="000019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I mean it’s fine, whatcha got, kid? Breath freshener, yeah that’s cool, thanks.</w:t>
      </w:r>
    </w:p>
    <w:p w:rsidR="00000000" w:rsidDel="00000000" w:rsidP="00000000" w:rsidRDefault="00000000" w:rsidRPr="00000000" w14:paraId="000019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9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9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FuckyeahDeegshe LOVES IT!</w:t>
      </w:r>
    </w:p>
    <w:p w:rsidR="00000000" w:rsidDel="00000000" w:rsidP="00000000" w:rsidRDefault="00000000" w:rsidRPr="00000000" w14:paraId="000019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yeah I mean I guess you’re a piece of paper, so I can see why your brain doesn't function the way it should. I guess the logic makes sense.</w:t>
      </w:r>
    </w:p>
    <w:p w:rsidR="00000000" w:rsidDel="00000000" w:rsidP="00000000" w:rsidRDefault="00000000" w:rsidRPr="00000000" w14:paraId="00001A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A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Speaking of absolutely nothing related, what’s with the </w:t>
      </w:r>
      <w:r w:rsidDel="00000000" w:rsidR="00000000" w:rsidRPr="00000000">
        <w:rPr>
          <w:rFonts w:ascii="Courier New" w:cs="Courier New" w:eastAsia="Courier New" w:hAnsi="Courier New"/>
          <w:i w:val="1"/>
          <w:iCs w:val="1"/>
          <w:sz w:val="24"/>
          <w:szCs w:val="24"/>
          <w:rtl w:val="0"/>
        </w:rPr>
        <w:t xml:space="preserve">name </w:t>
      </w:r>
      <w:r w:rsidDel="00000000" w:rsidR="00000000" w:rsidRPr="00000000">
        <w:rPr>
          <w:rFonts w:ascii="Courier New" w:cs="Courier New" w:eastAsia="Courier New" w:hAnsi="Courier New"/>
          <w:sz w:val="24"/>
          <w:szCs w:val="24"/>
          <w:rtl w:val="0"/>
        </w:rPr>
        <w:t xml:space="preserve">of this place? </w:t>
      </w:r>
      <w:r w:rsidDel="00000000" w:rsidR="00000000" w:rsidRPr="00000000">
        <w:rPr>
          <w:rFonts w:ascii="Courier New" w:cs="Courier New" w:eastAsia="Courier New" w:hAnsi="Courier New"/>
          <w:i w:val="1"/>
          <w:iCs w:val="1"/>
          <w:sz w:val="24"/>
          <w:szCs w:val="24"/>
          <w:rtl w:val="0"/>
        </w:rPr>
        <w:t xml:space="preserve">“Papa Nottony’s Pizza?”</w:t>
      </w:r>
      <w:r w:rsidDel="00000000" w:rsidR="00000000" w:rsidRPr="00000000">
        <w:rPr>
          <w:rtl w:val="0"/>
        </w:rPr>
      </w:r>
    </w:p>
    <w:p w:rsidR="00000000" w:rsidDel="00000000" w:rsidP="00000000" w:rsidRDefault="00000000" w:rsidRPr="00000000" w14:paraId="00001A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so? It’s probably just owned by a guy named… Nottony. Huh. That DOES sound kind of weird, now that you mention it.</w:t>
      </w:r>
    </w:p>
    <w:p w:rsidR="00000000" w:rsidDel="00000000" w:rsidP="00000000" w:rsidRDefault="00000000" w:rsidRPr="00000000" w14:paraId="00001A0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A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maybe it’s a mafia front. Like I think an </w:t>
      </w:r>
      <w:r w:rsidDel="00000000" w:rsidR="00000000" w:rsidRPr="00000000">
        <w:rPr>
          <w:rFonts w:ascii="Courier New" w:cs="Courier New" w:eastAsia="Courier New" w:hAnsi="Courier New"/>
          <w:sz w:val="24"/>
          <w:szCs w:val="24"/>
          <w:rtl w:val="0"/>
        </w:rPr>
        <w:t xml:space="preserve">ITALIAN</w:t>
      </w:r>
      <w:r w:rsidDel="00000000" w:rsidR="00000000" w:rsidRPr="00000000">
        <w:rPr>
          <w:rFonts w:ascii="Courier New" w:cs="Courier New" w:eastAsia="Courier New" w:hAnsi="Courier New"/>
          <w:sz w:val="24"/>
          <w:szCs w:val="24"/>
          <w:rtl w:val="0"/>
        </w:rPr>
        <w:t xml:space="preserve"> RESTRUANT is a little on the nose, but…</w:t>
      </w:r>
    </w:p>
    <w:p w:rsidR="00000000" w:rsidDel="00000000" w:rsidP="00000000" w:rsidRDefault="00000000" w:rsidRPr="00000000" w14:paraId="00001A0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0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Ehh at this point pizza walks that fine line between Italian and American. Like Elea.</w:t>
      </w:r>
    </w:p>
    <w:p w:rsidR="00000000" w:rsidDel="00000000" w:rsidP="00000000" w:rsidRDefault="00000000" w:rsidRPr="00000000" w14:paraId="00001A0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A1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Well, okay.</w:t>
      </w:r>
    </w:p>
    <w:p w:rsidR="00000000" w:rsidDel="00000000" w:rsidP="00000000" w:rsidRDefault="00000000" w:rsidRPr="00000000" w14:paraId="00001A1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A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fuckers. Down to business. This is the most sacred ritual of a birthday party, let alone a KING’S party… you’re a king, Dean, that’s all I’m saying- anyway, pizza. Very </w:t>
      </w:r>
      <w:r w:rsidDel="00000000" w:rsidR="00000000" w:rsidRPr="00000000">
        <w:rPr>
          <w:rFonts w:ascii="Courier New" w:cs="Courier New" w:eastAsia="Courier New" w:hAnsi="Courier New"/>
          <w:sz w:val="24"/>
          <w:szCs w:val="24"/>
          <w:rtl w:val="0"/>
        </w:rPr>
        <w:t xml:space="preserve">important we order</w:t>
      </w:r>
      <w:r w:rsidDel="00000000" w:rsidR="00000000" w:rsidRPr="00000000">
        <w:rPr>
          <w:rFonts w:ascii="Courier New" w:cs="Courier New" w:eastAsia="Courier New" w:hAnsi="Courier New"/>
          <w:sz w:val="24"/>
          <w:szCs w:val="24"/>
          <w:rtl w:val="0"/>
        </w:rPr>
        <w:t xml:space="preserve"> the right kind. I say we add on extra cheese, black olives, and vampire squid.</w:t>
      </w:r>
    </w:p>
    <w:p w:rsidR="00000000" w:rsidDel="00000000" w:rsidP="00000000" w:rsidRDefault="00000000" w:rsidRPr="00000000" w14:paraId="00001A1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A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A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bro tried to sneak black olives in there</w:t>
      </w:r>
    </w:p>
    <w:p w:rsidR="00000000" w:rsidDel="00000000" w:rsidP="00000000" w:rsidRDefault="00000000" w:rsidRPr="00000000" w14:paraId="00001A1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not putting ANY of that shit on my pizza bro, extra cheese is RANCID. NO cheese is honestly better.</w:t>
      </w:r>
    </w:p>
    <w:p w:rsidR="00000000" w:rsidDel="00000000" w:rsidP="00000000" w:rsidRDefault="00000000" w:rsidRPr="00000000" w14:paraId="00001A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A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We’re not getting a pizza without CHEESE, DEEGS, do you WANT to ruin Dean’s birthday party and his entire LIFE?</w:t>
      </w:r>
    </w:p>
    <w:p w:rsidR="00000000" w:rsidDel="00000000" w:rsidP="00000000" w:rsidRDefault="00000000" w:rsidRPr="00000000" w14:paraId="00001A1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A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don’t really give- much, of a fuck what goes on the pizza, so…</w:t>
      </w:r>
    </w:p>
    <w:p w:rsidR="00000000" w:rsidDel="00000000" w:rsidP="00000000" w:rsidRDefault="00000000" w:rsidRPr="00000000" w14:paraId="00001A2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w:t>
      </w:r>
    </w:p>
    <w:p w:rsidR="00000000" w:rsidDel="00000000" w:rsidP="00000000" w:rsidRDefault="00000000" w:rsidRPr="00000000" w14:paraId="00001A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Hii children, my name’s Meredith, and I’ll be your waitress this evening! Can I start you off with some drinks?</w:t>
      </w:r>
    </w:p>
    <w:p w:rsidR="00000000" w:rsidDel="00000000" w:rsidP="00000000" w:rsidRDefault="00000000" w:rsidRPr="00000000" w14:paraId="00001A2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A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tar</w:t>
      </w:r>
    </w:p>
    <w:p w:rsidR="00000000" w:rsidDel="00000000" w:rsidP="00000000" w:rsidRDefault="00000000" w:rsidRPr="00000000" w14:paraId="00001A2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A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Squid ink, but could you make sure it’s GOOD squid ink though, because most restaurants give me that fucking HUMBOLT squid ink, and- Y’know what, I trust you. Squid ink for the whole table.</w:t>
      </w:r>
    </w:p>
    <w:p w:rsidR="00000000" w:rsidDel="00000000" w:rsidP="00000000" w:rsidRDefault="00000000" w:rsidRPr="00000000" w14:paraId="00001A2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y’know what, please just don’t… bring ANY of that to the table. We’ll just take the pizza, thanks.</w:t>
      </w:r>
    </w:p>
    <w:p w:rsidR="00000000" w:rsidDel="00000000" w:rsidP="00000000" w:rsidRDefault="00000000" w:rsidRPr="00000000" w14:paraId="00001A2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 (Cheery)</w:t>
      </w:r>
    </w:p>
    <w:p w:rsidR="00000000" w:rsidDel="00000000" w:rsidP="00000000" w:rsidRDefault="00000000" w:rsidRPr="00000000" w14:paraId="00001A3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Oookay</w:t>
      </w:r>
      <w:r w:rsidDel="00000000" w:rsidR="00000000" w:rsidRPr="00000000">
        <w:rPr>
          <w:rFonts w:ascii="Courier New" w:cs="Courier New" w:eastAsia="Courier New" w:hAnsi="Courier New"/>
          <w:sz w:val="24"/>
          <w:szCs w:val="24"/>
          <w:rtl w:val="0"/>
        </w:rPr>
        <w:t xml:space="preserve">. I’ll be right back.</w:t>
      </w:r>
    </w:p>
    <w:p w:rsidR="00000000" w:rsidDel="00000000" w:rsidP="00000000" w:rsidRDefault="00000000" w:rsidRPr="00000000" w14:paraId="00001A3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A3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I </w:t>
      </w:r>
      <w:r w:rsidDel="00000000" w:rsidR="00000000" w:rsidRPr="00000000">
        <w:rPr>
          <w:rFonts w:ascii="Courier New" w:cs="Courier New" w:eastAsia="Courier New" w:hAnsi="Courier New"/>
          <w:i w:val="1"/>
          <w:iCs w:val="1"/>
          <w:sz w:val="24"/>
          <w:szCs w:val="24"/>
          <w:rtl w:val="0"/>
        </w:rPr>
        <w:t xml:space="preserve">was</w:t>
      </w:r>
      <w:r w:rsidDel="00000000" w:rsidR="00000000" w:rsidRPr="00000000">
        <w:rPr>
          <w:rFonts w:ascii="Courier New" w:cs="Courier New" w:eastAsia="Courier New" w:hAnsi="Courier New"/>
          <w:sz w:val="24"/>
          <w:szCs w:val="24"/>
          <w:rtl w:val="0"/>
        </w:rPr>
        <w:t xml:space="preserve"> kind of thirsty…</w:t>
      </w:r>
    </w:p>
    <w:p w:rsidR="00000000" w:rsidDel="00000000" w:rsidP="00000000" w:rsidRDefault="00000000" w:rsidRPr="00000000" w14:paraId="00001A3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A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A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feel like this is a pretty good time to ask, so what are y’alls favorite </w:t>
      </w:r>
      <w:r w:rsidDel="00000000" w:rsidR="00000000" w:rsidRPr="00000000">
        <w:rPr>
          <w:rFonts w:ascii="Courier New" w:cs="Courier New" w:eastAsia="Courier New" w:hAnsi="Courier New"/>
          <w:i w:val="1"/>
          <w:iCs w:val="1"/>
          <w:sz w:val="24"/>
          <w:szCs w:val="24"/>
          <w:rtl w:val="0"/>
        </w:rPr>
        <w:t xml:space="preserve">pizza toppings…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A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A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Capitalism! And eagle droppings.</w:t>
      </w:r>
    </w:p>
    <w:p w:rsidR="00000000" w:rsidDel="00000000" w:rsidP="00000000" w:rsidRDefault="00000000" w:rsidRPr="00000000" w14:paraId="00001A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A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Welp, MY favorite topping is-</w:t>
      </w:r>
    </w:p>
    <w:p w:rsidR="00000000" w:rsidDel="00000000" w:rsidP="00000000" w:rsidRDefault="00000000" w:rsidRPr="00000000" w14:paraId="00001A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A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liberal tears.</w:t>
      </w:r>
    </w:p>
    <w:p w:rsidR="00000000" w:rsidDel="00000000" w:rsidP="00000000" w:rsidRDefault="00000000" w:rsidRPr="00000000" w14:paraId="00001A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A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...Greaaat for you, Travis, but does anyone wanna hear </w:t>
      </w:r>
      <w:r w:rsidDel="00000000" w:rsidR="00000000" w:rsidRPr="00000000">
        <w:rPr>
          <w:rFonts w:ascii="Courier New" w:cs="Courier New" w:eastAsia="Courier New" w:hAnsi="Courier New"/>
          <w:i w:val="1"/>
          <w:iCs w:val="1"/>
          <w:sz w:val="24"/>
          <w:szCs w:val="24"/>
          <w:rtl w:val="0"/>
        </w:rPr>
        <w:t xml:space="preserve">my</w:t>
      </w:r>
      <w:r w:rsidDel="00000000" w:rsidR="00000000" w:rsidRPr="00000000">
        <w:rPr>
          <w:rFonts w:ascii="Courier New" w:cs="Courier New" w:eastAsia="Courier New" w:hAnsi="Courier New"/>
          <w:sz w:val="24"/>
          <w:szCs w:val="24"/>
          <w:rtl w:val="0"/>
        </w:rPr>
        <w:t xml:space="preserve"> favorite topping?</w:t>
      </w:r>
    </w:p>
    <w:p w:rsidR="00000000" w:rsidDel="00000000" w:rsidP="00000000" w:rsidRDefault="00000000" w:rsidRPr="00000000" w14:paraId="00001A4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DEEGS/ELEA</w:t>
      </w:r>
    </w:p>
    <w:p w:rsidR="00000000" w:rsidDel="00000000" w:rsidP="00000000" w:rsidRDefault="00000000" w:rsidRPr="00000000" w14:paraId="00001A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really.</w:t>
      </w:r>
    </w:p>
    <w:p w:rsidR="00000000" w:rsidDel="00000000" w:rsidP="00000000" w:rsidRDefault="00000000" w:rsidRPr="00000000" w14:paraId="00001A4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A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hard earned cash! And horse manure!</w:t>
      </w:r>
    </w:p>
    <w:p w:rsidR="00000000" w:rsidDel="00000000" w:rsidP="00000000" w:rsidRDefault="00000000" w:rsidRPr="00000000" w14:paraId="00001A4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A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yummy yummy in my… f hole</w:t>
      </w:r>
    </w:p>
    <w:p w:rsidR="00000000" w:rsidDel="00000000" w:rsidP="00000000" w:rsidRDefault="00000000" w:rsidRPr="00000000" w14:paraId="00001A4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A5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w:t>
      </w:r>
    </w:p>
    <w:p w:rsidR="00000000" w:rsidDel="00000000" w:rsidP="00000000" w:rsidRDefault="00000000" w:rsidRPr="00000000" w14:paraId="00001A5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A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it’s like a part of a guitar. I guess it’s like- his stomach a- or something, I dunno move past it.</w:t>
      </w:r>
    </w:p>
    <w:p w:rsidR="00000000" w:rsidDel="00000000" w:rsidP="00000000" w:rsidRDefault="00000000" w:rsidRPr="00000000" w14:paraId="00001A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A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Gang… does ANYONE wanna know my favorite topping? Anyone at all?</w:t>
      </w:r>
    </w:p>
    <w:p w:rsidR="00000000" w:rsidDel="00000000" w:rsidP="00000000" w:rsidRDefault="00000000" w:rsidRPr="00000000" w14:paraId="00001A5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A5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t>
      </w:r>
    </w:p>
    <w:p w:rsidR="00000000" w:rsidDel="00000000" w:rsidP="00000000" w:rsidRDefault="00000000" w:rsidRPr="00000000" w14:paraId="00001A5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A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then… because I was gonna say friendship. My favorite pizza topping is friendship. Because I’m happiest when I’m surrounded by my Nenjac Theater crew, where I feel wanted and loved. </w:t>
      </w:r>
      <w:r w:rsidDel="00000000" w:rsidR="00000000" w:rsidRPr="00000000">
        <w:rPr>
          <w:rFonts w:ascii="Courier New" w:cs="Courier New" w:eastAsia="Courier New" w:hAnsi="Courier New"/>
          <w:b w:val="1"/>
          <w:bCs w:val="1"/>
          <w:sz w:val="24"/>
          <w:szCs w:val="24"/>
          <w:rtl w:val="0"/>
        </w:rPr>
        <w:t xml:space="preserve">You </w:t>
      </w:r>
      <w:r w:rsidDel="00000000" w:rsidR="00000000" w:rsidRPr="00000000">
        <w:rPr>
          <w:rFonts w:ascii="Courier New" w:cs="Courier New" w:eastAsia="Courier New" w:hAnsi="Courier New"/>
          <w:sz w:val="24"/>
          <w:szCs w:val="24"/>
          <w:rtl w:val="0"/>
        </w:rPr>
        <w:t xml:space="preserve">guys.</w:t>
      </w:r>
    </w:p>
    <w:p w:rsidR="00000000" w:rsidDel="00000000" w:rsidP="00000000" w:rsidRDefault="00000000" w:rsidRPr="00000000" w14:paraId="00001A6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A6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A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Starrs giving me a footjob underneath the table</w:t>
      </w:r>
    </w:p>
    <w:p w:rsidR="00000000" w:rsidDel="00000000" w:rsidP="00000000" w:rsidRDefault="00000000" w:rsidRPr="00000000" w14:paraId="00001A6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I wasn't gonna point that out but </w:t>
      </w:r>
      <w:r w:rsidDel="00000000" w:rsidR="00000000" w:rsidRPr="00000000">
        <w:rPr>
          <w:rFonts w:ascii="Courier New" w:cs="Courier New" w:eastAsia="Courier New" w:hAnsi="Courier New"/>
          <w:sz w:val="24"/>
          <w:szCs w:val="24"/>
          <w:rtl w:val="0"/>
        </w:rPr>
        <w:t xml:space="preserve">yeahhh</w:t>
      </w:r>
      <w:r w:rsidDel="00000000" w:rsidR="00000000" w:rsidRPr="00000000">
        <w:rPr>
          <w:rFonts w:ascii="Courier New" w:cs="Courier New" w:eastAsia="Courier New" w:hAnsi="Courier New"/>
          <w:sz w:val="24"/>
          <w:szCs w:val="24"/>
          <w:rtl w:val="0"/>
        </w:rPr>
        <w:t xml:space="preserve"> we all can tell, bro</w:t>
      </w:r>
    </w:p>
    <w:p w:rsidR="00000000" w:rsidDel="00000000" w:rsidP="00000000" w:rsidRDefault="00000000" w:rsidRPr="00000000" w14:paraId="00001A6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A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WHAT, there is NO WAY I’d be able to give Cas a footjob right now, my dogs’ve locked in the past five minutes attempting to to reach DEAN MCQUEEN, but he’s too far away. And I don’t have feet. Dean, you’re too far away.</w:t>
      </w:r>
    </w:p>
    <w:p w:rsidR="00000000" w:rsidDel="00000000" w:rsidP="00000000" w:rsidRDefault="00000000" w:rsidRPr="00000000" w14:paraId="00001A6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A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youre</w:t>
      </w:r>
      <w:r w:rsidDel="00000000" w:rsidR="00000000" w:rsidRPr="00000000">
        <w:rPr>
          <w:rFonts w:ascii="Courier New" w:cs="Courier New" w:eastAsia="Courier New" w:hAnsi="Courier New"/>
          <w:sz w:val="24"/>
          <w:szCs w:val="24"/>
          <w:rtl w:val="0"/>
        </w:rPr>
        <w:t xml:space="preserve"> too far for </w:t>
      </w:r>
      <w:r w:rsidDel="00000000" w:rsidR="00000000" w:rsidRPr="00000000">
        <w:rPr>
          <w:rFonts w:ascii="Courier New" w:cs="Courier New" w:eastAsia="Courier New" w:hAnsi="Courier New"/>
          <w:sz w:val="24"/>
          <w:szCs w:val="24"/>
          <w:rtl w:val="0"/>
        </w:rPr>
        <w:t xml:space="preserve">starrs</w:t>
      </w:r>
      <w:r w:rsidDel="00000000" w:rsidR="00000000" w:rsidRPr="00000000">
        <w:rPr>
          <w:rFonts w:ascii="Courier New" w:cs="Courier New" w:eastAsia="Courier New" w:hAnsi="Courier New"/>
          <w:sz w:val="24"/>
          <w:szCs w:val="24"/>
          <w:rtl w:val="0"/>
        </w:rPr>
        <w:t xml:space="preserve"> feet to beat your meat</w:t>
      </w:r>
    </w:p>
    <w:p w:rsidR="00000000" w:rsidDel="00000000" w:rsidP="00000000" w:rsidRDefault="00000000" w:rsidRPr="00000000" w14:paraId="00001A6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A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I- I can confirm that, and it’s fucking weird and please stay away from me, Starr.</w:t>
      </w:r>
    </w:p>
    <w:p w:rsidR="00000000" w:rsidDel="00000000" w:rsidP="00000000" w:rsidRDefault="00000000" w:rsidRPr="00000000" w14:paraId="00001A7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1A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HE’S SO SENSITIVE WITH HIS SEXUALITY!!</w:t>
      </w:r>
    </w:p>
    <w:p w:rsidR="00000000" w:rsidDel="00000000" w:rsidP="00000000" w:rsidRDefault="00000000" w:rsidRPr="00000000" w14:paraId="00001A7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A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fuck…?</w:t>
      </w:r>
    </w:p>
    <w:p w:rsidR="00000000" w:rsidDel="00000000" w:rsidP="00000000" w:rsidRDefault="00000000" w:rsidRPr="00000000" w14:paraId="00001A7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(TO DEEGS)</w:t>
      </w:r>
    </w:p>
    <w:p w:rsidR="00000000" w:rsidDel="00000000" w:rsidP="00000000" w:rsidRDefault="00000000" w:rsidRPr="00000000" w14:paraId="00001A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Deegs, this poor guy, poor Dean… When will he admit he’s gay? It’s sad, honestly.</w:t>
      </w:r>
    </w:p>
    <w:p w:rsidR="00000000" w:rsidDel="00000000" w:rsidP="00000000" w:rsidRDefault="00000000" w:rsidRPr="00000000" w14:paraId="00001A7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7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you’re right Starr, it’s pretty fucking sad.</w:t>
      </w:r>
    </w:p>
    <w:p w:rsidR="00000000" w:rsidDel="00000000" w:rsidP="00000000" w:rsidRDefault="00000000" w:rsidRPr="00000000" w14:paraId="00001A7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CIGGY</w:t>
      </w:r>
    </w:p>
    <w:p w:rsidR="00000000" w:rsidDel="00000000" w:rsidP="00000000" w:rsidRDefault="00000000" w:rsidRPr="00000000" w14:paraId="00001A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so- do you assholes have a pizza figured out? With all the toppings?</w:t>
      </w:r>
    </w:p>
    <w:p w:rsidR="00000000" w:rsidDel="00000000" w:rsidP="00000000" w:rsidRDefault="00000000" w:rsidRPr="00000000" w14:paraId="00001A8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A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Only</w:t>
      </w:r>
      <w:r w:rsidDel="00000000" w:rsidR="00000000" w:rsidRPr="00000000">
        <w:rPr>
          <w:rFonts w:ascii="Courier New" w:cs="Courier New" w:eastAsia="Courier New" w:hAnsi="Courier New"/>
          <w:sz w:val="24"/>
          <w:szCs w:val="24"/>
          <w:rtl w:val="0"/>
        </w:rPr>
        <w:t xml:space="preserve"> topping I want is a PIZZA DAT ASS, right, Spence?!</w:t>
      </w:r>
    </w:p>
    <w:p w:rsidR="00000000" w:rsidDel="00000000" w:rsidP="00000000" w:rsidRDefault="00000000" w:rsidRPr="00000000" w14:paraId="00001A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A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y-yep. But, uh… I hate to tell you guys, because you all seem weirdly excited, but there’s NO WAY we can order ALL those toppings on one pizza.</w:t>
      </w:r>
    </w:p>
    <w:p w:rsidR="00000000" w:rsidDel="00000000" w:rsidP="00000000" w:rsidRDefault="00000000" w:rsidRPr="00000000" w14:paraId="00001A8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(WITH TRIUMPHANT MUSIC)</w:t>
      </w:r>
    </w:p>
    <w:p w:rsidR="00000000" w:rsidDel="00000000" w:rsidP="00000000" w:rsidRDefault="00000000" w:rsidRPr="00000000" w14:paraId="00001A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you’re right, we’d just fail… If we weren’t AMERICANS!! Did Goerge Washington second guess himself when he stormed London and took King Goerge captive?? Did Alexander Hamilton decide his vocal chords couldn’t take on the entire British army?? Did Richard Nixon decide that illegal government spying was a bad idea?? Did Nathan Forrest just ASSUME that no one would join his new club?? NO! They stood strong, each and every one of ‘em, because THEY, WERE, AMERICAN!! AND SO ARE WE!! We BREATHE tax dollars, we SHIT OUT eagle crap, and WE LAUGH IN THE FACE OF FREE HEALTHCARE!! AND GOD STRIKE ME DOWN IF I’M FIBBIN’, BUT WE, WILL, ORDER, THAT, PIZZA!!!! HELL YEAH BROTHERRRRRRRRR-</w:t>
      </w:r>
    </w:p>
    <w:p w:rsidR="00000000" w:rsidDel="00000000" w:rsidP="00000000" w:rsidRDefault="00000000" w:rsidRPr="00000000" w14:paraId="00001A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w:t>
      </w:r>
    </w:p>
    <w:p w:rsidR="00000000" w:rsidDel="00000000" w:rsidP="00000000" w:rsidRDefault="00000000" w:rsidRPr="00000000" w14:paraId="00001A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 can I take your order?</w:t>
      </w:r>
    </w:p>
    <w:p w:rsidR="00000000" w:rsidDel="00000000" w:rsidP="00000000" w:rsidRDefault="00000000" w:rsidRPr="00000000" w14:paraId="00001A8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(Nonchalantly)</w:t>
      </w:r>
    </w:p>
    <w:p w:rsidR="00000000" w:rsidDel="00000000" w:rsidP="00000000" w:rsidRDefault="00000000" w:rsidRPr="00000000" w14:paraId="00001A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we’ll just have one large pepperoni thanks.</w:t>
      </w:r>
    </w:p>
    <w:p w:rsidR="00000000" w:rsidDel="00000000" w:rsidP="00000000" w:rsidRDefault="00000000" w:rsidRPr="00000000" w14:paraId="00001A9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waitress leaves as Travis stops yelling. Silence.]</w:t>
      </w:r>
    </w:p>
    <w:p w:rsidR="00000000" w:rsidDel="00000000" w:rsidP="00000000" w:rsidRDefault="00000000" w:rsidRPr="00000000" w14:paraId="00001A9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9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Forgive me for not wanting </w:t>
      </w:r>
      <w:r w:rsidDel="00000000" w:rsidR="00000000" w:rsidRPr="00000000">
        <w:rPr>
          <w:rFonts w:ascii="Courier New" w:cs="Courier New" w:eastAsia="Courier New" w:hAnsi="Courier New"/>
          <w:i w:val="1"/>
          <w:iCs w:val="1"/>
          <w:sz w:val="24"/>
          <w:szCs w:val="24"/>
          <w:rtl w:val="0"/>
        </w:rPr>
        <w:t xml:space="preserve">eagle droppings</w:t>
      </w:r>
      <w:r w:rsidDel="00000000" w:rsidR="00000000" w:rsidRPr="00000000">
        <w:rPr>
          <w:rFonts w:ascii="Courier New" w:cs="Courier New" w:eastAsia="Courier New" w:hAnsi="Courier New"/>
          <w:sz w:val="24"/>
          <w:szCs w:val="24"/>
          <w:rtl w:val="0"/>
        </w:rPr>
        <w:t xml:space="preserve"> on my pizza.</w:t>
      </w:r>
    </w:p>
    <w:p w:rsidR="00000000" w:rsidDel="00000000" w:rsidP="00000000" w:rsidRDefault="00000000" w:rsidRPr="00000000" w14:paraId="00001A9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A9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A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I actually don’t think that sounds too bad.</w:t>
      </w:r>
    </w:p>
    <w:p w:rsidR="00000000" w:rsidDel="00000000" w:rsidP="00000000" w:rsidRDefault="00000000" w:rsidRPr="00000000" w14:paraId="00001A9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A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yuh it sounds extra crunchy i wish we ordered eagle dung</w:t>
      </w:r>
    </w:p>
    <w:p w:rsidR="00000000" w:rsidDel="00000000" w:rsidP="00000000" w:rsidRDefault="00000000" w:rsidRPr="00000000" w14:paraId="00001A9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A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eating shit would mess up my hard earned crispy breath, isn’t that right ladies? Which reminds me-</w:t>
      </w:r>
    </w:p>
    <w:p w:rsidR="00000000" w:rsidDel="00000000" w:rsidP="00000000" w:rsidRDefault="00000000" w:rsidRPr="00000000" w14:paraId="00001AA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sprays Starr’s breath freshener]</w:t>
      </w:r>
    </w:p>
    <w:p w:rsidR="00000000" w:rsidDel="00000000" w:rsidP="00000000" w:rsidRDefault="00000000" w:rsidRPr="00000000" w14:paraId="00001AA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A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Thanks for the breath freshener, Sta- jeez what is that smell-</w:t>
      </w:r>
    </w:p>
    <w:p w:rsidR="00000000" w:rsidDel="00000000" w:rsidP="00000000" w:rsidRDefault="00000000" w:rsidRPr="00000000" w14:paraId="00001AA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Eugh, dude Dean what the FUCK, that smells like straight ASS, bro.</w:t>
      </w:r>
    </w:p>
    <w:p w:rsidR="00000000" w:rsidDel="00000000" w:rsidP="00000000" w:rsidRDefault="00000000" w:rsidRPr="00000000" w14:paraId="00001AA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(COUGHING, CONFUSED)</w:t>
      </w:r>
    </w:p>
    <w:p w:rsidR="00000000" w:rsidDel="00000000" w:rsidP="00000000" w:rsidRDefault="00000000" w:rsidRPr="00000000" w14:paraId="00001A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it really does just smell like ass-</w:t>
      </w:r>
    </w:p>
    <w:p w:rsidR="00000000" w:rsidDel="00000000" w:rsidP="00000000" w:rsidRDefault="00000000" w:rsidRPr="00000000" w14:paraId="00001AA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A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A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just any ass, Dean! It smells like YOUR ass! See, I know that beautiful spanker of yours is one of your best features- and since girls seem to like your ass, they MUST like a guy who’s breath literally SMELLS like it! Happy birthday, buddy!</w:t>
      </w:r>
    </w:p>
    <w:p w:rsidR="00000000" w:rsidDel="00000000" w:rsidP="00000000" w:rsidRDefault="00000000" w:rsidRPr="00000000" w14:paraId="00001AA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AB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w:t>
      </w:r>
    </w:p>
    <w:p w:rsidR="00000000" w:rsidDel="00000000" w:rsidP="00000000" w:rsidRDefault="00000000" w:rsidRPr="00000000" w14:paraId="00001AB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Pizza’s ready! Bon Apetit, kids- Oh my, what’s that scent…?</w:t>
      </w:r>
    </w:p>
    <w:p w:rsidR="00000000" w:rsidDel="00000000" w:rsidP="00000000" w:rsidRDefault="00000000" w:rsidRPr="00000000" w14:paraId="00001AB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A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uh, I think it’s the hick kid!</w:t>
      </w:r>
    </w:p>
    <w:p w:rsidR="00000000" w:rsidDel="00000000" w:rsidP="00000000" w:rsidRDefault="00000000" w:rsidRPr="00000000" w14:paraId="00001AB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A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 new </w:t>
      </w:r>
      <w:r w:rsidDel="00000000" w:rsidR="00000000" w:rsidRPr="00000000">
        <w:rPr>
          <w:rFonts w:ascii="Courier New" w:cs="Courier New" w:eastAsia="Courier New" w:hAnsi="Courier New"/>
          <w:sz w:val="24"/>
          <w:szCs w:val="24"/>
          <w:rtl w:val="0"/>
        </w:rPr>
        <w:t xml:space="preserve">years</w:t>
      </w:r>
      <w:r w:rsidDel="00000000" w:rsidR="00000000" w:rsidRPr="00000000">
        <w:rPr>
          <w:rFonts w:ascii="Courier New" w:cs="Courier New" w:eastAsia="Courier New" w:hAnsi="Courier New"/>
          <w:sz w:val="24"/>
          <w:szCs w:val="24"/>
          <w:rtl w:val="0"/>
        </w:rPr>
        <w:t xml:space="preserve"> resolution was to cut down on my showering habit!</w:t>
      </w:r>
    </w:p>
    <w:p w:rsidR="00000000" w:rsidDel="00000000" w:rsidP="00000000" w:rsidRDefault="00000000" w:rsidRPr="00000000" w14:paraId="00001AB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Folded under ZERO pressure.</w:t>
      </w:r>
    </w:p>
    <w:p w:rsidR="00000000" w:rsidDel="00000000" w:rsidP="00000000" w:rsidRDefault="00000000" w:rsidRPr="00000000" w14:paraId="00001AB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B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A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I can’t believe you’re so smelly.</w:t>
      </w:r>
    </w:p>
    <w:p w:rsidR="00000000" w:rsidDel="00000000" w:rsidP="00000000" w:rsidRDefault="00000000" w:rsidRPr="00000000" w14:paraId="00001AB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C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it’s literally you Dean, we ALL smell your breath, it's PUTRID shit.</w:t>
      </w:r>
    </w:p>
    <w:p w:rsidR="00000000" w:rsidDel="00000000" w:rsidP="00000000" w:rsidRDefault="00000000" w:rsidRPr="00000000" w14:paraId="00001AC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A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so Starr, this smell is specifically DEAN’S ass? Like, personalized for HIS ass? No one else's ass was smelled in the making of this bizarre breath freshener?</w:t>
      </w:r>
    </w:p>
    <w:p w:rsidR="00000000" w:rsidDel="00000000" w:rsidP="00000000" w:rsidRDefault="00000000" w:rsidRPr="00000000" w14:paraId="00001AC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A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yeah like it smells wicked good, so I dunno what you guys are on about, but after many many sleepless nights in the lab, I was finally able to capture the exact smell of Dean McQueen’s ass and put it into his new breath freshener. I dunno what YOU GUYS got him, but MY gift was a hit…</w:t>
      </w:r>
    </w:p>
    <w:p w:rsidR="00000000" w:rsidDel="00000000" w:rsidP="00000000" w:rsidRDefault="00000000" w:rsidRPr="00000000" w14:paraId="00001AC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CIGGY (handing him her present)</w:t>
      </w:r>
    </w:p>
    <w:p w:rsidR="00000000" w:rsidDel="00000000" w:rsidP="00000000" w:rsidRDefault="00000000" w:rsidRPr="00000000" w14:paraId="00001A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Wow so no it wasn’t, but uh, I guess this is a good time to open your other gifts, McQueen? I got you a rubber band. Y’know, ‘cause you’re a dollar bill? I just thought it was cute I dunno…</w:t>
      </w:r>
    </w:p>
    <w:p w:rsidR="00000000" w:rsidDel="00000000" w:rsidP="00000000" w:rsidRDefault="00000000" w:rsidRPr="00000000" w14:paraId="00001AC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AC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(deep voice)</w:t>
      </w:r>
    </w:p>
    <w:p w:rsidR="00000000" w:rsidDel="00000000" w:rsidP="00000000" w:rsidRDefault="00000000" w:rsidRPr="00000000" w14:paraId="00001A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Ay bro you tryna bang Starr’s boyfriend?</w:t>
      </w:r>
    </w:p>
    <w:p w:rsidR="00000000" w:rsidDel="00000000" w:rsidP="00000000" w:rsidRDefault="00000000" w:rsidRPr="00000000" w14:paraId="00001A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(Normal voice)</w:t>
      </w:r>
    </w:p>
    <w:p w:rsidR="00000000" w:rsidDel="00000000" w:rsidP="00000000" w:rsidRDefault="00000000" w:rsidRPr="00000000" w14:paraId="00001A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bro you tryna bang m-</w:t>
      </w:r>
    </w:p>
    <w:p w:rsidR="00000000" w:rsidDel="00000000" w:rsidP="00000000" w:rsidRDefault="00000000" w:rsidRPr="00000000" w14:paraId="00001A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NOBODY’S falling for that, bro.</w:t>
      </w:r>
    </w:p>
    <w:p w:rsidR="00000000" w:rsidDel="00000000" w:rsidP="00000000" w:rsidRDefault="00000000" w:rsidRPr="00000000" w14:paraId="00001AD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1A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CIGGY, GET IN LINE, BITCH!! HE’S OURS!!</w:t>
      </w:r>
    </w:p>
    <w:p w:rsidR="00000000" w:rsidDel="00000000" w:rsidP="00000000" w:rsidRDefault="00000000" w:rsidRPr="00000000" w14:paraId="00001AD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A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Calm down, calm down. There’s enough of me to go around… Thank you Ciggy. That’s pretty clever. Get ready for a lighter on your birthday, haha…</w:t>
      </w:r>
    </w:p>
    <w:p w:rsidR="00000000" w:rsidDel="00000000" w:rsidP="00000000" w:rsidRDefault="00000000" w:rsidRPr="00000000" w14:paraId="00001AD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CIGGY</w:t>
      </w:r>
    </w:p>
    <w:p w:rsidR="00000000" w:rsidDel="00000000" w:rsidP="00000000" w:rsidRDefault="00000000" w:rsidRPr="00000000" w14:paraId="00001A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offensive. I take offense to that.</w:t>
      </w:r>
    </w:p>
    <w:p w:rsidR="00000000" w:rsidDel="00000000" w:rsidP="00000000" w:rsidRDefault="00000000" w:rsidRPr="00000000" w14:paraId="00001AD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A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Agh… okay.</w:t>
      </w:r>
    </w:p>
    <w:p w:rsidR="00000000" w:rsidDel="00000000" w:rsidP="00000000" w:rsidRDefault="00000000" w:rsidRPr="00000000" w14:paraId="00001AE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A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me and Elea chipped in and got you something at the mall the other day. I wanted to buy you something at the apple store, but Elea opted for the back of Spencer’s. Spencer went to Spencer's, Ahahaha… Anyway, guess where we ended up going.</w:t>
      </w:r>
    </w:p>
    <w:p w:rsidR="00000000" w:rsidDel="00000000" w:rsidP="00000000" w:rsidRDefault="00000000" w:rsidRPr="00000000" w14:paraId="00001AE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OPENS UP A DILDO]</w:t>
      </w:r>
    </w:p>
    <w:p w:rsidR="00000000" w:rsidDel="00000000" w:rsidP="00000000" w:rsidRDefault="00000000" w:rsidRPr="00000000" w14:paraId="00001AE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A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Cute, right? And if you click the button, it plays voice lines from Johnny Depp AND </w:t>
      </w:r>
      <w:r w:rsidDel="00000000" w:rsidR="00000000" w:rsidRPr="00000000">
        <w:rPr>
          <w:rFonts w:ascii="Courier New" w:cs="Courier New" w:eastAsia="Courier New" w:hAnsi="Courier New"/>
          <w:b w:val="1"/>
          <w:bCs w:val="1"/>
          <w:sz w:val="24"/>
          <w:szCs w:val="24"/>
          <w:rtl w:val="0"/>
        </w:rPr>
        <w:t xml:space="preserve">iconic </w:t>
      </w:r>
      <w:r w:rsidDel="00000000" w:rsidR="00000000" w:rsidRPr="00000000">
        <w:rPr>
          <w:rFonts w:ascii="Courier New" w:cs="Courier New" w:eastAsia="Courier New" w:hAnsi="Courier New"/>
          <w:sz w:val="24"/>
          <w:szCs w:val="24"/>
          <w:rtl w:val="0"/>
        </w:rPr>
        <w:t xml:space="preserve">pornstars Mia and Johnny McQueen… who I’m just now realizing are your parents, aren’t they.</w:t>
      </w:r>
    </w:p>
    <w:p w:rsidR="00000000" w:rsidDel="00000000" w:rsidP="00000000" w:rsidRDefault="00000000" w:rsidRPr="00000000" w14:paraId="00001AE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(Genuinely so guilty, almost whispered)</w:t>
      </w:r>
    </w:p>
    <w:p w:rsidR="00000000" w:rsidDel="00000000" w:rsidP="00000000" w:rsidRDefault="00000000" w:rsidRPr="00000000" w14:paraId="00001A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so sorry, bro…</w:t>
      </w:r>
    </w:p>
    <w:p w:rsidR="00000000" w:rsidDel="00000000" w:rsidP="00000000" w:rsidRDefault="00000000" w:rsidRPr="00000000" w14:paraId="00001AE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A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uh, I mean… It also shoots out like a lightsaber!</w:t>
      </w:r>
    </w:p>
    <w:p w:rsidR="00000000" w:rsidDel="00000000" w:rsidP="00000000" w:rsidRDefault="00000000" w:rsidRPr="00000000" w14:paraId="00001AE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(QUICKLY)</w:t>
      </w:r>
    </w:p>
    <w:p w:rsidR="00000000" w:rsidDel="00000000" w:rsidP="00000000" w:rsidRDefault="00000000" w:rsidRPr="00000000" w14:paraId="00001A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want it.</w:t>
      </w:r>
    </w:p>
    <w:p w:rsidR="00000000" w:rsidDel="00000000" w:rsidP="00000000" w:rsidRDefault="00000000" w:rsidRPr="00000000" w14:paraId="00001AF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not even gonna lie, I GENUINELY feel </w:t>
      </w:r>
      <w:r w:rsidDel="00000000" w:rsidR="00000000" w:rsidRPr="00000000">
        <w:rPr>
          <w:rFonts w:ascii="Courier New" w:cs="Courier New" w:eastAsia="Courier New" w:hAnsi="Courier New"/>
          <w:i w:val="1"/>
          <w:iCs w:val="1"/>
          <w:sz w:val="24"/>
          <w:szCs w:val="24"/>
          <w:rtl w:val="0"/>
        </w:rPr>
        <w:t xml:space="preserve">bad </w:t>
      </w:r>
      <w:r w:rsidDel="00000000" w:rsidR="00000000" w:rsidRPr="00000000">
        <w:rPr>
          <w:rFonts w:ascii="Courier New" w:cs="Courier New" w:eastAsia="Courier New" w:hAnsi="Courier New"/>
          <w:sz w:val="24"/>
          <w:szCs w:val="24"/>
          <w:rtl w:val="0"/>
        </w:rPr>
        <w:t xml:space="preserve">for Dean right now, so I’m just gonna go ahead and give him my present. Here ya go, Dean.</w:t>
      </w:r>
    </w:p>
    <w:p w:rsidR="00000000" w:rsidDel="00000000" w:rsidP="00000000" w:rsidRDefault="00000000" w:rsidRPr="00000000" w14:paraId="00001AF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A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I open it, will a bomb kill or seriously maim me?</w:t>
      </w:r>
    </w:p>
    <w:p w:rsidR="00000000" w:rsidDel="00000000" w:rsidP="00000000" w:rsidRDefault="00000000" w:rsidRPr="00000000" w14:paraId="00001AF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Maybe…</w:t>
      </w:r>
    </w:p>
    <w:p w:rsidR="00000000" w:rsidDel="00000000" w:rsidP="00000000" w:rsidRDefault="00000000" w:rsidRPr="00000000" w14:paraId="00001AF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A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AF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AF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Most DEFINITELY.</w:t>
      </w:r>
    </w:p>
    <w:p w:rsidR="00000000" w:rsidDel="00000000" w:rsidP="00000000" w:rsidRDefault="00000000" w:rsidRPr="00000000" w14:paraId="00001B0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0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B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i got you a thing too. </w:t>
      </w:r>
      <w:r w:rsidDel="00000000" w:rsidR="00000000" w:rsidRPr="00000000">
        <w:rPr>
          <w:rFonts w:ascii="Courier New" w:cs="Courier New" w:eastAsia="Courier New" w:hAnsi="Courier New"/>
          <w:sz w:val="24"/>
          <w:szCs w:val="24"/>
          <w:rtl w:val="0"/>
        </w:rPr>
        <w:t xml:space="preserve">its</w:t>
      </w:r>
      <w:r w:rsidDel="00000000" w:rsidR="00000000" w:rsidRPr="00000000">
        <w:rPr>
          <w:rFonts w:ascii="Courier New" w:cs="Courier New" w:eastAsia="Courier New" w:hAnsi="Courier New"/>
          <w:sz w:val="24"/>
          <w:szCs w:val="24"/>
          <w:rtl w:val="0"/>
        </w:rPr>
        <w:t xml:space="preserve"> a pet chimp. i dropped it off at your house</w:t>
      </w:r>
    </w:p>
    <w:p w:rsidR="00000000" w:rsidDel="00000000" w:rsidP="00000000" w:rsidRDefault="00000000" w:rsidRPr="00000000" w14:paraId="00001B0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0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B06">
      <w:pPr>
        <w:spacing w:line="24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sz w:val="24"/>
          <w:szCs w:val="24"/>
          <w:rtl w:val="0"/>
        </w:rPr>
        <w:t xml:space="preserve">You… got me a </w:t>
      </w:r>
      <w:r w:rsidDel="00000000" w:rsidR="00000000" w:rsidRPr="00000000">
        <w:rPr>
          <w:rFonts w:ascii="Courier New" w:cs="Courier New" w:eastAsia="Courier New" w:hAnsi="Courier New"/>
          <w:b w:val="1"/>
          <w:bCs w:val="1"/>
          <w:i w:val="1"/>
          <w:iCs w:val="1"/>
          <w:sz w:val="24"/>
          <w:szCs w:val="24"/>
          <w:rtl w:val="0"/>
        </w:rPr>
        <w:t xml:space="preserve">WHAT?</w:t>
      </w:r>
    </w:p>
    <w:p w:rsidR="00000000" w:rsidDel="00000000" w:rsidP="00000000" w:rsidRDefault="00000000" w:rsidRPr="00000000" w14:paraId="00001B07">
      <w:pPr>
        <w:spacing w:line="240" w:lineRule="auto"/>
        <w:jc w:val="center"/>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1B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B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Damn dude, you should've opted for a bonobo, they’re smaller than chimps and </w:t>
      </w:r>
      <w:r w:rsidDel="00000000" w:rsidR="00000000" w:rsidRPr="00000000">
        <w:rPr>
          <w:rFonts w:ascii="Courier New" w:cs="Courier New" w:eastAsia="Courier New" w:hAnsi="Courier New"/>
          <w:i w:val="1"/>
          <w:iCs w:val="1"/>
          <w:sz w:val="24"/>
          <w:szCs w:val="24"/>
          <w:rtl w:val="0"/>
        </w:rPr>
        <w:t xml:space="preserve">significantly</w:t>
      </w:r>
      <w:r w:rsidDel="00000000" w:rsidR="00000000" w:rsidRPr="00000000">
        <w:rPr>
          <w:rFonts w:ascii="Courier New" w:cs="Courier New" w:eastAsia="Courier New" w:hAnsi="Courier New"/>
          <w:sz w:val="24"/>
          <w:szCs w:val="24"/>
          <w:rtl w:val="0"/>
        </w:rPr>
        <w:t xml:space="preserve"> less aggressive, with the rates of attacks being only-</w:t>
      </w:r>
    </w:p>
    <w:p w:rsidR="00000000" w:rsidDel="00000000" w:rsidP="00000000" w:rsidRDefault="00000000" w:rsidRPr="00000000" w14:paraId="00001B0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I’d rather you talk about SQUIDS at this point.</w:t>
      </w:r>
    </w:p>
    <w:p w:rsidR="00000000" w:rsidDel="00000000" w:rsidP="00000000" w:rsidRDefault="00000000" w:rsidRPr="00000000" w14:paraId="00001B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(WHIPSERING)</w:t>
      </w:r>
    </w:p>
    <w:p w:rsidR="00000000" w:rsidDel="00000000" w:rsidP="00000000" w:rsidRDefault="00000000" w:rsidRPr="00000000" w14:paraId="00001B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I’m currently feuding with them. It’s a sensitive subject, don’t bring it up with their leader.</w:t>
      </w:r>
    </w:p>
    <w:p w:rsidR="00000000" w:rsidDel="00000000" w:rsidP="00000000" w:rsidRDefault="00000000" w:rsidRPr="00000000" w14:paraId="00001B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(WALKING IN)</w:t>
      </w:r>
    </w:p>
    <w:p w:rsidR="00000000" w:rsidDel="00000000" w:rsidP="00000000" w:rsidRDefault="00000000" w:rsidRPr="00000000" w14:paraId="00001B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Howdaaaaay fellers I’m back!</w:t>
      </w:r>
    </w:p>
    <w:p w:rsidR="00000000" w:rsidDel="00000000" w:rsidP="00000000" w:rsidRDefault="00000000" w:rsidRPr="00000000" w14:paraId="00001B1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B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Hell yeah brother! Where were you again?</w:t>
      </w:r>
    </w:p>
    <w:p w:rsidR="00000000" w:rsidDel="00000000" w:rsidP="00000000" w:rsidRDefault="00000000" w:rsidRPr="00000000" w14:paraId="00001B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B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mountains. I was waiting for our national bird to drop a deuce on my slice of pizza. Thankfully, I didn’t have to wait long. God is kind.</w:t>
      </w:r>
    </w:p>
    <w:p w:rsidR="00000000" w:rsidDel="00000000" w:rsidP="00000000" w:rsidRDefault="00000000" w:rsidRPr="00000000" w14:paraId="00001B1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TAKES A BITE OF HIS PIZZA. SILENCE]</w:t>
      </w:r>
    </w:p>
    <w:p w:rsidR="00000000" w:rsidDel="00000000" w:rsidP="00000000" w:rsidRDefault="00000000" w:rsidRPr="00000000" w14:paraId="00001B1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1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B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Dean’s breath smells REALLY bad.</w:t>
      </w:r>
    </w:p>
    <w:p w:rsidR="00000000" w:rsidDel="00000000" w:rsidP="00000000" w:rsidRDefault="00000000" w:rsidRPr="00000000" w14:paraId="00001B1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1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Yep. Yes it does.</w:t>
      </w:r>
    </w:p>
    <w:p w:rsidR="00000000" w:rsidDel="00000000" w:rsidP="00000000" w:rsidRDefault="00000000" w:rsidRPr="00000000" w14:paraId="00001B2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2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B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*Snifffff* Ahhh… Whoo, man… That one made </w:t>
      </w:r>
      <w:r w:rsidDel="00000000" w:rsidR="00000000" w:rsidRPr="00000000">
        <w:rPr>
          <w:rFonts w:ascii="Courier New" w:cs="Courier New" w:eastAsia="Courier New" w:hAnsi="Courier New"/>
          <w:sz w:val="24"/>
          <w:szCs w:val="24"/>
          <w:rtl w:val="0"/>
        </w:rPr>
        <w:t xml:space="preserve">me a lil</w:t>
      </w:r>
      <w:r w:rsidDel="00000000" w:rsidR="00000000" w:rsidRPr="00000000">
        <w:rPr>
          <w:rFonts w:ascii="Courier New" w:cs="Courier New" w:eastAsia="Courier New" w:hAnsi="Courier New"/>
          <w:sz w:val="24"/>
          <w:szCs w:val="24"/>
          <w:rtl w:val="0"/>
        </w:rPr>
        <w:t xml:space="preserve"> dizzy…</w:t>
      </w:r>
    </w:p>
    <w:p w:rsidR="00000000" w:rsidDel="00000000" w:rsidP="00000000" w:rsidRDefault="00000000" w:rsidRPr="00000000" w14:paraId="00001B2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2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man is a FREAK. I don’t- there’s no other way to put it. Just an absolute VOID of social confidence.</w:t>
      </w:r>
    </w:p>
    <w:p w:rsidR="00000000" w:rsidDel="00000000" w:rsidP="00000000" w:rsidRDefault="00000000" w:rsidRPr="00000000" w14:paraId="00001B2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2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B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have pinkeye</w:t>
      </w:r>
    </w:p>
    <w:p w:rsidR="00000000" w:rsidDel="00000000" w:rsidP="00000000" w:rsidRDefault="00000000" w:rsidRPr="00000000" w14:paraId="00001B2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2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Ooookay dude, WHAT are you even TALKING about, nobody ASKED if you had pinkeye.</w:t>
      </w:r>
    </w:p>
    <w:p w:rsidR="00000000" w:rsidDel="00000000" w:rsidP="00000000" w:rsidRDefault="00000000" w:rsidRPr="00000000" w14:paraId="00001B2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B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Alight alright lets try and get back on track here-</w:t>
      </w:r>
    </w:p>
    <w:p w:rsidR="00000000" w:rsidDel="00000000" w:rsidP="00000000" w:rsidRDefault="00000000" w:rsidRPr="00000000" w14:paraId="00001B3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seriously I’m mad why the FUCK would you even say that, Cas, like what POSSIBLY could be going through your brain right now.</w:t>
      </w:r>
    </w:p>
    <w:p w:rsidR="00000000" w:rsidDel="00000000" w:rsidP="00000000" w:rsidRDefault="00000000" w:rsidRPr="00000000" w14:paraId="00001B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B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dunno like im a fucking guitar man</w:t>
      </w:r>
    </w:p>
    <w:p w:rsidR="00000000" w:rsidDel="00000000" w:rsidP="00000000" w:rsidRDefault="00000000" w:rsidRPr="00000000" w14:paraId="00001B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w:t>
      </w:r>
      <w:r w:rsidDel="00000000" w:rsidR="00000000" w:rsidRPr="00000000">
        <w:rPr>
          <w:rFonts w:ascii="Courier New" w:cs="Courier New" w:eastAsia="Courier New" w:hAnsi="Courier New"/>
          <w:sz w:val="24"/>
          <w:szCs w:val="24"/>
          <w:rtl w:val="0"/>
        </w:rPr>
        <w:t xml:space="preserve"> well, I guess- yeah good point. I forgive you, bud.</w:t>
      </w:r>
    </w:p>
    <w:p w:rsidR="00000000" w:rsidDel="00000000" w:rsidP="00000000" w:rsidRDefault="00000000" w:rsidRPr="00000000" w14:paraId="00001B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B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that deep </w:t>
      </w:r>
      <w:r w:rsidDel="00000000" w:rsidR="00000000" w:rsidRPr="00000000">
        <w:rPr>
          <w:rFonts w:ascii="Courier New" w:cs="Courier New" w:eastAsia="Courier New" w:hAnsi="Courier New"/>
          <w:sz w:val="24"/>
          <w:szCs w:val="24"/>
          <w:rtl w:val="0"/>
        </w:rPr>
        <w:t xml:space="preserve">deegsy</w:t>
      </w:r>
      <w:r w:rsidDel="00000000" w:rsidR="00000000" w:rsidRPr="00000000">
        <w:rPr>
          <w:rtl w:val="0"/>
        </w:rPr>
      </w:r>
    </w:p>
    <w:p w:rsidR="00000000" w:rsidDel="00000000" w:rsidP="00000000" w:rsidRDefault="00000000" w:rsidRPr="00000000" w14:paraId="00001B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B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that Johnny Depp lightsaber dildo is NOT on the table anymore, who has it.</w:t>
      </w:r>
    </w:p>
    <w:p w:rsidR="00000000" w:rsidDel="00000000" w:rsidP="00000000" w:rsidRDefault="00000000" w:rsidRPr="00000000" w14:paraId="00001B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B4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4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think </w:t>
      </w:r>
      <w:r w:rsidDel="00000000" w:rsidR="00000000" w:rsidRPr="00000000">
        <w:rPr>
          <w:rFonts w:ascii="Courier New" w:cs="Courier New" w:eastAsia="Courier New" w:hAnsi="Courier New"/>
          <w:b w:val="1"/>
          <w:bCs w:val="1"/>
          <w:sz w:val="24"/>
          <w:szCs w:val="24"/>
          <w:rtl w:val="0"/>
        </w:rPr>
        <w:t xml:space="preserve">you </w:t>
      </w:r>
      <w:r w:rsidDel="00000000" w:rsidR="00000000" w:rsidRPr="00000000">
        <w:rPr>
          <w:rFonts w:ascii="Courier New" w:cs="Courier New" w:eastAsia="Courier New" w:hAnsi="Courier New"/>
          <w:sz w:val="24"/>
          <w:szCs w:val="24"/>
          <w:rtl w:val="0"/>
        </w:rPr>
        <w:t xml:space="preserve">have it.</w:t>
      </w:r>
    </w:p>
    <w:p w:rsidR="00000000" w:rsidDel="00000000" w:rsidP="00000000" w:rsidRDefault="00000000" w:rsidRPr="00000000" w14:paraId="00001B4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B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 not.</w:t>
      </w:r>
    </w:p>
    <w:p w:rsidR="00000000" w:rsidDel="00000000" w:rsidP="00000000" w:rsidRDefault="00000000" w:rsidRPr="00000000" w14:paraId="00001B4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4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 DEPP’S VOICE (Coming from Starr’s general direction)</w:t>
      </w:r>
    </w:p>
    <w:p w:rsidR="00000000" w:rsidDel="00000000" w:rsidP="00000000" w:rsidRDefault="00000000" w:rsidRPr="00000000" w14:paraId="00001B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gotta jar of dirrrrt! I </w:t>
      </w:r>
      <w:r w:rsidDel="00000000" w:rsidR="00000000" w:rsidRPr="00000000">
        <w:rPr>
          <w:rFonts w:ascii="Courier New" w:cs="Courier New" w:eastAsia="Courier New" w:hAnsi="Courier New"/>
          <w:sz w:val="24"/>
          <w:szCs w:val="24"/>
          <w:rtl w:val="0"/>
        </w:rPr>
        <w:t xml:space="preserve">gotta jar</w:t>
      </w:r>
      <w:r w:rsidDel="00000000" w:rsidR="00000000" w:rsidRPr="00000000">
        <w:rPr>
          <w:rFonts w:ascii="Courier New" w:cs="Courier New" w:eastAsia="Courier New" w:hAnsi="Courier New"/>
          <w:sz w:val="24"/>
          <w:szCs w:val="24"/>
          <w:rtl w:val="0"/>
        </w:rPr>
        <w:t xml:space="preserve"> of dirrrrt! And guess what’s inside it!"</w:t>
      </w:r>
    </w:p>
    <w:p w:rsidR="00000000" w:rsidDel="00000000" w:rsidP="00000000" w:rsidRDefault="00000000" w:rsidRPr="00000000" w14:paraId="00001B4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B4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B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 not know what that was. That was weird.</w:t>
      </w:r>
    </w:p>
    <w:p w:rsidR="00000000" w:rsidDel="00000000" w:rsidP="00000000" w:rsidRDefault="00000000" w:rsidRPr="00000000" w14:paraId="00001B4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B5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53">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Dude I’m just gonna say it, ‘cause I know we’re all thinking it, but is anything going to </w:t>
      </w:r>
      <w:r w:rsidDel="00000000" w:rsidR="00000000" w:rsidRPr="00000000">
        <w:rPr>
          <w:rFonts w:ascii="Courier New" w:cs="Courier New" w:eastAsia="Courier New" w:hAnsi="Courier New"/>
          <w:i w:val="1"/>
          <w:iCs w:val="1"/>
          <w:sz w:val="24"/>
          <w:szCs w:val="24"/>
          <w:rtl w:val="0"/>
        </w:rPr>
        <w:t xml:space="preserve">fucking happen </w:t>
      </w:r>
      <w:r w:rsidDel="00000000" w:rsidR="00000000" w:rsidRPr="00000000">
        <w:rPr>
          <w:rFonts w:ascii="Courier New" w:cs="Courier New" w:eastAsia="Courier New" w:hAnsi="Courier New"/>
          <w:sz w:val="24"/>
          <w:szCs w:val="24"/>
          <w:rtl w:val="0"/>
        </w:rPr>
        <w:t xml:space="preserve">today? Like we’ve just been sitting here arguing about eagle shit and dildos for ten minutes. At least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sz w:val="24"/>
          <w:szCs w:val="24"/>
          <w:rtl w:val="0"/>
        </w:rPr>
        <w:t xml:space="preserve"> tried to spice things up with that </w:t>
      </w:r>
      <w:r w:rsidDel="00000000" w:rsidR="00000000" w:rsidRPr="00000000">
        <w:rPr>
          <w:rFonts w:ascii="Courier New" w:cs="Courier New" w:eastAsia="Courier New" w:hAnsi="Courier New"/>
          <w:i w:val="1"/>
          <w:iCs w:val="1"/>
          <w:sz w:val="24"/>
          <w:szCs w:val="24"/>
          <w:rtl w:val="0"/>
        </w:rPr>
        <w:t xml:space="preserve">bomb </w:t>
      </w:r>
      <w:r w:rsidDel="00000000" w:rsidR="00000000" w:rsidRPr="00000000">
        <w:rPr>
          <w:rFonts w:ascii="Courier New" w:cs="Courier New" w:eastAsia="Courier New" w:hAnsi="Courier New"/>
          <w:sz w:val="24"/>
          <w:szCs w:val="24"/>
          <w:rtl w:val="0"/>
        </w:rPr>
        <w:t xml:space="preserve">a couple narrative </w:t>
      </w:r>
      <w:r w:rsidDel="00000000" w:rsidR="00000000" w:rsidRPr="00000000">
        <w:rPr>
          <w:rFonts w:ascii="Courier New" w:cs="Courier New" w:eastAsia="Courier New" w:hAnsi="Courier New"/>
          <w:i w:val="1"/>
          <w:iCs w:val="1"/>
          <w:sz w:val="24"/>
          <w:szCs w:val="24"/>
          <w:rtl w:val="0"/>
        </w:rPr>
        <w:t xml:space="preserve">u-turns</w:t>
      </w:r>
      <w:r w:rsidDel="00000000" w:rsidR="00000000" w:rsidRPr="00000000">
        <w:rPr>
          <w:rFonts w:ascii="Courier New" w:cs="Courier New" w:eastAsia="Courier New" w:hAnsi="Courier New"/>
          <w:sz w:val="24"/>
          <w:szCs w:val="24"/>
          <w:rtl w:val="0"/>
        </w:rPr>
        <w:t xml:space="preserve"> ago</w:t>
      </w: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1B54">
      <w:pPr>
        <w:spacing w:lin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1B55">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[SILENCE.]</w:t>
      </w:r>
    </w:p>
    <w:p w:rsidR="00000000" w:rsidDel="00000000" w:rsidP="00000000" w:rsidRDefault="00000000" w:rsidRPr="00000000" w14:paraId="00001B5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5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B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think this is as good as it gets.</w:t>
      </w:r>
    </w:p>
    <w:p w:rsidR="00000000" w:rsidDel="00000000" w:rsidP="00000000" w:rsidRDefault="00000000" w:rsidRPr="00000000" w14:paraId="00001B5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5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Seriously? At this point I </w:t>
      </w:r>
      <w:r w:rsidDel="00000000" w:rsidR="00000000" w:rsidRPr="00000000">
        <w:rPr>
          <w:rFonts w:ascii="Courier New" w:cs="Courier New" w:eastAsia="Courier New" w:hAnsi="Courier New"/>
          <w:b w:val="1"/>
          <w:bCs w:val="1"/>
          <w:sz w:val="24"/>
          <w:szCs w:val="24"/>
          <w:rtl w:val="0"/>
        </w:rPr>
        <w:t xml:space="preserve">HOPE </w:t>
      </w:r>
      <w:r w:rsidDel="00000000" w:rsidR="00000000" w:rsidRPr="00000000">
        <w:rPr>
          <w:rFonts w:ascii="Courier New" w:cs="Courier New" w:eastAsia="Courier New" w:hAnsi="Courier New"/>
          <w:sz w:val="24"/>
          <w:szCs w:val="24"/>
          <w:rtl w:val="0"/>
        </w:rPr>
        <w:t xml:space="preserve">you were right about this pizza place being a Mafia front, just so SOMETHING CAN FUCKING HAPPEN!</w:t>
      </w:r>
    </w:p>
    <w:p w:rsidR="00000000" w:rsidDel="00000000" w:rsidP="00000000" w:rsidRDefault="00000000" w:rsidRPr="00000000" w14:paraId="00001B5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5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 (Sweetly)</w:t>
      </w:r>
    </w:p>
    <w:p w:rsidR="00000000" w:rsidDel="00000000" w:rsidP="00000000" w:rsidRDefault="00000000" w:rsidRPr="00000000" w14:paraId="00001B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hi… We’ve received quite a bit of noise complaints from this table, I’m afraid we’re going to have to ask you all to leave. You can pay the check by cash or card, before you go.</w:t>
      </w:r>
    </w:p>
    <w:p w:rsidR="00000000" w:rsidDel="00000000" w:rsidP="00000000" w:rsidRDefault="00000000" w:rsidRPr="00000000" w14:paraId="00001B5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6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FUCK no, where’s that bomb I so lovingly gifted you, Dean, I’m throwing it at this lady-</w:t>
      </w:r>
    </w:p>
    <w:p w:rsidR="00000000" w:rsidDel="00000000" w:rsidP="00000000" w:rsidRDefault="00000000" w:rsidRPr="00000000" w14:paraId="00001B6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6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B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Nonono the pizza was pretty good and I don’t wanna get banned for life, so let’s just pay the check and leave. Dean, I’ll pay for you, since your breath is HEAVENLY right now, bucko…</w:t>
      </w:r>
    </w:p>
    <w:p w:rsidR="00000000" w:rsidDel="00000000" w:rsidP="00000000" w:rsidRDefault="00000000" w:rsidRPr="00000000" w14:paraId="00001B6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6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B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Who </w:t>
      </w:r>
      <w:r w:rsidDel="00000000" w:rsidR="00000000" w:rsidRPr="00000000">
        <w:rPr>
          <w:rFonts w:ascii="Courier New" w:cs="Courier New" w:eastAsia="Courier New" w:hAnsi="Courier New"/>
          <w:b w:val="1"/>
          <w:bCs w:val="1"/>
          <w:sz w:val="24"/>
          <w:szCs w:val="24"/>
          <w:rtl w:val="0"/>
        </w:rPr>
        <w:t xml:space="preserve">IS</w:t>
      </w:r>
      <w:r w:rsidDel="00000000" w:rsidR="00000000" w:rsidRPr="00000000">
        <w:rPr>
          <w:rFonts w:ascii="Courier New" w:cs="Courier New" w:eastAsia="Courier New" w:hAnsi="Courier New"/>
          <w:sz w:val="24"/>
          <w:szCs w:val="24"/>
          <w:rtl w:val="0"/>
        </w:rPr>
        <w:t xml:space="preserve"> this kid, bro…</w:t>
      </w:r>
    </w:p>
    <w:p w:rsidR="00000000" w:rsidDel="00000000" w:rsidP="00000000" w:rsidRDefault="00000000" w:rsidRPr="00000000" w14:paraId="00001B6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B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just for that, you’re pissing me off a lot less than usual, Dean. Happy birthday.</w:t>
      </w:r>
    </w:p>
    <w:p w:rsidR="00000000" w:rsidDel="00000000" w:rsidP="00000000" w:rsidRDefault="00000000" w:rsidRPr="00000000" w14:paraId="00001B6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 (GIVING STARR’S CARD BACK)</w:t>
      </w:r>
    </w:p>
    <w:p w:rsidR="00000000" w:rsidDel="00000000" w:rsidP="00000000" w:rsidRDefault="00000000" w:rsidRPr="00000000" w14:paraId="00001B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 you so much for your business, and come again soon! Just… try to keep the noise down to a minimum, okay? And maybe try to heighten the quality of conversation?</w:t>
      </w:r>
    </w:p>
    <w:p w:rsidR="00000000" w:rsidDel="00000000" w:rsidP="00000000" w:rsidRDefault="00000000" w:rsidRPr="00000000" w14:paraId="00001B6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B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Bonobos are PEAK, you just don’t know </w:t>
      </w:r>
      <w:r w:rsidDel="00000000" w:rsidR="00000000" w:rsidRPr="00000000">
        <w:rPr>
          <w:rFonts w:ascii="Courier New" w:cs="Courier New" w:eastAsia="Courier New" w:hAnsi="Courier New"/>
          <w:sz w:val="24"/>
          <w:szCs w:val="24"/>
          <w:rtl w:val="0"/>
        </w:rPr>
        <w:t xml:space="preserve">what you’re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talmbout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B7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B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 well, where to, birthday boy?</w:t>
      </w:r>
    </w:p>
    <w:p w:rsidR="00000000" w:rsidDel="00000000" w:rsidP="00000000" w:rsidRDefault="00000000" w:rsidRPr="00000000" w14:paraId="00001B7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B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I could go for a good salad, </w:t>
      </w:r>
      <w:r w:rsidDel="00000000" w:rsidR="00000000" w:rsidRPr="00000000">
        <w:rPr>
          <w:rFonts w:ascii="Courier New" w:cs="Courier New" w:eastAsia="Courier New" w:hAnsi="Courier New"/>
          <w:sz w:val="24"/>
          <w:szCs w:val="24"/>
          <w:rtl w:val="0"/>
        </w:rPr>
        <w:t xml:space="preserve">keep</w:t>
      </w:r>
      <w:r w:rsidDel="00000000" w:rsidR="00000000" w:rsidRPr="00000000">
        <w:rPr>
          <w:rFonts w:ascii="Courier New" w:cs="Courier New" w:eastAsia="Courier New" w:hAnsi="Courier New"/>
          <w:sz w:val="24"/>
          <w:szCs w:val="24"/>
          <w:rtl w:val="0"/>
        </w:rPr>
        <w:t xml:space="preserve"> up my slim figure. Birthday ain’t a cheat day! Chilis.</w:t>
      </w:r>
    </w:p>
    <w:p w:rsidR="00000000" w:rsidDel="00000000" w:rsidP="00000000" w:rsidRDefault="00000000" w:rsidRPr="00000000" w14:paraId="00001B7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[Small cheer then general agreement/chattering as they exit.]</w:t>
      </w:r>
    </w:p>
    <w:p w:rsidR="00000000" w:rsidDel="00000000" w:rsidP="00000000" w:rsidRDefault="00000000" w:rsidRPr="00000000" w14:paraId="00001B7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(Over chatter, as they leave)</w:t>
      </w:r>
    </w:p>
    <w:p w:rsidR="00000000" w:rsidDel="00000000" w:rsidP="00000000" w:rsidRDefault="00000000" w:rsidRPr="00000000" w14:paraId="00001B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we’re the only ones in the store, who the hell complained about our </w:t>
      </w:r>
      <w:r w:rsidDel="00000000" w:rsidR="00000000" w:rsidRPr="00000000">
        <w:rPr>
          <w:rFonts w:ascii="Courier New" w:cs="Courier New" w:eastAsia="Courier New" w:hAnsi="Courier New"/>
          <w:i w:val="1"/>
          <w:iCs w:val="1"/>
          <w:sz w:val="24"/>
          <w:szCs w:val="24"/>
          <w:rtl w:val="0"/>
        </w:rPr>
        <w:t xml:space="preserve">noise?</w:t>
      </w:r>
      <w:r w:rsidDel="00000000" w:rsidR="00000000" w:rsidRPr="00000000">
        <w:rPr>
          <w:rtl w:val="0"/>
        </w:rPr>
      </w:r>
    </w:p>
    <w:p w:rsidR="00000000" w:rsidDel="00000000" w:rsidP="00000000" w:rsidRDefault="00000000" w:rsidRPr="00000000" w14:paraId="00001B7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waitress watches them go. Once they’re gone, Tony Morelli steps into the restaurant from the kitchen]</w:t>
      </w:r>
    </w:p>
    <w:p w:rsidR="00000000" w:rsidDel="00000000" w:rsidP="00000000" w:rsidRDefault="00000000" w:rsidRPr="00000000" w14:paraId="00001B7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B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sent them away? </w:t>
      </w:r>
      <w:r w:rsidDel="00000000" w:rsidR="00000000" w:rsidRPr="00000000">
        <w:rPr>
          <w:rFonts w:ascii="Courier New" w:cs="Courier New" w:eastAsia="Courier New" w:hAnsi="Courier New"/>
          <w:sz w:val="24"/>
          <w:szCs w:val="24"/>
          <w:rtl w:val="0"/>
        </w:rPr>
        <w:t xml:space="preserve">The</w:t>
      </w:r>
      <w:r w:rsidDel="00000000" w:rsidR="00000000" w:rsidRPr="00000000">
        <w:rPr>
          <w:rFonts w:ascii="Courier New" w:cs="Courier New" w:eastAsia="Courier New" w:hAnsi="Courier New"/>
          <w:sz w:val="24"/>
          <w:szCs w:val="24"/>
          <w:rtl w:val="0"/>
        </w:rPr>
        <w:t xml:space="preserve"> fake noise complaint </w:t>
      </w:r>
      <w:r w:rsidDel="00000000" w:rsidR="00000000" w:rsidRPr="00000000">
        <w:rPr>
          <w:rFonts w:ascii="Courier New" w:cs="Courier New" w:eastAsia="Courier New" w:hAnsi="Courier New"/>
          <w:sz w:val="24"/>
          <w:szCs w:val="24"/>
          <w:rtl w:val="0"/>
        </w:rPr>
        <w:t xml:space="preserve">worked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B8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w:t>
      </w:r>
    </w:p>
    <w:p w:rsidR="00000000" w:rsidDel="00000000" w:rsidP="00000000" w:rsidRDefault="00000000" w:rsidRPr="00000000" w14:paraId="00001B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Like a charm, Don Morelli. They were so close to finding the truth about Papa Nottony’s.</w:t>
      </w:r>
    </w:p>
    <w:p w:rsidR="00000000" w:rsidDel="00000000" w:rsidP="00000000" w:rsidRDefault="00000000" w:rsidRPr="00000000" w14:paraId="00001B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B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NOT-TONY’s. And no one would ever suspect ME of all people to own a PIZZA RESTRUANT. Y’know, ‘cause…</w:t>
      </w:r>
    </w:p>
    <w:p w:rsidR="00000000" w:rsidDel="00000000" w:rsidP="00000000" w:rsidRDefault="00000000" w:rsidRPr="00000000" w14:paraId="00001B8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w:t>
      </w:r>
    </w:p>
    <w:p w:rsidR="00000000" w:rsidDel="00000000" w:rsidP="00000000" w:rsidRDefault="00000000" w:rsidRPr="00000000" w14:paraId="00001B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Because </w:t>
      </w:r>
      <w:r w:rsidDel="00000000" w:rsidR="00000000" w:rsidRPr="00000000">
        <w:rPr>
          <w:rFonts w:ascii="Courier New" w:cs="Courier New" w:eastAsia="Courier New" w:hAnsi="Courier New"/>
          <w:i w:val="1"/>
          <w:iCs w:val="1"/>
          <w:sz w:val="24"/>
          <w:szCs w:val="24"/>
          <w:rtl w:val="0"/>
        </w:rPr>
        <w:t xml:space="preserve">you’re </w:t>
      </w:r>
      <w:r w:rsidDel="00000000" w:rsidR="00000000" w:rsidRPr="00000000">
        <w:rPr>
          <w:rFonts w:ascii="Courier New" w:cs="Courier New" w:eastAsia="Courier New" w:hAnsi="Courier New"/>
          <w:sz w:val="24"/>
          <w:szCs w:val="24"/>
          <w:rtl w:val="0"/>
        </w:rPr>
        <w:t xml:space="preserve">a pizza yourself! Ahahaha!</w:t>
      </w:r>
    </w:p>
    <w:p w:rsidR="00000000" w:rsidDel="00000000" w:rsidP="00000000" w:rsidRDefault="00000000" w:rsidRPr="00000000" w14:paraId="00001B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1B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Ahahaha- That’s offensive. You’re fired. Pack your things, I don’t wanna hear it, pack your things. You’re out of the family business.</w:t>
      </w:r>
    </w:p>
    <w:p w:rsidR="00000000" w:rsidDel="00000000" w:rsidP="00000000" w:rsidRDefault="00000000" w:rsidRPr="00000000" w14:paraId="00001B8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B8E">
      <w:pPr>
        <w:spacing w:line="240" w:lineRule="auto"/>
        <w:jc w:val="center"/>
        <w:rPr/>
        <w:sectPr>
          <w:headerReference r:id="rId80" w:type="default"/>
          <w:footerReference r:id="rId81"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4"/>
          <w:szCs w:val="24"/>
          <w:rtl w:val="0"/>
        </w:rPr>
        <w:t xml:space="preserve">[CREDITS]</w:t>
      </w:r>
      <w:r w:rsidDel="00000000" w:rsidR="00000000" w:rsidRPr="00000000">
        <w:rPr>
          <w:rtl w:val="0"/>
        </w:rPr>
      </w:r>
    </w:p>
    <w:p w:rsidR="00000000" w:rsidDel="00000000" w:rsidP="00000000" w:rsidRDefault="00000000" w:rsidRPr="00000000" w14:paraId="00001B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2" w:type="default"/>
          <w:footerReference r:id="rId83" w:type="default"/>
          <w:type w:val="nextPage"/>
          <w:pgSz w:h="15840" w:w="12240" w:orient="portrait"/>
          <w:pgMar w:bottom="1440" w:top="1440" w:left="1440" w:right="1440" w:header="720" w:footer="720"/>
          <w:pgNumType w:start="1"/>
        </w:sectPr>
      </w:pPr>
      <w:bookmarkStart w:colFirst="0" w:colLast="0" w:name="_nv1h5sbwaqhx"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dumb ahh creepy ahh</w:t>
      </w:r>
      <w:r w:rsidDel="00000000" w:rsidR="00000000" w:rsidRPr="00000000">
        <w:rPr>
          <w:rtl w:val="0"/>
        </w:rPr>
      </w:r>
    </w:p>
    <w:p w:rsidR="00000000" w:rsidDel="00000000" w:rsidP="00000000" w:rsidRDefault="00000000" w:rsidRPr="00000000" w14:paraId="00001B90">
      <w:pPr>
        <w:jc w:val="center"/>
        <w:rPr>
          <w:rFonts w:ascii="Courier" w:cs="Courier" w:eastAsia="Courier" w:hAnsi="Courier"/>
          <w:sz w:val="24"/>
          <w:szCs w:val="24"/>
        </w:rPr>
      </w:pPr>
      <w:commentRangeStart w:id="297"/>
      <w:r w:rsidDel="00000000" w:rsidR="00000000" w:rsidRPr="00000000">
        <w:rPr>
          <w:rFonts w:ascii="Courier" w:cs="Courier" w:eastAsia="Courier" w:hAnsi="Courier"/>
          <w:sz w:val="24"/>
          <w:szCs w:val="24"/>
          <w:rtl w:val="0"/>
        </w:rPr>
        <w:t xml:space="preserve">All people in Deegs’s head should have white or static eyes? Maybe?</w:t>
      </w:r>
      <w:commentRangeEnd w:id="297"/>
      <w:r w:rsidDel="00000000" w:rsidR="00000000" w:rsidRPr="00000000">
        <w:commentReference w:id="297"/>
      </w:r>
      <w:r w:rsidDel="00000000" w:rsidR="00000000" w:rsidRPr="00000000">
        <w:rPr>
          <w:rtl w:val="0"/>
        </w:rPr>
      </w:r>
    </w:p>
    <w:p w:rsidR="00000000" w:rsidDel="00000000" w:rsidP="00000000" w:rsidRDefault="00000000" w:rsidRPr="00000000" w14:paraId="00001B9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9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falls through a chaotic explosion filled portal. He lands at an empty Nenjac Theater.]</w:t>
      </w:r>
    </w:p>
    <w:p w:rsidR="00000000" w:rsidDel="00000000" w:rsidP="00000000" w:rsidRDefault="00000000" w:rsidRPr="00000000" w14:paraId="00001B9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9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Hello…? Guys?</w:t>
      </w:r>
    </w:p>
    <w:p w:rsidR="00000000" w:rsidDel="00000000" w:rsidP="00000000" w:rsidRDefault="00000000" w:rsidRPr="00000000" w14:paraId="00001B9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9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enters the lobby, where he sees STARR]</w:t>
      </w:r>
    </w:p>
    <w:p w:rsidR="00000000" w:rsidDel="00000000" w:rsidP="00000000" w:rsidRDefault="00000000" w:rsidRPr="00000000" w14:paraId="00001B9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9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DEEGS</w:t>
        <w:br w:type="textWrapping"/>
        <w:t xml:space="preserve">Starr! Starr, are you good?</w:t>
      </w:r>
    </w:p>
    <w:p w:rsidR="00000000" w:rsidDel="00000000" w:rsidP="00000000" w:rsidRDefault="00000000" w:rsidRPr="00000000" w14:paraId="00001B9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9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1B9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9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1B9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1B9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9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Never been better, bro. Are you ready for the party here at the theater tonight?</w:t>
      </w:r>
    </w:p>
    <w:p w:rsidR="00000000" w:rsidDel="00000000" w:rsidP="00000000" w:rsidRDefault="00000000" w:rsidRPr="00000000" w14:paraId="00001BA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A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Party? What are we celebrating?</w:t>
        <w:br w:type="textWrapping"/>
        <w:br w:type="textWrapping"/>
        <w:t xml:space="preserve">STARR</w:t>
        <w:br w:type="textWrapping"/>
        <w:t xml:space="preserve">National Nenjac Day, dude. It’s like the 4th of July, but even BETTER.</w:t>
      </w:r>
    </w:p>
    <w:p w:rsidR="00000000" w:rsidDel="00000000" w:rsidP="00000000" w:rsidRDefault="00000000" w:rsidRPr="00000000" w14:paraId="00001BA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A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br w:type="textWrapping"/>
        <w:t xml:space="preserve">Don’t you be dissing my nation like that now, Starr…</w:t>
      </w:r>
    </w:p>
    <w:p w:rsidR="00000000" w:rsidDel="00000000" w:rsidP="00000000" w:rsidRDefault="00000000" w:rsidRPr="00000000" w14:paraId="00001BA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A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(laughing)</w:t>
      </w:r>
    </w:p>
    <w:p w:rsidR="00000000" w:rsidDel="00000000" w:rsidP="00000000" w:rsidRDefault="00000000" w:rsidRPr="00000000" w14:paraId="00001BA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Haha, yeah. I forgot about National Nenjac Day. When’s the party start?</w:t>
        <w:br w:type="textWrapping"/>
      </w:r>
    </w:p>
    <w:p w:rsidR="00000000" w:rsidDel="00000000" w:rsidP="00000000" w:rsidRDefault="00000000" w:rsidRPr="00000000" w14:paraId="00001BA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Right about…</w:t>
      </w:r>
    </w:p>
    <w:p w:rsidR="00000000" w:rsidDel="00000000" w:rsidP="00000000" w:rsidRDefault="00000000" w:rsidRPr="00000000" w14:paraId="00001BA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A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[doorbell rings]</w:t>
      </w:r>
    </w:p>
    <w:p w:rsidR="00000000" w:rsidDel="00000000" w:rsidP="00000000" w:rsidRDefault="00000000" w:rsidRPr="00000000" w14:paraId="00001BA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A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Now.</w:t>
      </w:r>
    </w:p>
    <w:p w:rsidR="00000000" w:rsidDel="00000000" w:rsidP="00000000" w:rsidRDefault="00000000" w:rsidRPr="00000000" w14:paraId="00001BA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A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 (walking in)</w:t>
      </w:r>
    </w:p>
    <w:p w:rsidR="00000000" w:rsidDel="00000000" w:rsidP="00000000" w:rsidRDefault="00000000" w:rsidRPr="00000000" w14:paraId="00001BA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Waddup, Deegsy!</w:t>
      </w:r>
    </w:p>
    <w:p w:rsidR="00000000" w:rsidDel="00000000" w:rsidP="00000000" w:rsidRDefault="00000000" w:rsidRPr="00000000" w14:paraId="00001BA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B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Don’t uh… call me that.</w:t>
      </w:r>
    </w:p>
    <w:p w:rsidR="00000000" w:rsidDel="00000000" w:rsidP="00000000" w:rsidRDefault="00000000" w:rsidRPr="00000000" w14:paraId="00001BB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B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Right on, brother.</w:t>
      </w:r>
    </w:p>
    <w:p w:rsidR="00000000" w:rsidDel="00000000" w:rsidP="00000000" w:rsidRDefault="00000000" w:rsidRPr="00000000" w14:paraId="00001BB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B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 (walking in)</w:t>
      </w:r>
    </w:p>
    <w:p w:rsidR="00000000" w:rsidDel="00000000" w:rsidP="00000000" w:rsidRDefault="00000000" w:rsidRPr="00000000" w14:paraId="00001BB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Ahhh, the old mildew smell of Nenjac Theater never fails to amaze me.</w:t>
      </w:r>
    </w:p>
    <w:p w:rsidR="00000000" w:rsidDel="00000000" w:rsidP="00000000" w:rsidRDefault="00000000" w:rsidRPr="00000000" w14:paraId="00001BB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B7">
      <w:pPr>
        <w:jc w:val="center"/>
        <w:rPr>
          <w:rFonts w:ascii="Courier" w:cs="Courier" w:eastAsia="Courier" w:hAnsi="Courier"/>
          <w:sz w:val="24"/>
          <w:szCs w:val="24"/>
        </w:rPr>
      </w:pPr>
      <w:commentRangeStart w:id="298"/>
      <w:r w:rsidDel="00000000" w:rsidR="00000000" w:rsidRPr="00000000">
        <w:rPr>
          <w:rFonts w:ascii="Courier" w:cs="Courier" w:eastAsia="Courier" w:hAnsi="Courier"/>
          <w:sz w:val="24"/>
          <w:szCs w:val="24"/>
          <w:rtl w:val="0"/>
        </w:rPr>
        <w:t xml:space="preserve">CAS (walking in)</w:t>
      </w:r>
    </w:p>
    <w:p w:rsidR="00000000" w:rsidDel="00000000" w:rsidP="00000000" w:rsidRDefault="00000000" w:rsidRPr="00000000" w14:paraId="00001BB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personally like mildew because if you remove the dew and add an f it says milf ha-ha-ha-ha-ha</w:t>
      </w:r>
      <w:commentRangeEnd w:id="298"/>
      <w:r w:rsidDel="00000000" w:rsidR="00000000" w:rsidRPr="00000000">
        <w:commentReference w:id="298"/>
      </w:r>
      <w:r w:rsidDel="00000000" w:rsidR="00000000" w:rsidRPr="00000000">
        <w:rPr>
          <w:rtl w:val="0"/>
        </w:rPr>
      </w:r>
    </w:p>
    <w:p w:rsidR="00000000" w:rsidDel="00000000" w:rsidP="00000000" w:rsidRDefault="00000000" w:rsidRPr="00000000" w14:paraId="00001BB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B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[NEEN (walking in) makes “stfu cas” noises]</w:t>
      </w:r>
    </w:p>
    <w:p w:rsidR="00000000" w:rsidDel="00000000" w:rsidP="00000000" w:rsidRDefault="00000000" w:rsidRPr="00000000" w14:paraId="00001BB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B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 (walking in)</w:t>
      </w:r>
    </w:p>
    <w:p w:rsidR="00000000" w:rsidDel="00000000" w:rsidP="00000000" w:rsidRDefault="00000000" w:rsidRPr="00000000" w14:paraId="00001BB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Kids, We have to be all cleaned up by midnight.</w:t>
      </w:r>
    </w:p>
    <w:p w:rsidR="00000000" w:rsidDel="00000000" w:rsidP="00000000" w:rsidRDefault="00000000" w:rsidRPr="00000000" w14:paraId="00001BB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B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Sure thing, Warren! Welp, welcome to the party, everyone! </w:t>
      </w:r>
    </w:p>
    <w:p w:rsidR="00000000" w:rsidDel="00000000" w:rsidP="00000000" w:rsidRDefault="00000000" w:rsidRPr="00000000" w14:paraId="00001BC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C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[polite applause and cheers]</w:t>
      </w:r>
    </w:p>
    <w:p w:rsidR="00000000" w:rsidDel="00000000" w:rsidP="00000000" w:rsidRDefault="00000000" w:rsidRPr="00000000" w14:paraId="00001BC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C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We’re gonna start off with some food. Everyone please choose a seat in the dining room!</w:t>
      </w:r>
    </w:p>
    <w:p w:rsidR="00000000" w:rsidDel="00000000" w:rsidP="00000000" w:rsidRDefault="00000000" w:rsidRPr="00000000" w14:paraId="00001BC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C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 the dining room. DEEGS is on one end of the table, STARR is on the other, with multiple characters in the rest of the seats.]</w:t>
      </w:r>
    </w:p>
    <w:p w:rsidR="00000000" w:rsidDel="00000000" w:rsidP="00000000" w:rsidRDefault="00000000" w:rsidRPr="00000000" w14:paraId="00001BC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C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So… how have you guys been doing?</w:t>
      </w:r>
    </w:p>
    <w:p w:rsidR="00000000" w:rsidDel="00000000" w:rsidP="00000000" w:rsidRDefault="00000000" w:rsidRPr="00000000" w14:paraId="00001BC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C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br w:type="textWrapping"/>
        <w:t xml:space="preserve">Not so great, honestly.</w:t>
      </w:r>
    </w:p>
    <w:p w:rsidR="00000000" w:rsidDel="00000000" w:rsidP="00000000" w:rsidRDefault="00000000" w:rsidRPr="00000000" w14:paraId="00001BC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CB">
      <w:pPr>
        <w:jc w:val="center"/>
        <w:rPr>
          <w:rFonts w:ascii="Courier" w:cs="Courier" w:eastAsia="Courier" w:hAnsi="Courier"/>
          <w:sz w:val="24"/>
          <w:szCs w:val="24"/>
        </w:rPr>
      </w:pPr>
      <w:commentRangeStart w:id="299"/>
      <w:r w:rsidDel="00000000" w:rsidR="00000000" w:rsidRPr="00000000">
        <w:rPr>
          <w:rFonts w:ascii="Courier" w:cs="Courier" w:eastAsia="Courier" w:hAnsi="Courier"/>
          <w:sz w:val="24"/>
          <w:szCs w:val="24"/>
          <w:rtl w:val="0"/>
        </w:rPr>
        <w:t xml:space="preserve">CAS</w:t>
        <w:br w:type="textWrapping"/>
        <w:t xml:space="preserve">i want to tear my strings off and knot them around my balls with the highest possible pressure</w:t>
      </w:r>
    </w:p>
    <w:p w:rsidR="00000000" w:rsidDel="00000000" w:rsidP="00000000" w:rsidRDefault="00000000" w:rsidRPr="00000000" w14:paraId="00001BCC">
      <w:pPr>
        <w:jc w:val="center"/>
        <w:rPr>
          <w:rFonts w:ascii="Courier" w:cs="Courier" w:eastAsia="Courier" w:hAnsi="Courier"/>
          <w:sz w:val="24"/>
          <w:szCs w:val="24"/>
        </w:rPr>
      </w:pPr>
      <w:commentRangeEnd w:id="299"/>
      <w:r w:rsidDel="00000000" w:rsidR="00000000" w:rsidRPr="00000000">
        <w:commentReference w:id="299"/>
      </w:r>
      <w:r w:rsidDel="00000000" w:rsidR="00000000" w:rsidRPr="00000000">
        <w:rPr>
          <w:rtl w:val="0"/>
        </w:rPr>
      </w:r>
    </w:p>
    <w:p w:rsidR="00000000" w:rsidDel="00000000" w:rsidP="00000000" w:rsidRDefault="00000000" w:rsidRPr="00000000" w14:paraId="00001BC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I haven’t been too great either, if I’m being honest. What about you, Deegs? How have you been?</w:t>
      </w:r>
    </w:p>
    <w:p w:rsidR="00000000" w:rsidDel="00000000" w:rsidP="00000000" w:rsidRDefault="00000000" w:rsidRPr="00000000" w14:paraId="00001BC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C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I’ve been pretty bad if I’m being honest.</w:t>
      </w:r>
    </w:p>
    <w:p w:rsidR="00000000" w:rsidDel="00000000" w:rsidP="00000000" w:rsidRDefault="00000000" w:rsidRPr="00000000" w14:paraId="00001BD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D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Sorry to hear that bucko. How come?</w:t>
      </w:r>
    </w:p>
    <w:p w:rsidR="00000000" w:rsidDel="00000000" w:rsidP="00000000" w:rsidRDefault="00000000" w:rsidRPr="00000000" w14:paraId="00001BD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D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Well, because- uh… um… I… I actually can’t remember… huh…</w:t>
      </w:r>
    </w:p>
    <w:p w:rsidR="00000000" w:rsidDel="00000000" w:rsidP="00000000" w:rsidRDefault="00000000" w:rsidRPr="00000000" w14:paraId="00001BD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D5">
      <w:pPr>
        <w:jc w:val="center"/>
        <w:rPr>
          <w:rFonts w:ascii="Courier" w:cs="Courier" w:eastAsia="Courier" w:hAnsi="Courier"/>
          <w:i w:val="1"/>
          <w:iCs w:val="1"/>
          <w:sz w:val="24"/>
          <w:szCs w:val="24"/>
        </w:rPr>
      </w:pPr>
      <w:r w:rsidDel="00000000" w:rsidR="00000000" w:rsidRPr="00000000">
        <w:rPr>
          <w:rFonts w:ascii="Courier" w:cs="Courier" w:eastAsia="Courier" w:hAnsi="Courier"/>
          <w:sz w:val="24"/>
          <w:szCs w:val="24"/>
          <w:rtl w:val="0"/>
        </w:rPr>
        <w:t xml:space="preserve">STARR (quickly)</w:t>
        <w:br w:type="textWrapping"/>
        <w:t xml:space="preserve">OOOOH! Look at that, dinner is </w:t>
      </w:r>
      <w:r w:rsidDel="00000000" w:rsidR="00000000" w:rsidRPr="00000000">
        <w:rPr>
          <w:rFonts w:ascii="Courier" w:cs="Courier" w:eastAsia="Courier" w:hAnsi="Courier"/>
          <w:i w:val="1"/>
          <w:iCs w:val="1"/>
          <w:sz w:val="24"/>
          <w:szCs w:val="24"/>
          <w:rtl w:val="0"/>
        </w:rPr>
        <w:t xml:space="preserve">served!</w:t>
      </w:r>
    </w:p>
    <w:p w:rsidR="00000000" w:rsidDel="00000000" w:rsidP="00000000" w:rsidRDefault="00000000" w:rsidRPr="00000000" w14:paraId="00001BD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D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 MCQUEEN comes and delivers a meal to each person. WARREN gets a heroin needle, NEEN gets a tinfoil hat, CAS gets a peanut, ELEA gets a diet coke, SPENCER gets a sledgehammer, and STARR gets a squid with scissors]</w:t>
      </w:r>
    </w:p>
    <w:p w:rsidR="00000000" w:rsidDel="00000000" w:rsidP="00000000" w:rsidRDefault="00000000" w:rsidRPr="00000000" w14:paraId="00001BD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D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w:t>
        <w:br w:type="textWrapping"/>
        <w:t xml:space="preserve">One for you, one for you, one for you, you, you, you, you aaaand you.</w:t>
      </w:r>
    </w:p>
    <w:p w:rsidR="00000000" w:rsidDel="00000000" w:rsidP="00000000" w:rsidRDefault="00000000" w:rsidRPr="00000000" w14:paraId="00001BD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D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Nice.</w:t>
      </w:r>
    </w:p>
    <w:p w:rsidR="00000000" w:rsidDel="00000000" w:rsidP="00000000" w:rsidRDefault="00000000" w:rsidRPr="00000000" w14:paraId="00001BD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D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[NEEN screams]</w:t>
      </w:r>
    </w:p>
    <w:p w:rsidR="00000000" w:rsidDel="00000000" w:rsidP="00000000" w:rsidRDefault="00000000" w:rsidRPr="00000000" w14:paraId="00001BD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DF">
      <w:pPr>
        <w:jc w:val="center"/>
        <w:rPr>
          <w:rFonts w:ascii="Courier" w:cs="Courier" w:eastAsia="Courier" w:hAnsi="Courier"/>
          <w:sz w:val="24"/>
          <w:szCs w:val="24"/>
        </w:rPr>
      </w:pPr>
      <w:commentRangeStart w:id="300"/>
      <w:commentRangeStart w:id="301"/>
      <w:r w:rsidDel="00000000" w:rsidR="00000000" w:rsidRPr="00000000">
        <w:rPr>
          <w:rFonts w:ascii="Courier" w:cs="Courier" w:eastAsia="Courier" w:hAnsi="Courier"/>
          <w:sz w:val="24"/>
          <w:szCs w:val="24"/>
          <w:rtl w:val="0"/>
        </w:rPr>
        <w:t xml:space="preserve">CAS</w:t>
        <w:br w:type="textWrapping"/>
        <w:t xml:space="preserve">I’m allergic!</w:t>
      </w:r>
      <w:commentRangeEnd w:id="300"/>
      <w:r w:rsidDel="00000000" w:rsidR="00000000" w:rsidRPr="00000000">
        <w:commentReference w:id="300"/>
      </w:r>
      <w:commentRangeEnd w:id="301"/>
      <w:r w:rsidDel="00000000" w:rsidR="00000000" w:rsidRPr="00000000">
        <w:commentReference w:id="301"/>
      </w:r>
      <w:r w:rsidDel="00000000" w:rsidR="00000000" w:rsidRPr="00000000">
        <w:rPr>
          <w:rtl w:val="0"/>
        </w:rPr>
      </w:r>
    </w:p>
    <w:p w:rsidR="00000000" w:rsidDel="00000000" w:rsidP="00000000" w:rsidRDefault="00000000" w:rsidRPr="00000000" w14:paraId="00001BE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E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br w:type="textWrapping"/>
        <w:t xml:space="preserve">I get too much energy from these, I think…</w:t>
      </w:r>
    </w:p>
    <w:p w:rsidR="00000000" w:rsidDel="00000000" w:rsidP="00000000" w:rsidRDefault="00000000" w:rsidRPr="00000000" w14:paraId="00001BE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E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Um… </w:t>
      </w:r>
    </w:p>
    <w:p w:rsidR="00000000" w:rsidDel="00000000" w:rsidP="00000000" w:rsidRDefault="00000000" w:rsidRPr="00000000" w14:paraId="00001BE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E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1BE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SWEET! Open yours up, Deegs!</w:t>
      </w:r>
    </w:p>
    <w:p w:rsidR="00000000" w:rsidDel="00000000" w:rsidP="00000000" w:rsidRDefault="00000000" w:rsidRPr="00000000" w14:paraId="00001BE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E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Uh… okay…</w:t>
      </w:r>
    </w:p>
    <w:p w:rsidR="00000000" w:rsidDel="00000000" w:rsidP="00000000" w:rsidRDefault="00000000" w:rsidRPr="00000000" w14:paraId="00001BE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E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opens up his platter, and sitting in front of him is a bomb.]</w:t>
      </w:r>
    </w:p>
    <w:p w:rsidR="00000000" w:rsidDel="00000000" w:rsidP="00000000" w:rsidRDefault="00000000" w:rsidRPr="00000000" w14:paraId="00001BE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EC">
      <w:pPr>
        <w:jc w:val="center"/>
        <w:rPr>
          <w:rFonts w:ascii="Courier" w:cs="Courier" w:eastAsia="Courier" w:hAnsi="Courier"/>
          <w:sz w:val="24"/>
          <w:szCs w:val="24"/>
        </w:rPr>
      </w:pPr>
      <w:commentRangeStart w:id="302"/>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1BE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ID LIKE TO BE EXCUSED!!!</w:t>
      </w:r>
    </w:p>
    <w:p w:rsidR="00000000" w:rsidDel="00000000" w:rsidP="00000000" w:rsidRDefault="00000000" w:rsidRPr="00000000" w14:paraId="00001BE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E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runs to the bathroom]</w:t>
      </w:r>
    </w:p>
    <w:p w:rsidR="00000000" w:rsidDel="00000000" w:rsidP="00000000" w:rsidRDefault="00000000" w:rsidRPr="00000000" w14:paraId="00001BF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F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1BF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Fuck, fuck, FUCK! They did it. My opps locked me in a simulation!</w:t>
      </w:r>
      <w:commentRangeEnd w:id="302"/>
      <w:r w:rsidDel="00000000" w:rsidR="00000000" w:rsidRPr="00000000">
        <w:commentReference w:id="302"/>
      </w:r>
      <w:r w:rsidDel="00000000" w:rsidR="00000000" w:rsidRPr="00000000">
        <w:rPr>
          <w:rtl w:val="0"/>
        </w:rPr>
      </w:r>
    </w:p>
    <w:p w:rsidR="00000000" w:rsidDel="00000000" w:rsidP="00000000" w:rsidRDefault="00000000" w:rsidRPr="00000000" w14:paraId="00001BF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F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1BF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Simulation?</w:t>
      </w:r>
    </w:p>
    <w:p w:rsidR="00000000" w:rsidDel="00000000" w:rsidP="00000000" w:rsidRDefault="00000000" w:rsidRPr="00000000" w14:paraId="00001BF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F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1BF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AHH!! Ahh, oh. Hey Starr.</w:t>
      </w:r>
    </w:p>
    <w:p w:rsidR="00000000" w:rsidDel="00000000" w:rsidP="00000000" w:rsidRDefault="00000000" w:rsidRPr="00000000" w14:paraId="00001BF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F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(exact same voice line)</w:t>
      </w:r>
    </w:p>
    <w:p w:rsidR="00000000" w:rsidDel="00000000" w:rsidP="00000000" w:rsidRDefault="00000000" w:rsidRPr="00000000" w14:paraId="00001BF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Simulation?</w:t>
      </w:r>
    </w:p>
    <w:p w:rsidR="00000000" w:rsidDel="00000000" w:rsidP="00000000" w:rsidRDefault="00000000" w:rsidRPr="00000000" w14:paraId="00001BF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BF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1BF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yeah, something feels super off dude-</w:t>
      </w:r>
    </w:p>
    <w:p w:rsidR="00000000" w:rsidDel="00000000" w:rsidP="00000000" w:rsidRDefault="00000000" w:rsidRPr="00000000" w14:paraId="00001BF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0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(exact same voice line)</w:t>
      </w:r>
    </w:p>
    <w:p w:rsidR="00000000" w:rsidDel="00000000" w:rsidP="00000000" w:rsidRDefault="00000000" w:rsidRPr="00000000" w14:paraId="00001C0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Simulation?</w:t>
      </w:r>
    </w:p>
    <w:p w:rsidR="00000000" w:rsidDel="00000000" w:rsidP="00000000" w:rsidRDefault="00000000" w:rsidRPr="00000000" w14:paraId="00001C0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0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1C0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w:t>
      </w:r>
    </w:p>
    <w:p w:rsidR="00000000" w:rsidDel="00000000" w:rsidP="00000000" w:rsidRDefault="00000000" w:rsidRPr="00000000" w14:paraId="00001C0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0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(exact same voice line)</w:t>
      </w:r>
    </w:p>
    <w:p w:rsidR="00000000" w:rsidDel="00000000" w:rsidP="00000000" w:rsidRDefault="00000000" w:rsidRPr="00000000" w14:paraId="00001C0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Simulation?</w:t>
      </w:r>
    </w:p>
    <w:p w:rsidR="00000000" w:rsidDel="00000000" w:rsidP="00000000" w:rsidRDefault="00000000" w:rsidRPr="00000000" w14:paraId="00001C0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0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1C0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NAH FUCK THIS</w:t>
      </w:r>
    </w:p>
    <w:p w:rsidR="00000000" w:rsidDel="00000000" w:rsidP="00000000" w:rsidRDefault="00000000" w:rsidRPr="00000000" w14:paraId="00001C0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0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bolts out of the theater. He runs throughout the next few lines.]</w:t>
      </w:r>
    </w:p>
    <w:p w:rsidR="00000000" w:rsidDel="00000000" w:rsidP="00000000" w:rsidRDefault="00000000" w:rsidRPr="00000000" w14:paraId="00001C0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0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(exact same voice line)</w:t>
      </w:r>
    </w:p>
    <w:p w:rsidR="00000000" w:rsidDel="00000000" w:rsidP="00000000" w:rsidRDefault="00000000" w:rsidRPr="00000000" w14:paraId="00001C0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Simulation?</w:t>
      </w:r>
    </w:p>
    <w:p w:rsidR="00000000" w:rsidDel="00000000" w:rsidP="00000000" w:rsidRDefault="00000000" w:rsidRPr="00000000" w14:paraId="00001C1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1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 (emotionless)</w:t>
      </w:r>
    </w:p>
    <w:p w:rsidR="00000000" w:rsidDel="00000000" w:rsidP="00000000" w:rsidRDefault="00000000" w:rsidRPr="00000000" w14:paraId="00001C1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Don’t you understand?</w:t>
      </w:r>
    </w:p>
    <w:p w:rsidR="00000000" w:rsidDel="00000000" w:rsidP="00000000" w:rsidRDefault="00000000" w:rsidRPr="00000000" w14:paraId="00001C1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1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(exact same voice line)</w:t>
      </w:r>
    </w:p>
    <w:p w:rsidR="00000000" w:rsidDel="00000000" w:rsidP="00000000" w:rsidRDefault="00000000" w:rsidRPr="00000000" w14:paraId="00001C1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Simulation?</w:t>
      </w:r>
    </w:p>
    <w:p w:rsidR="00000000" w:rsidDel="00000000" w:rsidP="00000000" w:rsidRDefault="00000000" w:rsidRPr="00000000" w14:paraId="00001C1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1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1C1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1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1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(exact same voice line)</w:t>
      </w:r>
    </w:p>
    <w:p w:rsidR="00000000" w:rsidDel="00000000" w:rsidP="00000000" w:rsidRDefault="00000000" w:rsidRPr="00000000" w14:paraId="00001C1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Simulation?</w:t>
      </w:r>
    </w:p>
    <w:p w:rsidR="00000000" w:rsidDel="00000000" w:rsidP="00000000" w:rsidRDefault="00000000" w:rsidRPr="00000000" w14:paraId="00001C1C">
      <w:pPr>
        <w:jc w:val="center"/>
        <w:rPr>
          <w:rFonts w:ascii="Courier" w:cs="Courier" w:eastAsia="Courier" w:hAnsi="Courier"/>
          <w:sz w:val="24"/>
          <w:szCs w:val="24"/>
        </w:rPr>
        <w:sectPr>
          <w:headerReference r:id="rId84" w:type="default"/>
          <w:footerReference r:id="rId8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sz w:val="24"/>
          <w:szCs w:val="24"/>
        </w:rPr>
        <w:sectPr>
          <w:headerReference r:id="rId86" w:type="default"/>
          <w:footerReference r:id="rId87" w:type="default"/>
          <w:type w:val="nextPage"/>
          <w:pgSz w:h="15840" w:w="12240" w:orient="portrait"/>
          <w:pgMar w:bottom="1440" w:top="1440" w:left="1440" w:right="1440" w:header="720" w:footer="720"/>
          <w:pgNumType w:start="1"/>
        </w:sectPr>
      </w:pPr>
      <w:bookmarkStart w:colFirst="0" w:colLast="0" w:name="_nvtgww4j3bof"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possible scrapped IDK FUCK</w:t>
      </w:r>
      <w:r w:rsidDel="00000000" w:rsidR="00000000" w:rsidRPr="00000000">
        <w:rPr>
          <w:rtl w:val="0"/>
        </w:rPr>
      </w:r>
    </w:p>
    <w:p w:rsidR="00000000" w:rsidDel="00000000" w:rsidP="00000000" w:rsidRDefault="00000000" w:rsidRPr="00000000" w14:paraId="00001C1E">
      <w:pPr>
        <w:ind w:firstLine="720"/>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NONNA - SOMETHING TO DO WITH COOKING</w:t>
      </w:r>
    </w:p>
    <w:p w:rsidR="00000000" w:rsidDel="00000000" w:rsidP="00000000" w:rsidRDefault="00000000" w:rsidRPr="00000000" w14:paraId="00001C1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2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MISTER MAYOR JR ENDS UP BEING THE MAYOR AT THE END WHO IS THE EXACT SAME AS HIS FATHER LMAO</w:t>
      </w:r>
    </w:p>
    <w:p w:rsidR="00000000" w:rsidDel="00000000" w:rsidP="00000000" w:rsidRDefault="00000000" w:rsidRPr="00000000" w14:paraId="00001C2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22">
      <w:pPr>
        <w:jc w:val="center"/>
        <w:rPr>
          <w:rFonts w:ascii="Courier" w:cs="Courier" w:eastAsia="Courier" w:hAnsi="Courier"/>
          <w:sz w:val="24"/>
          <w:szCs w:val="24"/>
        </w:rPr>
      </w:pPr>
      <w:commentRangeStart w:id="303"/>
      <w:commentRangeStart w:id="304"/>
      <w:r w:rsidDel="00000000" w:rsidR="00000000" w:rsidRPr="00000000">
        <w:rPr>
          <w:rFonts w:ascii="Courier" w:cs="Courier" w:eastAsia="Courier" w:hAnsi="Courier"/>
          <w:sz w:val="24"/>
          <w:szCs w:val="24"/>
          <w:rtl w:val="0"/>
        </w:rPr>
        <w:t xml:space="preserve">[DEEGS and STARR are talking in the lobby]</w:t>
      </w:r>
      <w:commentRangeEnd w:id="303"/>
      <w:r w:rsidDel="00000000" w:rsidR="00000000" w:rsidRPr="00000000">
        <w:commentReference w:id="303"/>
      </w:r>
      <w:commentRangeEnd w:id="304"/>
      <w:r w:rsidDel="00000000" w:rsidR="00000000" w:rsidRPr="00000000">
        <w:commentReference w:id="304"/>
      </w:r>
      <w:r w:rsidDel="00000000" w:rsidR="00000000" w:rsidRPr="00000000">
        <w:rPr>
          <w:rtl w:val="0"/>
        </w:rPr>
      </w:r>
    </w:p>
    <w:p w:rsidR="00000000" w:rsidDel="00000000" w:rsidP="00000000" w:rsidRDefault="00000000" w:rsidRPr="00000000" w14:paraId="00001C2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2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Yeah I dunno man, that girl Ciggy is MAD weird.</w:t>
      </w:r>
    </w:p>
    <w:p w:rsidR="00000000" w:rsidDel="00000000" w:rsidP="00000000" w:rsidRDefault="00000000" w:rsidRPr="00000000" w14:paraId="00001C2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2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Really? Y</w:t>
      </w:r>
      <w:r w:rsidDel="00000000" w:rsidR="00000000" w:rsidRPr="00000000">
        <w:rPr>
          <w:rFonts w:ascii="Courier" w:cs="Courier" w:eastAsia="Courier" w:hAnsi="Courier"/>
          <w:sz w:val="24"/>
          <w:szCs w:val="24"/>
          <w:rtl w:val="0"/>
        </w:rPr>
        <w:t xml:space="preserve">ou</w:t>
      </w:r>
      <w:r w:rsidDel="00000000" w:rsidR="00000000" w:rsidRPr="00000000">
        <w:rPr>
          <w:rFonts w:ascii="Courier" w:cs="Courier" w:eastAsia="Courier" w:hAnsi="Courier"/>
          <w:sz w:val="24"/>
          <w:szCs w:val="24"/>
          <w:rtl w:val="0"/>
        </w:rPr>
        <w:t xml:space="preserve"> think so?</w:t>
      </w:r>
    </w:p>
    <w:p w:rsidR="00000000" w:rsidDel="00000000" w:rsidP="00000000" w:rsidRDefault="00000000" w:rsidRPr="00000000" w14:paraId="00001C2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2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Uh, YEAH? Dude, I heard Spencer say that he saw her behind a bush outside his apartment. Jeff said she followed him home one night. And look what Nerd found after I made him; she posts photos </w:t>
      </w:r>
      <w:r w:rsidDel="00000000" w:rsidR="00000000" w:rsidRPr="00000000">
        <w:rPr>
          <w:rFonts w:ascii="Courier" w:cs="Courier" w:eastAsia="Courier" w:hAnsi="Courier"/>
          <w:sz w:val="24"/>
          <w:szCs w:val="24"/>
          <w:rtl w:val="0"/>
        </w:rPr>
        <w:t xml:space="preserve">of ALL OF US on</w:t>
      </w:r>
      <w:r w:rsidDel="00000000" w:rsidR="00000000" w:rsidRPr="00000000">
        <w:rPr>
          <w:rFonts w:ascii="Courier" w:cs="Courier" w:eastAsia="Courier" w:hAnsi="Courier"/>
          <w:sz w:val="24"/>
          <w:szCs w:val="24"/>
          <w:rtl w:val="0"/>
        </w:rPr>
        <w:t xml:space="preserve"> a </w:t>
      </w:r>
      <w:r w:rsidDel="00000000" w:rsidR="00000000" w:rsidRPr="00000000">
        <w:rPr>
          <w:rFonts w:ascii="Courier" w:cs="Courier" w:eastAsia="Courier" w:hAnsi="Courier"/>
          <w:sz w:val="24"/>
          <w:szCs w:val="24"/>
          <w:rtl w:val="0"/>
        </w:rPr>
        <w:t xml:space="preserve">NenjChan</w:t>
      </w: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1C2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2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(suprised)</w:t>
        <w:br w:type="textWrapping"/>
        <w:t xml:space="preserve">What? So she’s a stalker? A pervert?</w:t>
      </w:r>
    </w:p>
    <w:p w:rsidR="00000000" w:rsidDel="00000000" w:rsidP="00000000" w:rsidRDefault="00000000" w:rsidRPr="00000000" w14:paraId="00001C2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2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Stalker, yeah, but </w:t>
      </w:r>
      <w:r w:rsidDel="00000000" w:rsidR="00000000" w:rsidRPr="00000000">
        <w:rPr>
          <w:rFonts w:ascii="Courier" w:cs="Courier" w:eastAsia="Courier" w:hAnsi="Courier"/>
          <w:i w:val="1"/>
          <w:iCs w:val="1"/>
          <w:sz w:val="24"/>
          <w:szCs w:val="24"/>
          <w:rtl w:val="0"/>
        </w:rPr>
        <w:t xml:space="preserve">obviously</w:t>
      </w:r>
      <w:r w:rsidDel="00000000" w:rsidR="00000000" w:rsidRPr="00000000">
        <w:rPr>
          <w:rFonts w:ascii="Courier" w:cs="Courier" w:eastAsia="Courier" w:hAnsi="Courier"/>
          <w:sz w:val="24"/>
          <w:szCs w:val="24"/>
          <w:rtl w:val="0"/>
        </w:rPr>
        <w:t xml:space="preserve"> not in a creepy way. She’s gotta have some sort of ulterior motive.</w:t>
      </w:r>
    </w:p>
    <w:p w:rsidR="00000000" w:rsidDel="00000000" w:rsidP="00000000" w:rsidRDefault="00000000" w:rsidRPr="00000000" w14:paraId="00001C2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2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Wait, why do you think that?</w:t>
        <w:br w:type="textWrapping"/>
        <w:br w:type="textWrapping"/>
        <w:t xml:space="preserve">DEEGS</w:t>
        <w:br w:type="textWrapping"/>
        <w:t xml:space="preserve">Uh, cause she’s a </w:t>
      </w:r>
      <w:r w:rsidDel="00000000" w:rsidR="00000000" w:rsidRPr="00000000">
        <w:rPr>
          <w:rFonts w:ascii="Courier" w:cs="Courier" w:eastAsia="Courier" w:hAnsi="Courier"/>
          <w:i w:val="1"/>
          <w:iCs w:val="1"/>
          <w:sz w:val="24"/>
          <w:szCs w:val="24"/>
          <w:rtl w:val="0"/>
        </w:rPr>
        <w:t xml:space="preserve">girl, </w:t>
      </w:r>
      <w:r w:rsidDel="00000000" w:rsidR="00000000" w:rsidRPr="00000000">
        <w:rPr>
          <w:rFonts w:ascii="Courier" w:cs="Courier" w:eastAsia="Courier" w:hAnsi="Courier"/>
          <w:sz w:val="24"/>
          <w:szCs w:val="24"/>
          <w:rtl w:val="0"/>
        </w:rPr>
        <w:t xml:space="preserve">dude?</w:t>
      </w:r>
      <w:r w:rsidDel="00000000" w:rsidR="00000000" w:rsidRPr="00000000">
        <w:rPr>
          <w:rFonts w:ascii="Courier" w:cs="Courier" w:eastAsia="Courier" w:hAnsi="Courier"/>
          <w:i w:val="1"/>
          <w:iCs w:val="1"/>
          <w:sz w:val="24"/>
          <w:szCs w:val="24"/>
          <w:rtl w:val="0"/>
        </w:rPr>
        <w:t xml:space="preserve"> </w:t>
      </w:r>
      <w:r w:rsidDel="00000000" w:rsidR="00000000" w:rsidRPr="00000000">
        <w:rPr>
          <w:rFonts w:ascii="Courier" w:cs="Courier" w:eastAsia="Courier" w:hAnsi="Courier"/>
          <w:sz w:val="24"/>
          <w:szCs w:val="24"/>
          <w:rtl w:val="0"/>
        </w:rPr>
        <w:t xml:space="preserve">Girls don’t do creepy shit like that. That’s all real men like us, man.</w:t>
      </w:r>
    </w:p>
    <w:p w:rsidR="00000000" w:rsidDel="00000000" w:rsidP="00000000" w:rsidRDefault="00000000" w:rsidRPr="00000000" w14:paraId="00001C2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3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So just because she’s a woman you’ll let STALKING, PHOTOGRAPHING, and POSTING slide?</w:t>
      </w:r>
    </w:p>
    <w:p w:rsidR="00000000" w:rsidDel="00000000" w:rsidP="00000000" w:rsidRDefault="00000000" w:rsidRPr="00000000" w14:paraId="00001C3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3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[pause]</w:t>
      </w:r>
    </w:p>
    <w:p w:rsidR="00000000" w:rsidDel="00000000" w:rsidP="00000000" w:rsidRDefault="00000000" w:rsidRPr="00000000" w14:paraId="00001C3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3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(as Ciggy walks on)</w:t>
        <w:br w:type="textWrapping"/>
        <w:t xml:space="preserve">Yeah.</w:t>
      </w:r>
    </w:p>
    <w:p w:rsidR="00000000" w:rsidDel="00000000" w:rsidP="00000000" w:rsidRDefault="00000000" w:rsidRPr="00000000" w14:paraId="00001C3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3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See, that’s the problem with society. Men and women aren’t equal enough! A woman could be just as creepy as a man could I bet, bucko.</w:t>
      </w:r>
    </w:p>
    <w:p w:rsidR="00000000" w:rsidDel="00000000" w:rsidP="00000000" w:rsidRDefault="00000000" w:rsidRPr="00000000" w14:paraId="00001C3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3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Heh, you sound like Dean McQueen trying to get laid. But anyway, the point was that Ciggy is annoying as shit and we should all hate her.</w:t>
      </w:r>
    </w:p>
    <w:p w:rsidR="00000000" w:rsidDel="00000000" w:rsidP="00000000" w:rsidRDefault="00000000" w:rsidRPr="00000000" w14:paraId="00001C3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3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Oh yeah? Huh. The name’s Rhett. Ciggitha Rhett. You can call me Ciggy. </w:t>
        <w:br w:type="textWrapping"/>
        <w:br w:type="textWrapping"/>
        <w:t xml:space="preserve">DEEGS</w:t>
        <w:br w:type="textWrapping"/>
        <w:t xml:space="preserve">Yeah, that was like… Four names. You just gave us like four names there.</w:t>
      </w:r>
    </w:p>
    <w:p w:rsidR="00000000" w:rsidDel="00000000" w:rsidP="00000000" w:rsidRDefault="00000000" w:rsidRPr="00000000" w14:paraId="00001C3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3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It’s Ciggy. Whatcha guys talking about?</w:t>
        <w:br w:type="textWrapping"/>
        <w:br w:type="textWrapping"/>
        <w:t xml:space="preserve">STARR</w:t>
        <w:br w:type="textWrapping"/>
        <w:t xml:space="preserve">UHHHHH. NOTHING-</w:t>
      </w:r>
    </w:p>
    <w:p w:rsidR="00000000" w:rsidDel="00000000" w:rsidP="00000000" w:rsidRDefault="00000000" w:rsidRPr="00000000" w14:paraId="00001C3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3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WE were talking about how much WE hate you and how WE think YOU suck.</w:t>
      </w:r>
    </w:p>
    <w:p w:rsidR="00000000" w:rsidDel="00000000" w:rsidP="00000000" w:rsidRDefault="00000000" w:rsidRPr="00000000" w14:paraId="00001C3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4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*sigh*</w:t>
      </w:r>
    </w:p>
    <w:p w:rsidR="00000000" w:rsidDel="00000000" w:rsidP="00000000" w:rsidRDefault="00000000" w:rsidRPr="00000000" w14:paraId="00001C4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4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r>
    </w:p>
    <w:p w:rsidR="00000000" w:rsidDel="00000000" w:rsidP="00000000" w:rsidRDefault="00000000" w:rsidRPr="00000000" w14:paraId="00001C4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Hm. Interesting. Hey uh, Deegs. What’s the deal with your dad, huh?</w:t>
      </w:r>
    </w:p>
    <w:p w:rsidR="00000000" w:rsidDel="00000000" w:rsidP="00000000" w:rsidRDefault="00000000" w:rsidRPr="00000000" w14:paraId="00001C4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4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(shocked)</w:t>
        <w:br w:type="textWrapping"/>
        <w:t xml:space="preserve">Ohhhhhhhhhh shittttttttttt the buildings about to explodeeeeeeeeee…. Start uh… Start evacuating everyone…</w:t>
      </w:r>
    </w:p>
    <w:p w:rsidR="00000000" w:rsidDel="00000000" w:rsidP="00000000" w:rsidRDefault="00000000" w:rsidRPr="00000000" w14:paraId="00001C4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4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The </w:t>
      </w:r>
      <w:r w:rsidDel="00000000" w:rsidR="00000000" w:rsidRPr="00000000">
        <w:rPr>
          <w:rFonts w:ascii="Courier" w:cs="Courier" w:eastAsia="Courier" w:hAnsi="Courier"/>
          <w:i w:val="1"/>
          <w:iCs w:val="1"/>
          <w:sz w:val="24"/>
          <w:szCs w:val="24"/>
          <w:rtl w:val="0"/>
        </w:rPr>
        <w:t xml:space="preserve">fuck</w:t>
      </w:r>
      <w:r w:rsidDel="00000000" w:rsidR="00000000" w:rsidRPr="00000000">
        <w:rPr>
          <w:rFonts w:ascii="Courier" w:cs="Courier" w:eastAsia="Courier" w:hAnsi="Courier"/>
          <w:sz w:val="24"/>
          <w:szCs w:val="24"/>
          <w:rtl w:val="0"/>
        </w:rPr>
        <w:t xml:space="preserve"> did you just say to me?</w:t>
      </w:r>
    </w:p>
    <w:p w:rsidR="00000000" w:rsidDel="00000000" w:rsidP="00000000" w:rsidRDefault="00000000" w:rsidRPr="00000000" w14:paraId="00001C4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49">
      <w:pPr>
        <w:jc w:val="center"/>
        <w:rPr>
          <w:rFonts w:ascii="Courier" w:cs="Courier" w:eastAsia="Courier" w:hAnsi="Courier"/>
          <w:i w:val="1"/>
          <w:iCs w:val="1"/>
          <w:sz w:val="24"/>
          <w:szCs w:val="24"/>
        </w:rPr>
      </w:pPr>
      <w:r w:rsidDel="00000000" w:rsidR="00000000" w:rsidRPr="00000000">
        <w:rPr>
          <w:rFonts w:ascii="Courier" w:cs="Courier" w:eastAsia="Courier" w:hAnsi="Courier"/>
          <w:sz w:val="24"/>
          <w:szCs w:val="24"/>
          <w:rtl w:val="0"/>
        </w:rPr>
        <w:t xml:space="preserve">STARR</w:t>
        <w:br w:type="textWrapping"/>
        <w:t xml:space="preserve">No seriously, everyone get out </w:t>
      </w:r>
      <w:r w:rsidDel="00000000" w:rsidR="00000000" w:rsidRPr="00000000">
        <w:rPr>
          <w:rFonts w:ascii="Courier" w:cs="Courier" w:eastAsia="Courier" w:hAnsi="Courier"/>
          <w:i w:val="1"/>
          <w:iCs w:val="1"/>
          <w:sz w:val="24"/>
          <w:szCs w:val="24"/>
          <w:rtl w:val="0"/>
        </w:rPr>
        <w:t xml:space="preserve">NOW!</w:t>
      </w:r>
    </w:p>
    <w:p w:rsidR="00000000" w:rsidDel="00000000" w:rsidP="00000000" w:rsidRDefault="00000000" w:rsidRPr="00000000" w14:paraId="00001C4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4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Oh, y’know. Your father. Well, I assume he’s your father. The one you have a couple of photos of? In your room, in the drawer?</w:t>
      </w:r>
    </w:p>
    <w:p w:rsidR="00000000" w:rsidDel="00000000" w:rsidP="00000000" w:rsidRDefault="00000000" w:rsidRPr="00000000" w14:paraId="00001C4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4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(physically ushering people out)</w:t>
      </w:r>
    </w:p>
    <w:p w:rsidR="00000000" w:rsidDel="00000000" w:rsidP="00000000" w:rsidRDefault="00000000" w:rsidRPr="00000000" w14:paraId="00001C4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EVERYBODY FUCKING RUNNNNNNNNNNNNNN!!!!!</w:t>
      </w:r>
    </w:p>
    <w:p w:rsidR="00000000" w:rsidDel="00000000" w:rsidP="00000000" w:rsidRDefault="00000000" w:rsidRPr="00000000" w14:paraId="00001C4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5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Stop. Talking.</w:t>
      </w:r>
    </w:p>
    <w:p w:rsidR="00000000" w:rsidDel="00000000" w:rsidP="00000000" w:rsidRDefault="00000000" w:rsidRPr="00000000" w14:paraId="00001C5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5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has evacuated everyone from the theater. It is now just DEEGS and CIGGY]</w:t>
      </w:r>
    </w:p>
    <w:p w:rsidR="00000000" w:rsidDel="00000000" w:rsidP="00000000" w:rsidRDefault="00000000" w:rsidRPr="00000000" w14:paraId="00001C5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5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r>
      <w:r w:rsidDel="00000000" w:rsidR="00000000" w:rsidRPr="00000000">
        <w:rPr>
          <w:rFonts w:ascii="Courier" w:cs="Courier" w:eastAsia="Courier" w:hAnsi="Courier"/>
          <w:i w:val="1"/>
          <w:iCs w:val="1"/>
          <w:sz w:val="24"/>
          <w:szCs w:val="24"/>
          <w:rtl w:val="0"/>
        </w:rPr>
        <w:t xml:space="preserve">Or what?</w:t>
      </w:r>
      <w:r w:rsidDel="00000000" w:rsidR="00000000" w:rsidRPr="00000000">
        <w:rPr>
          <w:rtl w:val="0"/>
        </w:rPr>
      </w:r>
    </w:p>
    <w:p w:rsidR="00000000" w:rsidDel="00000000" w:rsidP="00000000" w:rsidRDefault="00000000" w:rsidRPr="00000000" w14:paraId="00001C5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5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Uh, or I’ll OBLITERATE your entire BLOODLINE? Do you even know who I am? I’m DEEGS. </w:t>
      </w:r>
      <w:r w:rsidDel="00000000" w:rsidR="00000000" w:rsidRPr="00000000">
        <w:rPr>
          <w:rFonts w:ascii="Courier" w:cs="Courier" w:eastAsia="Courier" w:hAnsi="Courier"/>
          <w:i w:val="1"/>
          <w:iCs w:val="1"/>
          <w:sz w:val="24"/>
          <w:szCs w:val="24"/>
          <w:rtl w:val="0"/>
        </w:rPr>
        <w:t xml:space="preserve">THE ONE WITH THE BOMBS. </w:t>
      </w:r>
      <w:r w:rsidDel="00000000" w:rsidR="00000000" w:rsidRPr="00000000">
        <w:rPr>
          <w:rFonts w:ascii="Courier" w:cs="Courier" w:eastAsia="Courier" w:hAnsi="Courier"/>
          <w:sz w:val="24"/>
          <w:szCs w:val="24"/>
          <w:rtl w:val="0"/>
        </w:rPr>
        <w:t xml:space="preserve">You’re from fucking Seattle! You don’t know how shit works here yet, so I’m willing to let it slide, but you need to stop talking before I turn you into a white lady’s Chipotle burrito. I’m not fucking around. Kabeesh?</w:t>
      </w:r>
    </w:p>
    <w:p w:rsidR="00000000" w:rsidDel="00000000" w:rsidP="00000000" w:rsidRDefault="00000000" w:rsidRPr="00000000" w14:paraId="00001C5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5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Oh yeah, yeah, yeah, Kabeesh. Uh, BOYS! Get over here.</w:t>
      </w:r>
    </w:p>
    <w:p w:rsidR="00000000" w:rsidDel="00000000" w:rsidP="00000000" w:rsidRDefault="00000000" w:rsidRPr="00000000" w14:paraId="00001C5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5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[BUCKY, COSMO, and JEFF walk in between them]</w:t>
      </w:r>
    </w:p>
    <w:p w:rsidR="00000000" w:rsidDel="00000000" w:rsidP="00000000" w:rsidRDefault="00000000" w:rsidRPr="00000000" w14:paraId="00001C5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5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JEFF</w:t>
        <w:br w:type="textWrapping"/>
        <w:t xml:space="preserve">Heh. Hey Deegs.</w:t>
      </w:r>
    </w:p>
    <w:p w:rsidR="00000000" w:rsidDel="00000000" w:rsidP="00000000" w:rsidRDefault="00000000" w:rsidRPr="00000000" w14:paraId="00001C5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5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Hey Jeff. What, you got a few background characters to help out? What are they gonna do against dynamite, huh?</w:t>
      </w:r>
    </w:p>
    <w:p w:rsidR="00000000" w:rsidDel="00000000" w:rsidP="00000000" w:rsidRDefault="00000000" w:rsidRPr="00000000" w14:paraId="00001C5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6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Them? Oh, nothing… But um, Mister Mayor, on the other hand… </w:t>
      </w:r>
      <w:r w:rsidDel="00000000" w:rsidR="00000000" w:rsidRPr="00000000">
        <w:rPr>
          <w:rFonts w:ascii="Courier" w:cs="Courier" w:eastAsia="Courier" w:hAnsi="Courier"/>
          <w:sz w:val="24"/>
          <w:szCs w:val="24"/>
          <w:rtl w:val="0"/>
        </w:rPr>
        <w:t xml:space="preserve">HE had</w:t>
      </w:r>
      <w:r w:rsidDel="00000000" w:rsidR="00000000" w:rsidRPr="00000000">
        <w:rPr>
          <w:rFonts w:ascii="Courier" w:cs="Courier" w:eastAsia="Courier" w:hAnsi="Courier"/>
          <w:sz w:val="24"/>
          <w:szCs w:val="24"/>
          <w:rtl w:val="0"/>
        </w:rPr>
        <w:t xml:space="preserve"> something to do about it.</w:t>
      </w:r>
    </w:p>
    <w:p w:rsidR="00000000" w:rsidDel="00000000" w:rsidP="00000000" w:rsidRDefault="00000000" w:rsidRPr="00000000" w14:paraId="00001C6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6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BUCKY (energetic)</w:t>
        <w:br w:type="textWrapping"/>
        <w:t xml:space="preserve">Uh huh! Uh huh! He sure did!</w:t>
      </w:r>
    </w:p>
    <w:p w:rsidR="00000000" w:rsidDel="00000000" w:rsidP="00000000" w:rsidRDefault="00000000" w:rsidRPr="00000000" w14:paraId="00001C6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6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r>
      <w:r w:rsidDel="00000000" w:rsidR="00000000" w:rsidRPr="00000000">
        <w:rPr>
          <w:rFonts w:ascii="Courier" w:cs="Courier" w:eastAsia="Courier" w:hAnsi="Courier"/>
          <w:i w:val="1"/>
          <w:iCs w:val="1"/>
          <w:sz w:val="24"/>
          <w:szCs w:val="24"/>
          <w:rtl w:val="0"/>
        </w:rPr>
        <w:t xml:space="preserve">What</w:t>
      </w:r>
      <w:r w:rsidDel="00000000" w:rsidR="00000000" w:rsidRPr="00000000">
        <w:rPr>
          <w:rFonts w:ascii="Courier" w:cs="Courier" w:eastAsia="Courier" w:hAnsi="Courier"/>
          <w:sz w:val="24"/>
          <w:szCs w:val="24"/>
          <w:rtl w:val="0"/>
        </w:rPr>
        <w:t xml:space="preserve"> are you </w:t>
      </w:r>
      <w:r w:rsidDel="00000000" w:rsidR="00000000" w:rsidRPr="00000000">
        <w:rPr>
          <w:rFonts w:ascii="Courier" w:cs="Courier" w:eastAsia="Courier" w:hAnsi="Courier"/>
          <w:i w:val="1"/>
          <w:iCs w:val="1"/>
          <w:sz w:val="24"/>
          <w:szCs w:val="24"/>
          <w:rtl w:val="0"/>
        </w:rPr>
        <w:t xml:space="preserve">talking about?</w:t>
      </w:r>
      <w:r w:rsidDel="00000000" w:rsidR="00000000" w:rsidRPr="00000000">
        <w:rPr>
          <w:rtl w:val="0"/>
        </w:rPr>
      </w:r>
    </w:p>
    <w:p w:rsidR="00000000" w:rsidDel="00000000" w:rsidP="00000000" w:rsidRDefault="00000000" w:rsidRPr="00000000" w14:paraId="00001C6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6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You see, as Mayor, Mister Mayor has the power to declare holidays… so, I put in a request for a CERTAIN holiday to be put into the calendar for a while. And guess what? He happily obliged! After I, well, for lack of better words… blackmailed him. </w:t>
      </w:r>
    </w:p>
    <w:p w:rsidR="00000000" w:rsidDel="00000000" w:rsidP="00000000" w:rsidRDefault="00000000" w:rsidRPr="00000000" w14:paraId="00001C6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6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COSMO (emo-like)</w:t>
        <w:br w:type="textWrapping"/>
        <w:t xml:space="preserve">He made his choice when he decided to cheat on his wife with Garvin (Ireland? Can I say that? If I can’t say that just say Garvin LMAO)</w:t>
      </w:r>
    </w:p>
    <w:p w:rsidR="00000000" w:rsidDel="00000000" w:rsidP="00000000" w:rsidRDefault="00000000" w:rsidRPr="00000000" w14:paraId="00001C6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6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I still don’t get it dude. Y’all are rambling.</w:t>
      </w:r>
    </w:p>
    <w:p w:rsidR="00000000" w:rsidDel="00000000" w:rsidP="00000000" w:rsidRDefault="00000000" w:rsidRPr="00000000" w14:paraId="00001C6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6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Yeah, I gotta really work on the evil speeches, sorry. Hopefully I sound menacing enough. But uh, yeah basically… It is OFFICIALLY National-Bombs-Don’t-Explode-Week. Started today.</w:t>
      </w:r>
    </w:p>
    <w:p w:rsidR="00000000" w:rsidDel="00000000" w:rsidP="00000000" w:rsidRDefault="00000000" w:rsidRPr="00000000" w14:paraId="00001C6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6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*gasp* YOU BASTARD! I HAVE PLANS I NEED THEM FOR THIS WEEKEND!!!</w:t>
      </w:r>
    </w:p>
    <w:p w:rsidR="00000000" w:rsidDel="00000000" w:rsidP="00000000" w:rsidRDefault="00000000" w:rsidRPr="00000000" w14:paraId="00001C6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7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Not my problem. Definitely your problem. Good luck with it.</w:t>
      </w:r>
    </w:p>
    <w:p w:rsidR="00000000" w:rsidDel="00000000" w:rsidP="00000000" w:rsidRDefault="00000000" w:rsidRPr="00000000" w14:paraId="00001C7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7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So what? You’re just pissy cause I don’t like you?</w:t>
      </w:r>
    </w:p>
    <w:p w:rsidR="00000000" w:rsidDel="00000000" w:rsidP="00000000" w:rsidRDefault="00000000" w:rsidRPr="00000000" w14:paraId="00001C7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74">
      <w:pPr>
        <w:jc w:val="center"/>
        <w:rPr>
          <w:rFonts w:ascii="Courier" w:cs="Courier" w:eastAsia="Courier" w:hAnsi="Courier"/>
          <w:i w:val="1"/>
          <w:iCs w:val="1"/>
          <w:sz w:val="24"/>
          <w:szCs w:val="24"/>
        </w:rPr>
      </w:pPr>
      <w:r w:rsidDel="00000000" w:rsidR="00000000" w:rsidRPr="00000000">
        <w:rPr>
          <w:rFonts w:ascii="Courier" w:cs="Courier" w:eastAsia="Courier" w:hAnsi="Courier"/>
          <w:sz w:val="24"/>
          <w:szCs w:val="24"/>
          <w:rtl w:val="0"/>
        </w:rPr>
        <w:t xml:space="preserve">CIGGY (mocking)</w:t>
        <w:br w:type="textWrapping"/>
        <w:t xml:space="preserve">You’ll grow to like me, when I get more dirt on you. Watching your every move. Your every racist Nenjagram Reel like. </w:t>
      </w:r>
      <w:r w:rsidDel="00000000" w:rsidR="00000000" w:rsidRPr="00000000">
        <w:rPr>
          <w:rFonts w:ascii="Courier" w:cs="Courier" w:eastAsia="Courier" w:hAnsi="Courier"/>
          <w:i w:val="1"/>
          <w:iCs w:val="1"/>
          <w:sz w:val="24"/>
          <w:szCs w:val="24"/>
          <w:rtl w:val="0"/>
        </w:rPr>
        <w:t xml:space="preserve">Your every law broken.</w:t>
      </w:r>
    </w:p>
    <w:p w:rsidR="00000000" w:rsidDel="00000000" w:rsidP="00000000" w:rsidRDefault="00000000" w:rsidRPr="00000000" w14:paraId="00001C75">
      <w:pPr>
        <w:jc w:val="center"/>
        <w:rPr>
          <w:rFonts w:ascii="Courier" w:cs="Courier" w:eastAsia="Courier" w:hAnsi="Courier"/>
          <w:i w:val="1"/>
          <w:iCs w:val="1"/>
          <w:sz w:val="24"/>
          <w:szCs w:val="24"/>
        </w:rPr>
      </w:pPr>
      <w:r w:rsidDel="00000000" w:rsidR="00000000" w:rsidRPr="00000000">
        <w:rPr>
          <w:rtl w:val="0"/>
        </w:rPr>
      </w:r>
    </w:p>
    <w:p w:rsidR="00000000" w:rsidDel="00000000" w:rsidP="00000000" w:rsidRDefault="00000000" w:rsidRPr="00000000" w14:paraId="00001C7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You really must not know how things work around here. Have you MET the Chief??? He’s WATCHED me commit murder and GAVE ME TIPS on how to do it better next time bro.</w:t>
      </w:r>
    </w:p>
    <w:p w:rsidR="00000000" w:rsidDel="00000000" w:rsidP="00000000" w:rsidRDefault="00000000" w:rsidRPr="00000000" w14:paraId="00001C7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7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Oh yeah of course the Chief would let you do that. But did you know, that the mayor has power to… REPLACE every police officer not enforcing the law? </w:t>
      </w:r>
    </w:p>
    <w:p w:rsidR="00000000" w:rsidDel="00000000" w:rsidP="00000000" w:rsidRDefault="00000000" w:rsidRPr="00000000" w14:paraId="00001C7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7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Mister Mayor doesn’t care enough to- Wait. </w:t>
      </w:r>
      <w:r w:rsidDel="00000000" w:rsidR="00000000" w:rsidRPr="00000000">
        <w:rPr>
          <w:rFonts w:ascii="Courier" w:cs="Courier" w:eastAsia="Courier" w:hAnsi="Courier"/>
          <w:i w:val="1"/>
          <w:iCs w:val="1"/>
          <w:sz w:val="24"/>
          <w:szCs w:val="24"/>
          <w:rtl w:val="0"/>
        </w:rPr>
        <w:t xml:space="preserve">Elections… </w:t>
      </w:r>
      <w:r w:rsidDel="00000000" w:rsidR="00000000" w:rsidRPr="00000000">
        <w:rPr>
          <w:rFonts w:ascii="Courier" w:cs="Courier" w:eastAsia="Courier" w:hAnsi="Courier"/>
          <w:sz w:val="24"/>
          <w:szCs w:val="24"/>
          <w:rtl w:val="0"/>
        </w:rPr>
        <w:t xml:space="preserve">Tomorrow!</w:t>
      </w:r>
    </w:p>
    <w:p w:rsidR="00000000" w:rsidDel="00000000" w:rsidP="00000000" w:rsidRDefault="00000000" w:rsidRPr="00000000" w14:paraId="00001C7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CIGGY</w:t>
        <w:br w:type="textWrapping"/>
        <w:t xml:space="preserve">That’s right.</w:t>
      </w:r>
    </w:p>
    <w:p w:rsidR="00000000" w:rsidDel="00000000" w:rsidP="00000000" w:rsidRDefault="00000000" w:rsidRPr="00000000" w14:paraId="00001C7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DEEGS</w:t>
        <w:br w:type="textWrapping"/>
        <w:t xml:space="preserve">No!</w:t>
      </w:r>
    </w:p>
    <w:p w:rsidR="00000000" w:rsidDel="00000000" w:rsidP="00000000" w:rsidRDefault="00000000" w:rsidRPr="00000000" w14:paraId="00001C7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7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ALL laws will be followed in Nenjac City once me and the future mayor are done here. This is a place of CHAOS! Uncertainty! Lack of respect! Well, once my political plant wins the election tomorrow, Nenjac City will be a NORMAL place to live!</w:t>
        <w:br w:type="textWrapping"/>
        <w:br w:type="textWrapping"/>
        <w:t xml:space="preserve">DEEGS</w:t>
      </w:r>
    </w:p>
    <w:p w:rsidR="00000000" w:rsidDel="00000000" w:rsidP="00000000" w:rsidRDefault="00000000" w:rsidRPr="00000000" w14:paraId="00001C7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SHIT!</w:t>
      </w:r>
    </w:p>
    <w:p w:rsidR="00000000" w:rsidDel="00000000" w:rsidP="00000000" w:rsidRDefault="00000000" w:rsidRPr="00000000" w14:paraId="00001C8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8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sprints out of the theater]</w:t>
      </w:r>
    </w:p>
    <w:p w:rsidR="00000000" w:rsidDel="00000000" w:rsidP="00000000" w:rsidRDefault="00000000" w:rsidRPr="00000000" w14:paraId="00001C8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8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JEFF</w:t>
        <w:br w:type="textWrapping"/>
        <w:t xml:space="preserve">I think that went well-</w:t>
      </w:r>
    </w:p>
    <w:p w:rsidR="00000000" w:rsidDel="00000000" w:rsidP="00000000" w:rsidRDefault="00000000" w:rsidRPr="00000000" w14:paraId="00001C8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8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Shutup, Jeff.</w:t>
      </w:r>
    </w:p>
    <w:p w:rsidR="00000000" w:rsidDel="00000000" w:rsidP="00000000" w:rsidRDefault="00000000" w:rsidRPr="00000000" w14:paraId="00001C8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8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[STARR’s bedroom. STARR is playing LEGO Star Wars when DEEGS bursts in]</w:t>
      </w:r>
    </w:p>
    <w:p w:rsidR="00000000" w:rsidDel="00000000" w:rsidP="00000000" w:rsidRDefault="00000000" w:rsidRPr="00000000" w14:paraId="00001C8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8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STARR!</w:t>
      </w:r>
    </w:p>
    <w:p w:rsidR="00000000" w:rsidDel="00000000" w:rsidP="00000000" w:rsidRDefault="00000000" w:rsidRPr="00000000" w14:paraId="00001C8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STARR</w:t>
        <w:br w:type="textWrapping"/>
        <w:t xml:space="preserve">Oh, hey Deegs! I’m playing LEGO </w:t>
      </w:r>
      <w:r w:rsidDel="00000000" w:rsidR="00000000" w:rsidRPr="00000000">
        <w:rPr>
          <w:rFonts w:ascii="Courier" w:cs="Courier" w:eastAsia="Courier" w:hAnsi="Courier"/>
          <w:i w:val="1"/>
          <w:iCs w:val="1"/>
          <w:sz w:val="24"/>
          <w:szCs w:val="24"/>
          <w:rtl w:val="0"/>
        </w:rPr>
        <w:t xml:space="preserve">STARR</w:t>
      </w:r>
      <w:r w:rsidDel="00000000" w:rsidR="00000000" w:rsidRPr="00000000">
        <w:rPr>
          <w:rFonts w:ascii="Courier" w:cs="Courier" w:eastAsia="Courier" w:hAnsi="Courier"/>
          <w:sz w:val="24"/>
          <w:szCs w:val="24"/>
          <w:rtl w:val="0"/>
        </w:rPr>
        <w:t xml:space="preserve"> wars</w:t>
      </w:r>
      <w:r w:rsidDel="00000000" w:rsidR="00000000" w:rsidRPr="00000000">
        <w:rPr>
          <w:rFonts w:ascii="Courier" w:cs="Courier" w:eastAsia="Courier" w:hAnsi="Courier"/>
          <w:sz w:val="24"/>
          <w:szCs w:val="24"/>
          <w:rtl w:val="0"/>
        </w:rPr>
        <w:t xml:space="preserve">! Get it? Sounds like my name!</w:t>
      </w:r>
    </w:p>
    <w:p w:rsidR="00000000" w:rsidDel="00000000" w:rsidP="00000000" w:rsidRDefault="00000000" w:rsidRPr="00000000" w14:paraId="00001C8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8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Starr. Who is running in the Nenjac election.</w:t>
      </w:r>
    </w:p>
    <w:p w:rsidR="00000000" w:rsidDel="00000000" w:rsidP="00000000" w:rsidRDefault="00000000" w:rsidRPr="00000000" w14:paraId="00001C8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8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Well, there’s Travis </w:t>
      </w:r>
      <w:r w:rsidDel="00000000" w:rsidR="00000000" w:rsidRPr="00000000">
        <w:rPr>
          <w:rFonts w:ascii="Courier" w:cs="Courier" w:eastAsia="Courier" w:hAnsi="Courier"/>
          <w:sz w:val="24"/>
          <w:szCs w:val="24"/>
          <w:rtl w:val="0"/>
        </w:rPr>
        <w:t xml:space="preserve">from theater</w:t>
      </w:r>
      <w:r w:rsidDel="00000000" w:rsidR="00000000" w:rsidRPr="00000000">
        <w:rPr>
          <w:rFonts w:ascii="Courier" w:cs="Courier" w:eastAsia="Courier" w:hAnsi="Courier"/>
          <w:sz w:val="24"/>
          <w:szCs w:val="24"/>
          <w:rtl w:val="0"/>
        </w:rPr>
        <w:t xml:space="preserve">. Then there’s Heroin Harry, the local crazy guy. Mister Mayor is rerunning too.</w:t>
      </w:r>
    </w:p>
    <w:p w:rsidR="00000000" w:rsidDel="00000000" w:rsidP="00000000" w:rsidRDefault="00000000" w:rsidRPr="00000000" w14:paraId="00001C8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DEEGS</w:t>
        <w:br w:type="textWrapping"/>
        <w:t xml:space="preserve">Shit, any of them could be </w:t>
      </w:r>
      <w:r w:rsidDel="00000000" w:rsidR="00000000" w:rsidRPr="00000000">
        <w:rPr>
          <w:rFonts w:ascii="Courier" w:cs="Courier" w:eastAsia="Courier" w:hAnsi="Courier"/>
          <w:sz w:val="24"/>
          <w:szCs w:val="24"/>
          <w:rtl w:val="0"/>
        </w:rPr>
        <w:t xml:space="preserve">the</w:t>
      </w:r>
      <w:r w:rsidDel="00000000" w:rsidR="00000000" w:rsidRPr="00000000">
        <w:rPr>
          <w:rFonts w:ascii="Courier" w:cs="Courier" w:eastAsia="Courier" w:hAnsi="Courier"/>
          <w:sz w:val="24"/>
          <w:szCs w:val="24"/>
          <w:rtl w:val="0"/>
        </w:rPr>
        <w:t xml:space="preserve"> political plant!</w:t>
        <w:br w:type="textWrapping"/>
        <w:br w:type="textWrapping"/>
        <w:t xml:space="preserve">STARR</w:t>
        <w:br w:type="textWrapping"/>
        <w:t xml:space="preserve">Wait, I wasn’t done! If you’re looking for a political plant, I think you’re thinking of Susan.</w:t>
      </w:r>
    </w:p>
    <w:p w:rsidR="00000000" w:rsidDel="00000000" w:rsidP="00000000" w:rsidRDefault="00000000" w:rsidRPr="00000000" w14:paraId="00001C9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9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Susan? Who the hell is Susan?</w:t>
      </w:r>
    </w:p>
    <w:p w:rsidR="00000000" w:rsidDel="00000000" w:rsidP="00000000" w:rsidRDefault="00000000" w:rsidRPr="00000000" w14:paraId="00001C9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9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She’s like, this super normal lady from some non-specific New England suburb. </w:t>
      </w:r>
      <w:r w:rsidDel="00000000" w:rsidR="00000000" w:rsidRPr="00000000">
        <w:rPr>
          <w:rFonts w:ascii="Courier" w:cs="Courier" w:eastAsia="Courier" w:hAnsi="Courier"/>
          <w:i w:val="1"/>
          <w:iCs w:val="1"/>
          <w:sz w:val="24"/>
          <w:szCs w:val="24"/>
          <w:rtl w:val="0"/>
        </w:rPr>
        <w:t xml:space="preserve">She’s</w:t>
      </w:r>
      <w:r w:rsidDel="00000000" w:rsidR="00000000" w:rsidRPr="00000000">
        <w:rPr>
          <w:rFonts w:ascii="Courier" w:cs="Courier" w:eastAsia="Courier" w:hAnsi="Courier"/>
          <w:sz w:val="24"/>
          <w:szCs w:val="24"/>
          <w:rtl w:val="0"/>
        </w:rPr>
        <w:t xml:space="preserve"> a plant! A bonsai tree, to be specific.</w:t>
      </w:r>
    </w:p>
    <w:p w:rsidR="00000000" w:rsidDel="00000000" w:rsidP="00000000" w:rsidRDefault="00000000" w:rsidRPr="00000000" w14:paraId="00001C94">
      <w:pP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9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1C9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Jesus, could she be ANY less obvious?</w:t>
      </w:r>
    </w:p>
    <w:p w:rsidR="00000000" w:rsidDel="00000000" w:rsidP="00000000" w:rsidRDefault="00000000" w:rsidRPr="00000000" w14:paraId="00001C9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9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Hey dude, if you’re so interested, I can switch on the TV to the mayoral speeches.. </w:t>
      </w:r>
    </w:p>
    <w:p w:rsidR="00000000" w:rsidDel="00000000" w:rsidP="00000000" w:rsidRDefault="00000000" w:rsidRPr="00000000" w14:paraId="00001C9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9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YES! Do that, please.</w:t>
      </w:r>
    </w:p>
    <w:p w:rsidR="00000000" w:rsidDel="00000000" w:rsidP="00000000" w:rsidRDefault="00000000" w:rsidRPr="00000000" w14:paraId="00001C9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9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changes the input.]</w:t>
      </w:r>
    </w:p>
    <w:p w:rsidR="00000000" w:rsidDel="00000000" w:rsidP="00000000" w:rsidRDefault="00000000" w:rsidRPr="00000000" w14:paraId="00001C9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9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br w:type="textWrapping"/>
        <w:t xml:space="preserve">Now, all I’m saying is, there are MANY male-led scientific studies that PROVE that a woman is INCAPABLE of these so called PERIODS, and they were INVENTED to make us PITY them. Thank you very much.</w:t>
      </w:r>
    </w:p>
    <w:p w:rsidR="00000000" w:rsidDel="00000000" w:rsidP="00000000" w:rsidRDefault="00000000" w:rsidRPr="00000000" w14:paraId="00001C9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A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[light applause. Excited screaming from CLETUS in the crowd]</w:t>
      </w:r>
    </w:p>
    <w:p w:rsidR="00000000" w:rsidDel="00000000" w:rsidP="00000000" w:rsidRDefault="00000000" w:rsidRPr="00000000" w14:paraId="00001CA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A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REPORTER LIGMA</w:t>
        <w:br w:type="textWrapping"/>
        <w:t xml:space="preserve">That was Mr. Travis Corbin. Now, it is time for… First name: Heroin, last name… Harry?</w:t>
      </w:r>
    </w:p>
    <w:p w:rsidR="00000000" w:rsidDel="00000000" w:rsidP="00000000" w:rsidRDefault="00000000" w:rsidRPr="00000000" w14:paraId="00001CA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A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[Audience goes NUTS. Like, more than a fucking patriots, celtics, bruins, and world cup game COMBINED. These people LOVE Heroin Harry.]</w:t>
      </w:r>
    </w:p>
    <w:p w:rsidR="00000000" w:rsidDel="00000000" w:rsidP="00000000" w:rsidRDefault="00000000" w:rsidRPr="00000000" w14:paraId="00001CA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A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GUY #1</w:t>
      </w:r>
    </w:p>
    <w:p w:rsidR="00000000" w:rsidDel="00000000" w:rsidP="00000000" w:rsidRDefault="00000000" w:rsidRPr="00000000" w14:paraId="00001CA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HEROIN HARRY!</w:t>
      </w:r>
    </w:p>
    <w:p w:rsidR="00000000" w:rsidDel="00000000" w:rsidP="00000000" w:rsidRDefault="00000000" w:rsidRPr="00000000" w14:paraId="00001CA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A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GUY #2</w:t>
      </w:r>
    </w:p>
    <w:p w:rsidR="00000000" w:rsidDel="00000000" w:rsidP="00000000" w:rsidRDefault="00000000" w:rsidRPr="00000000" w14:paraId="00001CA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HAVE MY RABIES!!!! I MEAN BABIES!!</w:t>
      </w:r>
    </w:p>
    <w:p w:rsidR="00000000" w:rsidDel="00000000" w:rsidP="00000000" w:rsidRDefault="00000000" w:rsidRPr="00000000" w14:paraId="00001CA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A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HARRY</w:t>
        <w:br w:type="textWrapping"/>
        <w:t xml:space="preserve">Thank you. Or. You think! No. Must be. No. Can’t be. No. Must’nt. Mustang. Mustard? No. Ketchup? No. Relish, perhaps? Indubitably. MUST invade France. Paris. Paris, France. RAHHHHHHHHH! AHHHHGHGHFHSHFAUAFINUFSAAJNAJNR</w:t>
      </w:r>
    </w:p>
    <w:p w:rsidR="00000000" w:rsidDel="00000000" w:rsidP="00000000" w:rsidRDefault="00000000" w:rsidRPr="00000000" w14:paraId="00001CA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A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[HEROIN HARRY goes rabid and is dragged offstage by secret service and chief]</w:t>
      </w:r>
    </w:p>
    <w:p w:rsidR="00000000" w:rsidDel="00000000" w:rsidP="00000000" w:rsidRDefault="00000000" w:rsidRPr="00000000" w14:paraId="00001CA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B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REPORTER LIGMA</w:t>
        <w:br w:type="textWrapping"/>
        <w:t xml:space="preserve">Oh dear god. I’m getting word that we just witnessed Harry’s 20 doses of NyQuil being used to tranquilize him wear off. Oh my. Um, next is Susan!</w:t>
      </w:r>
    </w:p>
    <w:p w:rsidR="00000000" w:rsidDel="00000000" w:rsidP="00000000" w:rsidRDefault="00000000" w:rsidRPr="00000000" w14:paraId="00001CB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B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This is the one I’m worried about! Pay attention!</w:t>
      </w:r>
    </w:p>
    <w:p w:rsidR="00000000" w:rsidDel="00000000" w:rsidP="00000000" w:rsidRDefault="00000000" w:rsidRPr="00000000" w14:paraId="00001CB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B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SUSAN</w:t>
        <w:br w:type="textWrapping"/>
        <w:t xml:space="preserve">Hello, everybody! My name is Susan, and when I win my election, it will be my goal to make Nenjac City a place of hospitality, love, and acceptance. Nenjac City, as it stands, is, well… unsustainable. Messy. Dangerous. Almost uninhabitable for the average law-abiding citizen. It’s a miracle anything functions here at all. So, this Ciggy- I mean, um, excuse me… And </w:t>
      </w:r>
      <w:r w:rsidDel="00000000" w:rsidR="00000000" w:rsidRPr="00000000">
        <w:rPr>
          <w:rFonts w:ascii="Courier" w:cs="Courier" w:eastAsia="Courier" w:hAnsi="Courier"/>
          <w:i w:val="1"/>
          <w:iCs w:val="1"/>
          <w:sz w:val="24"/>
          <w:szCs w:val="24"/>
          <w:rtl w:val="0"/>
        </w:rPr>
        <w:t xml:space="preserve">this city, </w:t>
      </w:r>
      <w:r w:rsidDel="00000000" w:rsidR="00000000" w:rsidRPr="00000000">
        <w:rPr>
          <w:rFonts w:ascii="Courier" w:cs="Courier" w:eastAsia="Courier" w:hAnsi="Courier"/>
          <w:sz w:val="24"/>
          <w:szCs w:val="24"/>
          <w:rtl w:val="0"/>
        </w:rPr>
        <w:t xml:space="preserve">will be rated PG from now on. Thank you all very much. The new rules will be posted on the </w:t>
      </w:r>
      <w:hyperlink r:id="rId88">
        <w:r w:rsidDel="00000000" w:rsidR="00000000" w:rsidRPr="00000000">
          <w:rPr>
            <w:rFonts w:ascii="Courier" w:cs="Courier" w:eastAsia="Courier" w:hAnsi="Courier"/>
            <w:color w:val="1155cc"/>
            <w:sz w:val="24"/>
            <w:szCs w:val="24"/>
            <w:u w:val="single"/>
            <w:rtl w:val="0"/>
          </w:rPr>
          <w:t xml:space="preserve">nenjac.gov</w:t>
        </w:r>
      </w:hyperlink>
      <w:r w:rsidDel="00000000" w:rsidR="00000000" w:rsidRPr="00000000">
        <w:rPr>
          <w:rFonts w:ascii="Courier" w:cs="Courier" w:eastAsia="Courier" w:hAnsi="Courier"/>
          <w:sz w:val="24"/>
          <w:szCs w:val="24"/>
          <w:rtl w:val="0"/>
        </w:rPr>
        <w:t xml:space="preserve"> site in a few minutes time.</w:t>
      </w:r>
    </w:p>
    <w:p w:rsidR="00000000" w:rsidDel="00000000" w:rsidP="00000000" w:rsidRDefault="00000000" w:rsidRPr="00000000" w14:paraId="00001CB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B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[audience boos]</w:t>
      </w:r>
    </w:p>
    <w:p w:rsidR="00000000" w:rsidDel="00000000" w:rsidP="00000000" w:rsidRDefault="00000000" w:rsidRPr="00000000" w14:paraId="00001CB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p>
    <w:p w:rsidR="00000000" w:rsidDel="00000000" w:rsidP="00000000" w:rsidRDefault="00000000" w:rsidRPr="00000000" w14:paraId="00001CB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Dude, you’re totally right, this lady SUCKS!</w:t>
      </w:r>
    </w:p>
    <w:p w:rsidR="00000000" w:rsidDel="00000000" w:rsidP="00000000" w:rsidRDefault="00000000" w:rsidRPr="00000000" w14:paraId="00001CB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B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That stalker girl Ciggy planted her there! She told me herself. What I don’t get is why she’s so confident that she’s gonna win! She’s literally getting boo’d!</w:t>
      </w:r>
    </w:p>
    <w:p w:rsidR="00000000" w:rsidDel="00000000" w:rsidP="00000000" w:rsidRDefault="00000000" w:rsidRPr="00000000" w14:paraId="00001CB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B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B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B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B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0">
      <w:pPr>
        <w:jc w:val="center"/>
        <w:rPr>
          <w:rFonts w:ascii="Courier" w:cs="Courier" w:eastAsia="Courier" w:hAnsi="Courier"/>
          <w:i w:val="1"/>
          <w:iCs w:val="1"/>
          <w:sz w:val="24"/>
          <w:szCs w:val="24"/>
        </w:rPr>
      </w:pPr>
      <w:r w:rsidDel="00000000" w:rsidR="00000000" w:rsidRPr="00000000">
        <w:rPr>
          <w:rtl w:val="0"/>
        </w:rPr>
      </w:r>
    </w:p>
    <w:p w:rsidR="00000000" w:rsidDel="00000000" w:rsidP="00000000" w:rsidRDefault="00000000" w:rsidRPr="00000000" w14:paraId="00001CC1">
      <w:pPr>
        <w:jc w:val="center"/>
        <w:rPr>
          <w:rFonts w:ascii="Courier" w:cs="Courier" w:eastAsia="Courier" w:hAnsi="Courier"/>
          <w:i w:val="1"/>
          <w:iCs w:val="1"/>
          <w:sz w:val="24"/>
          <w:szCs w:val="24"/>
        </w:rPr>
      </w:pPr>
      <w:r w:rsidDel="00000000" w:rsidR="00000000" w:rsidRPr="00000000">
        <w:rPr>
          <w:rFonts w:ascii="Courier" w:cs="Courier" w:eastAsia="Courier" w:hAnsi="Courier"/>
          <w:sz w:val="24"/>
          <w:szCs w:val="24"/>
          <w:rtl w:val="0"/>
        </w:rPr>
        <w:t xml:space="preserve">Y’know, it’s a cute envelope you got it in.</w:t>
      </w:r>
      <w:r w:rsidDel="00000000" w:rsidR="00000000" w:rsidRPr="00000000">
        <w:rPr>
          <w:rFonts w:ascii="Courier" w:cs="Courier" w:eastAsia="Courier" w:hAnsi="Courier"/>
          <w:i w:val="1"/>
          <w:iCs w:val="1"/>
          <w:sz w:val="24"/>
          <w:szCs w:val="24"/>
          <w:rtl w:val="0"/>
        </w:rPr>
        <w:t xml:space="preserve"> Did your dead brother make it?</w:t>
      </w:r>
    </w:p>
    <w:p w:rsidR="00000000" w:rsidDel="00000000" w:rsidP="00000000" w:rsidRDefault="00000000" w:rsidRPr="00000000" w14:paraId="00001CC2">
      <w:pPr>
        <w:jc w:val="center"/>
        <w:rPr>
          <w:rFonts w:ascii="Courier" w:cs="Courier" w:eastAsia="Courier" w:hAnsi="Courier"/>
          <w:i w:val="1"/>
          <w:iCs w:val="1"/>
          <w:sz w:val="24"/>
          <w:szCs w:val="24"/>
        </w:rPr>
      </w:pPr>
      <w:r w:rsidDel="00000000" w:rsidR="00000000" w:rsidRPr="00000000">
        <w:rPr>
          <w:rtl w:val="0"/>
        </w:rPr>
      </w:r>
    </w:p>
    <w:p w:rsidR="00000000" w:rsidDel="00000000" w:rsidP="00000000" w:rsidRDefault="00000000" w:rsidRPr="00000000" w14:paraId="00001CC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and CIGGY are playing chess]</w:t>
      </w:r>
    </w:p>
    <w:p w:rsidR="00000000" w:rsidDel="00000000" w:rsidP="00000000" w:rsidRDefault="00000000" w:rsidRPr="00000000" w14:paraId="00001CC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See, now that was just the dumbest shit ever. Cause now I got checkmate.</w:t>
      </w:r>
    </w:p>
    <w:p w:rsidR="00000000" w:rsidDel="00000000" w:rsidP="00000000" w:rsidRDefault="00000000" w:rsidRPr="00000000" w14:paraId="00001CC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C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D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 tective.</w:t>
        <w:br w:type="textWrapping"/>
        <w:t xml:space="preserve">I’m a Deegs, tective</w:t>
      </w:r>
    </w:p>
    <w:p w:rsidR="00000000" w:rsidDel="00000000" w:rsidP="00000000" w:rsidRDefault="00000000" w:rsidRPr="00000000" w14:paraId="00001CD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a de, tect it</w:t>
      </w:r>
    </w:p>
    <w:p w:rsidR="00000000" w:rsidDel="00000000" w:rsidP="00000000" w:rsidRDefault="00000000" w:rsidRPr="00000000" w14:paraId="00001CD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I’mma unpack the case, and then crack the case</w:t>
      </w:r>
    </w:p>
    <w:p w:rsidR="00000000" w:rsidDel="00000000" w:rsidP="00000000" w:rsidRDefault="00000000" w:rsidRPr="00000000" w14:paraId="00001CE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1CE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 tective.</w:t>
        <w:br w:type="textWrapping"/>
        <w:t xml:space="preserve">I’m a Deegs, tective</w:t>
      </w:r>
    </w:p>
    <w:p w:rsidR="00000000" w:rsidDel="00000000" w:rsidP="00000000" w:rsidRDefault="00000000" w:rsidRPr="00000000" w14:paraId="00001CE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a de, tect it</w:t>
      </w:r>
    </w:p>
    <w:p w:rsidR="00000000" w:rsidDel="00000000" w:rsidP="00000000" w:rsidRDefault="00000000" w:rsidRPr="00000000" w14:paraId="00001CE3">
      <w:pPr>
        <w:jc w:val="center"/>
        <w:rPr>
          <w:rFonts w:ascii="Courier" w:cs="Courier" w:eastAsia="Courier" w:hAnsi="Courier"/>
          <w:sz w:val="24"/>
          <w:szCs w:val="24"/>
        </w:rPr>
        <w:sectPr>
          <w:headerReference r:id="rId89" w:type="default"/>
          <w:footerReference r:id="rId90" w:type="default"/>
          <w:type w:val="nextPage"/>
          <w:pgSz w:h="15840" w:w="12240" w:orient="portrait"/>
          <w:pgMar w:bottom="1440" w:top="1440" w:left="1440" w:right="1440" w:header="720" w:footer="720"/>
          <w:pgNumType w:start="1"/>
        </w:sectPr>
      </w:pPr>
      <w:r w:rsidDel="00000000" w:rsidR="00000000" w:rsidRPr="00000000">
        <w:rPr>
          <w:rFonts w:ascii="Courier" w:cs="Courier" w:eastAsia="Courier" w:hAnsi="Courier"/>
          <w:sz w:val="24"/>
          <w:szCs w:val="24"/>
          <w:rtl w:val="0"/>
        </w:rPr>
        <w:t xml:space="preserve">I’mma unpack the case, and then crack the case</w:t>
      </w:r>
    </w:p>
    <w:p w:rsidR="00000000" w:rsidDel="00000000" w:rsidP="00000000" w:rsidRDefault="00000000" w:rsidRPr="00000000" w14:paraId="00001C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sz w:val="24"/>
          <w:szCs w:val="24"/>
        </w:rPr>
        <w:sectPr>
          <w:headerReference r:id="rId91" w:type="default"/>
          <w:footerReference r:id="rId92" w:type="default"/>
          <w:type w:val="nextPage"/>
          <w:pgSz w:h="15840" w:w="12240" w:orient="portrait"/>
          <w:pgMar w:bottom="1440" w:top="1440" w:left="1440" w:right="1440" w:header="720" w:footer="720"/>
          <w:pgNumType w:start="1"/>
        </w:sectPr>
      </w:pPr>
      <w:bookmarkStart w:colFirst="0" w:colLast="0" w:name="_bxsz9hw7e1uj"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NAN</w:t>
      </w:r>
      <w:r w:rsidDel="00000000" w:rsidR="00000000" w:rsidRPr="00000000">
        <w:rPr>
          <w:rtl w:val="0"/>
        </w:rPr>
      </w:r>
    </w:p>
    <w:p w:rsidR="00000000" w:rsidDel="00000000" w:rsidP="00000000" w:rsidRDefault="00000000" w:rsidRPr="00000000" w14:paraId="00001CE5">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br w:type="textWrapping"/>
        <w:t xml:space="preserve">And that’s the story of how I assassinated the leader of NAN!</w:t>
      </w:r>
    </w:p>
    <w:p w:rsidR="00000000" w:rsidDel="00000000" w:rsidP="00000000" w:rsidRDefault="00000000" w:rsidRPr="00000000" w14:paraId="00001CE6">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CE7">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GIRL #1</w:t>
      </w:r>
    </w:p>
    <w:p w:rsidR="00000000" w:rsidDel="00000000" w:rsidP="00000000" w:rsidRDefault="00000000" w:rsidRPr="00000000" w14:paraId="00001CE8">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Dean! That story of how you executed a government official is SO GOOD!</w:t>
        <w:br w:type="textWrapping"/>
      </w:r>
    </w:p>
    <w:p w:rsidR="00000000" w:rsidDel="00000000" w:rsidP="00000000" w:rsidRDefault="00000000" w:rsidRPr="00000000" w14:paraId="00001CE9">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GIRL #2</w:t>
      </w:r>
    </w:p>
    <w:p w:rsidR="00000000" w:rsidDel="00000000" w:rsidP="00000000" w:rsidRDefault="00000000" w:rsidRPr="00000000" w14:paraId="00001CEA">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SHOULD BE A PROFESSIONAL AUTHOR!!!</w:t>
      </w:r>
    </w:p>
    <w:p w:rsidR="00000000" w:rsidDel="00000000" w:rsidP="00000000" w:rsidRDefault="00000000" w:rsidRPr="00000000" w14:paraId="00001CEB">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CEC">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GIRL #3</w:t>
        <w:br w:type="textWrapping"/>
        <w:t xml:space="preserve">YOU’D MAKE TRILLIONS!!!</w:t>
      </w:r>
    </w:p>
    <w:p w:rsidR="00000000" w:rsidDel="00000000" w:rsidP="00000000" w:rsidRDefault="00000000" w:rsidRPr="00000000" w14:paraId="00001CED">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CEE">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br w:type="textWrapping"/>
        <w:t xml:space="preserve">Oh girls. Having </w:t>
      </w:r>
      <w:r w:rsidDel="00000000" w:rsidR="00000000" w:rsidRPr="00000000">
        <w:rPr>
          <w:rFonts w:ascii="Courier New" w:cs="Courier New" w:eastAsia="Courier New" w:hAnsi="Courier New"/>
          <w:i w:val="1"/>
          <w:iCs w:val="1"/>
          <w:sz w:val="24"/>
          <w:szCs w:val="24"/>
          <w:rtl w:val="0"/>
        </w:rPr>
        <w:t xml:space="preserve">you</w:t>
      </w:r>
      <w:r w:rsidDel="00000000" w:rsidR="00000000" w:rsidRPr="00000000">
        <w:rPr>
          <w:rFonts w:ascii="Courier New" w:cs="Courier New" w:eastAsia="Courier New" w:hAnsi="Courier New"/>
          <w:sz w:val="24"/>
          <w:szCs w:val="24"/>
          <w:rtl w:val="0"/>
        </w:rPr>
        <w:t xml:space="preserve"> around is better than trillions.</w:t>
      </w:r>
    </w:p>
    <w:p w:rsidR="00000000" w:rsidDel="00000000" w:rsidP="00000000" w:rsidRDefault="00000000" w:rsidRPr="00000000" w14:paraId="00001CEF">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CF0">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GIRL</w:t>
        <w:br w:type="textWrapping"/>
        <w:t xml:space="preserve">OHHH DEAAAAAANN!!!</w:t>
      </w:r>
    </w:p>
    <w:p w:rsidR="00000000" w:rsidDel="00000000" w:rsidP="00000000" w:rsidRDefault="00000000" w:rsidRPr="00000000" w14:paraId="00001CF1">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CF2">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We- We all heard that, right?</w:t>
        <w:br w:type="textWrapping"/>
        <w:br w:type="textWrapping"/>
        <w:t xml:space="preserve">SPENCER</w:t>
        <w:br w:type="textWrapping"/>
        <w:t xml:space="preserve">Heard what?</w:t>
      </w:r>
    </w:p>
    <w:p w:rsidR="00000000" w:rsidDel="00000000" w:rsidP="00000000" w:rsidRDefault="00000000" w:rsidRPr="00000000" w14:paraId="00001CF3">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CF4">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What Dean just said? About assassinating the leader of NAN?</w:t>
      </w:r>
    </w:p>
    <w:p w:rsidR="00000000" w:rsidDel="00000000" w:rsidP="00000000" w:rsidRDefault="00000000" w:rsidRPr="00000000" w14:paraId="00001CF5">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CF6">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No. Also, wait wait wait wait, what the hell is NAN?</w:t>
      </w:r>
    </w:p>
    <w:p w:rsidR="00000000" w:rsidDel="00000000" w:rsidP="00000000" w:rsidRDefault="00000000" w:rsidRPr="00000000" w14:paraId="00001CF7">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CF8">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Nations Against Nenjac. NAN. Y’know, the alliance EVERY other nation in the world except Nenjac is a part of?</w:t>
      </w:r>
    </w:p>
    <w:p w:rsidR="00000000" w:rsidDel="00000000" w:rsidP="00000000" w:rsidRDefault="00000000" w:rsidRPr="00000000" w14:paraId="00001CF9">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CFA">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br w:type="textWrapping"/>
        <w:t xml:space="preserve">i only know it from the nan musical they made that soundtrack is fire</w:t>
      </w:r>
    </w:p>
    <w:p w:rsidR="00000000" w:rsidDel="00000000" w:rsidP="00000000" w:rsidRDefault="00000000" w:rsidRPr="00000000" w14:paraId="00001CFB">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CFC">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(Acapella)</w:t>
        <w:br w:type="textWrapping"/>
        <w:t xml:space="preserve">Yeah!</w:t>
      </w:r>
    </w:p>
    <w:p w:rsidR="00000000" w:rsidDel="00000000" w:rsidP="00000000" w:rsidRDefault="00000000" w:rsidRPr="00000000" w14:paraId="00001CFD">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Weeee haaaaate Nenjaaaaaac</w:t>
      </w:r>
    </w:p>
    <w:p w:rsidR="00000000" w:rsidDel="00000000" w:rsidP="00000000" w:rsidRDefault="00000000" w:rsidRPr="00000000" w14:paraId="00001CFE">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Theeeeeeey can suuuuuck our saaaaack-</w:t>
      </w:r>
    </w:p>
    <w:p w:rsidR="00000000" w:rsidDel="00000000" w:rsidP="00000000" w:rsidRDefault="00000000" w:rsidRPr="00000000" w14:paraId="00001CFF">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00">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That SOUNDTRACK is Anti-Nenjac Propaganda, guys</w:t>
      </w:r>
    </w:p>
    <w:p w:rsidR="00000000" w:rsidDel="00000000" w:rsidP="00000000" w:rsidRDefault="00000000" w:rsidRPr="00000000" w14:paraId="00001D01">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02">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Anti-Nenjac Propaganda? Deegs, you sound ridiculous.</w:t>
      </w:r>
    </w:p>
    <w:p w:rsidR="00000000" w:rsidDel="00000000" w:rsidP="00000000" w:rsidRDefault="00000000" w:rsidRPr="00000000" w14:paraId="00001D03">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04">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No dude, Anti-Nenjac Propaganda is very real. It’s like racism, but worse.</w:t>
      </w:r>
    </w:p>
    <w:p w:rsidR="00000000" w:rsidDel="00000000" w:rsidP="00000000" w:rsidRDefault="00000000" w:rsidRPr="00000000" w14:paraId="00001D05">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06">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D07">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False, nothing is worse than racism. Except periods.</w:t>
      </w:r>
    </w:p>
    <w:p w:rsidR="00000000" w:rsidDel="00000000" w:rsidP="00000000" w:rsidRDefault="00000000" w:rsidRPr="00000000" w14:paraId="00001D08">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09">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Let’s call it ANP for short! I’ll make a hashtag on Nenjagram!</w:t>
      </w:r>
    </w:p>
    <w:p w:rsidR="00000000" w:rsidDel="00000000" w:rsidP="00000000" w:rsidRDefault="00000000" w:rsidRPr="00000000" w14:paraId="00001D0A">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0B">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Nope, no, nobody </w:t>
      </w:r>
      <w:r w:rsidDel="00000000" w:rsidR="00000000" w:rsidRPr="00000000">
        <w:rPr>
          <w:rFonts w:ascii="Courier New" w:cs="Courier New" w:eastAsia="Courier New" w:hAnsi="Courier New"/>
          <w:sz w:val="24"/>
          <w:szCs w:val="24"/>
          <w:rtl w:val="0"/>
        </w:rPr>
        <w:t xml:space="preserve">call</w:t>
      </w:r>
      <w:r w:rsidDel="00000000" w:rsidR="00000000" w:rsidRPr="00000000">
        <w:rPr>
          <w:rFonts w:ascii="Courier New" w:cs="Courier New" w:eastAsia="Courier New" w:hAnsi="Courier New"/>
          <w:sz w:val="24"/>
          <w:szCs w:val="24"/>
          <w:rtl w:val="0"/>
        </w:rPr>
        <w:t xml:space="preserve"> it that. Nobody </w:t>
      </w:r>
      <w:r w:rsidDel="00000000" w:rsidR="00000000" w:rsidRPr="00000000">
        <w:rPr>
          <w:rFonts w:ascii="Courier New" w:cs="Courier New" w:eastAsia="Courier New" w:hAnsi="Courier New"/>
          <w:sz w:val="24"/>
          <w:szCs w:val="24"/>
          <w:rtl w:val="0"/>
        </w:rPr>
        <w:t xml:space="preserve">use</w:t>
      </w:r>
      <w:r w:rsidDel="00000000" w:rsidR="00000000" w:rsidRPr="00000000">
        <w:rPr>
          <w:rFonts w:ascii="Courier New" w:cs="Courier New" w:eastAsia="Courier New" w:hAnsi="Courier New"/>
          <w:sz w:val="24"/>
          <w:szCs w:val="24"/>
          <w:rtl w:val="0"/>
        </w:rPr>
        <w:t xml:space="preserve"> that hashtag. Dead on arrival. </w:t>
      </w:r>
    </w:p>
    <w:p w:rsidR="00000000" w:rsidDel="00000000" w:rsidP="00000000" w:rsidRDefault="00000000" w:rsidRPr="00000000" w14:paraId="00001D0C">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0D">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br w:type="textWrapping"/>
        <w:t xml:space="preserve">Aw, man…</w:t>
      </w:r>
    </w:p>
    <w:p w:rsidR="00000000" w:rsidDel="00000000" w:rsidP="00000000" w:rsidRDefault="00000000" w:rsidRPr="00000000" w14:paraId="00001D0E">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0F">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But yeah, those guys at NAN spread Anti-Nenjac Propaganda ALL THE TIME all over the WORLD. And Dean just said he </w:t>
      </w:r>
      <w:r w:rsidDel="00000000" w:rsidR="00000000" w:rsidRPr="00000000">
        <w:rPr>
          <w:rFonts w:ascii="Courier New" w:cs="Courier New" w:eastAsia="Courier New" w:hAnsi="Courier New"/>
          <w:i w:val="1"/>
          <w:iCs w:val="1"/>
          <w:sz w:val="24"/>
          <w:szCs w:val="24"/>
          <w:rtl w:val="0"/>
        </w:rPr>
        <w:t xml:space="preserve">killed</w:t>
      </w:r>
      <w:r w:rsidDel="00000000" w:rsidR="00000000" w:rsidRPr="00000000">
        <w:rPr>
          <w:rFonts w:ascii="Courier New" w:cs="Courier New" w:eastAsia="Courier New" w:hAnsi="Courier New"/>
          <w:sz w:val="24"/>
          <w:szCs w:val="24"/>
          <w:rtl w:val="0"/>
        </w:rPr>
        <w:t xml:space="preserve"> the leader of NAN. That would be awesome for us! Maybe the rest of the world would be less Anti-Nenjac!</w:t>
      </w:r>
    </w:p>
    <w:p w:rsidR="00000000" w:rsidDel="00000000" w:rsidP="00000000" w:rsidRDefault="00000000" w:rsidRPr="00000000" w14:paraId="00001D10">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11">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CIGGY</w:t>
        <w:br w:type="textWrapping"/>
        <w:t xml:space="preserve">Dean is a lot of things, but a killer is NOT one of them. He was probably just boasting to his clique of girls.</w:t>
      </w:r>
    </w:p>
    <w:p w:rsidR="00000000" w:rsidDel="00000000" w:rsidP="00000000" w:rsidRDefault="00000000" w:rsidRPr="00000000" w14:paraId="00001D12">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13">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Yeah, probably. I’m bored, let’s put on Super Un-Natural.</w:t>
      </w:r>
    </w:p>
    <w:p w:rsidR="00000000" w:rsidDel="00000000" w:rsidP="00000000" w:rsidRDefault="00000000" w:rsidRPr="00000000" w14:paraId="00001D14">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15">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br w:type="textWrapping"/>
        <w:t xml:space="preserve">agreed</w:t>
      </w:r>
    </w:p>
    <w:p w:rsidR="00000000" w:rsidDel="00000000" w:rsidP="00000000" w:rsidRDefault="00000000" w:rsidRPr="00000000" w14:paraId="00001D16">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17">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[TV is turned on.]</w:t>
      </w:r>
    </w:p>
    <w:p w:rsidR="00000000" w:rsidDel="00000000" w:rsidP="00000000" w:rsidRDefault="00000000" w:rsidRPr="00000000" w14:paraId="00001D18">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19">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FUCKER BALLZENDIKK (announcing voice)</w:t>
      </w:r>
    </w:p>
    <w:p w:rsidR="00000000" w:rsidDel="00000000" w:rsidP="00000000" w:rsidRDefault="00000000" w:rsidRPr="00000000" w14:paraId="00001D1A">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IS FUCKER BALLZENDIKK. AND WEEEELCOME TO…. FAX NEWS!!!! *guitar riff* HERE AT FAX NEWS, *guitar riff* WE ONLY BRING YOU THE FAX … *guitar riff* AND THAT’S THAT!! OUR FIRST </w:t>
      </w:r>
      <w:r w:rsidDel="00000000" w:rsidR="00000000" w:rsidRPr="00000000">
        <w:rPr>
          <w:rFonts w:ascii="Courier New" w:cs="Courier New" w:eastAsia="Courier New" w:hAnsi="Courier New"/>
          <w:sz w:val="24"/>
          <w:szCs w:val="24"/>
          <w:rtl w:val="0"/>
        </w:rPr>
        <w:t xml:space="preserve">GUEST, IS</w:t>
      </w:r>
      <w:r w:rsidDel="00000000" w:rsidR="00000000" w:rsidRPr="00000000">
        <w:rPr>
          <w:rFonts w:ascii="Courier New" w:cs="Courier New" w:eastAsia="Courier New" w:hAnsi="Courier New"/>
          <w:sz w:val="24"/>
          <w:szCs w:val="24"/>
          <w:rtl w:val="0"/>
        </w:rPr>
        <w:t xml:space="preserve"> A GROSS LIBERAL PET SLASH SLAVE HAMSTER… WHO HAS AUTISM??? *gasp sound fx*</w:t>
      </w:r>
    </w:p>
    <w:p w:rsidR="00000000" w:rsidDel="00000000" w:rsidP="00000000" w:rsidRDefault="00000000" w:rsidRPr="00000000" w14:paraId="00001D1B">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1C">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*seven obnoxious vine booms*</w:t>
      </w:r>
    </w:p>
    <w:p w:rsidR="00000000" w:rsidDel="00000000" w:rsidP="00000000" w:rsidRDefault="00000000" w:rsidRPr="00000000" w14:paraId="00001D1D">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1E">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[interview with liberal autistic hamster]</w:t>
      </w:r>
    </w:p>
    <w:p w:rsidR="00000000" w:rsidDel="00000000" w:rsidP="00000000" w:rsidRDefault="00000000" w:rsidRPr="00000000" w14:paraId="00001D1F">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20">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FUCKER BALLZENDIKK</w:t>
        <w:br w:type="textWrapping"/>
        <w:t xml:space="preserve">Now, why do you think that you have autism?</w:t>
      </w:r>
    </w:p>
    <w:p w:rsidR="00000000" w:rsidDel="00000000" w:rsidP="00000000" w:rsidRDefault="00000000" w:rsidRPr="00000000" w14:paraId="00001D21">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22">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AUTISTIC HAMSTER</w:t>
      </w:r>
    </w:p>
    <w:p w:rsidR="00000000" w:rsidDel="00000000" w:rsidP="00000000" w:rsidRDefault="00000000" w:rsidRPr="00000000" w14:paraId="00001D23">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Um, because I was diagnosed with it.</w:t>
      </w:r>
    </w:p>
    <w:p w:rsidR="00000000" w:rsidDel="00000000" w:rsidP="00000000" w:rsidRDefault="00000000" w:rsidRPr="00000000" w14:paraId="00001D24">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25">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FUCKER BALLZENDIKK</w:t>
        <w:br w:type="textWrapping"/>
        <w:t xml:space="preserve">If you have autism, why are you acting so normal? AM I RIGHT?!?! Ha ha ha ha ha ha ha ha! So, you </w:t>
      </w:r>
      <w:r w:rsidDel="00000000" w:rsidR="00000000" w:rsidRPr="00000000">
        <w:rPr>
          <w:rFonts w:ascii="Courier New" w:cs="Courier New" w:eastAsia="Courier New" w:hAnsi="Courier New"/>
          <w:i w:val="1"/>
          <w:iCs w:val="1"/>
          <w:sz w:val="24"/>
          <w:szCs w:val="24"/>
          <w:rtl w:val="0"/>
        </w:rPr>
        <w:t xml:space="preserve">identify</w:t>
      </w:r>
      <w:r w:rsidDel="00000000" w:rsidR="00000000" w:rsidRPr="00000000">
        <w:rPr>
          <w:rFonts w:ascii="Courier New" w:cs="Courier New" w:eastAsia="Courier New" w:hAnsi="Courier New"/>
          <w:sz w:val="24"/>
          <w:szCs w:val="24"/>
          <w:rtl w:val="0"/>
        </w:rPr>
        <w:t xml:space="preserve"> as liberal, yes?</w:t>
      </w:r>
    </w:p>
    <w:p w:rsidR="00000000" w:rsidDel="00000000" w:rsidP="00000000" w:rsidRDefault="00000000" w:rsidRPr="00000000" w14:paraId="00001D26">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27">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AUTISTIC HAMSTER</w:t>
      </w:r>
    </w:p>
    <w:p w:rsidR="00000000" w:rsidDel="00000000" w:rsidP="00000000" w:rsidRDefault="00000000" w:rsidRPr="00000000" w14:paraId="00001D28">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 I would say so.</w:t>
      </w:r>
    </w:p>
    <w:p w:rsidR="00000000" w:rsidDel="00000000" w:rsidP="00000000" w:rsidRDefault="00000000" w:rsidRPr="00000000" w14:paraId="00001D29">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2A">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FUCKER BALLZENDIKK</w:t>
      </w:r>
    </w:p>
    <w:p w:rsidR="00000000" w:rsidDel="00000000" w:rsidP="00000000" w:rsidRDefault="00000000" w:rsidRPr="00000000" w14:paraId="00001D2B">
      <w:pPr>
        <w:jc w:val="center"/>
        <w:rPr>
          <w:rFonts w:ascii="Courier New" w:cs="Courier New" w:eastAsia="Courier New" w:hAnsi="Courier New"/>
          <w:sz w:val="24"/>
          <w:szCs w:val="24"/>
          <w:vertAlign w:val="superscript"/>
        </w:rPr>
      </w:pPr>
      <w:r w:rsidDel="00000000" w:rsidR="00000000" w:rsidRPr="00000000">
        <w:rPr>
          <w:rFonts w:ascii="Courier New" w:cs="Courier New" w:eastAsia="Courier New" w:hAnsi="Courier New"/>
          <w:sz w:val="24"/>
          <w:szCs w:val="24"/>
          <w:rtl w:val="0"/>
        </w:rPr>
        <w:t xml:space="preserve">EWWWWWWWWWWWWWWWW!!!!!! EVERYBODY BOO!!! BOOOOOOOOOOOOOO!!!!!!!! Another woke libtard snowflake OBLITERATED!</w:t>
      </w:r>
      <w:r w:rsidDel="00000000" w:rsidR="00000000" w:rsidRPr="00000000">
        <w:rPr>
          <w:rtl w:val="0"/>
        </w:rPr>
      </w:r>
    </w:p>
    <w:p w:rsidR="00000000" w:rsidDel="00000000" w:rsidP="00000000" w:rsidRDefault="00000000" w:rsidRPr="00000000" w14:paraId="00001D2C">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2D">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interview freezes. Breaking News broadcast.]</w:t>
      </w:r>
    </w:p>
    <w:p w:rsidR="00000000" w:rsidDel="00000000" w:rsidP="00000000" w:rsidRDefault="00000000" w:rsidRPr="00000000" w14:paraId="00001D2E">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2F">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br w:type="textWrapping"/>
        <w:t xml:space="preserve">Woah, guys, check this out.</w:t>
      </w:r>
    </w:p>
    <w:p w:rsidR="00000000" w:rsidDel="00000000" w:rsidP="00000000" w:rsidRDefault="00000000" w:rsidRPr="00000000" w14:paraId="00001D30">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[everyone gathers around the TV]</w:t>
      </w:r>
    </w:p>
    <w:p w:rsidR="00000000" w:rsidDel="00000000" w:rsidP="00000000" w:rsidRDefault="00000000" w:rsidRPr="00000000" w14:paraId="00001D31">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32">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REPORTER LIGMA</w:t>
        <w:br w:type="textWrapping"/>
        <w:t xml:space="preserve">Breaking Nenjac News. The United States of America has officially declared war on Nenjac </w:t>
      </w:r>
      <w:r w:rsidDel="00000000" w:rsidR="00000000" w:rsidRPr="00000000">
        <w:rPr>
          <w:rFonts w:ascii="Courier New" w:cs="Courier New" w:eastAsia="Courier New" w:hAnsi="Courier New"/>
          <w:sz w:val="24"/>
          <w:szCs w:val="24"/>
          <w:rtl w:val="0"/>
        </w:rPr>
        <w:t xml:space="preserve">after American</w:t>
      </w:r>
      <w:r w:rsidDel="00000000" w:rsidR="00000000" w:rsidRPr="00000000">
        <w:rPr>
          <w:rFonts w:ascii="Courier New" w:cs="Courier New" w:eastAsia="Courier New" w:hAnsi="Courier New"/>
          <w:sz w:val="24"/>
          <w:szCs w:val="24"/>
          <w:rtl w:val="0"/>
        </w:rPr>
        <w:t xml:space="preserve"> Citizen and Leader of Nations Against Nenjac was found dead in Nenjac City in an alleged murder. Here in Nenjac City, the mayor, president, and top military officials are meeting to determine Nenjac’s next move.</w:t>
        <w:br w:type="textWrapping"/>
        <w:br w:type="textWrapping"/>
        <w:t xml:space="preserve">DEEGS</w:t>
        <w:br w:type="textWrapping"/>
        <w:t xml:space="preserve">Oh shit, Dean, did you actually KILL the guy!?!!?</w:t>
      </w:r>
    </w:p>
    <w:p w:rsidR="00000000" w:rsidDel="00000000" w:rsidP="00000000" w:rsidRDefault="00000000" w:rsidRPr="00000000" w14:paraId="00001D33">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DEAN</w:t>
        <w:br w:type="textWrapping"/>
        <w:t xml:space="preserve">Yeah, I was bored and stuff.</w:t>
      </w:r>
    </w:p>
    <w:p w:rsidR="00000000" w:rsidDel="00000000" w:rsidP="00000000" w:rsidRDefault="00000000" w:rsidRPr="00000000" w14:paraId="00001D34">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Seriously??? Now we’re at WAR with the United States because of you, you bastard!</w:t>
      </w:r>
    </w:p>
    <w:p w:rsidR="00000000" w:rsidDel="00000000" w:rsidP="00000000" w:rsidRDefault="00000000" w:rsidRPr="00000000" w14:paraId="00001D35">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36">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br w:type="textWrapping"/>
        <w:t xml:space="preserve">Wait, I’m confused, how could we be at war with the grand old US of A if we’re IN the grand old US of A? That doesn’t make no sense.</w:t>
      </w:r>
    </w:p>
    <w:p w:rsidR="00000000" w:rsidDel="00000000" w:rsidP="00000000" w:rsidRDefault="00000000" w:rsidRPr="00000000" w14:paraId="00001D37">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DEEGS</w:t>
        <w:br w:type="textWrapping"/>
        <w:t xml:space="preserve">Travis, I’m not even gonna make fun of you for this I feel so bad. This is about to crush your soul bro. Like, I don’t know if you’ll get out of bed for days.</w:t>
      </w:r>
    </w:p>
    <w:p w:rsidR="00000000" w:rsidDel="00000000" w:rsidP="00000000" w:rsidRDefault="00000000" w:rsidRPr="00000000" w14:paraId="00001D38">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39">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br w:type="textWrapping"/>
        <w:t xml:space="preserve">I’m a real man Deegs, give it to me straight. I can take it.</w:t>
      </w:r>
    </w:p>
    <w:p w:rsidR="00000000" w:rsidDel="00000000" w:rsidP="00000000" w:rsidRDefault="00000000" w:rsidRPr="00000000" w14:paraId="00001D3A">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3B">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Nenjac… is NOT in the United States of America. It’s its own independent island nation.</w:t>
      </w:r>
    </w:p>
    <w:p w:rsidR="00000000" w:rsidDel="00000000" w:rsidP="00000000" w:rsidRDefault="00000000" w:rsidRPr="00000000" w14:paraId="00001D3C">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3D">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br w:type="textWrapping"/>
        <w:t xml:space="preserve">No… NO!!!! You’re joshing me!</w:t>
      </w:r>
    </w:p>
    <w:p w:rsidR="00000000" w:rsidDel="00000000" w:rsidP="00000000" w:rsidRDefault="00000000" w:rsidRPr="00000000" w14:paraId="00001D3E">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3F">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br w:type="textWrapping"/>
        <w:t xml:space="preserve">It’s okay, Travis… It’s okay…</w:t>
      </w:r>
    </w:p>
    <w:p w:rsidR="00000000" w:rsidDel="00000000" w:rsidP="00000000" w:rsidRDefault="00000000" w:rsidRPr="00000000" w14:paraId="00001D40">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TRAVIS</w:t>
        <w:br w:type="textWrapping"/>
        <w:t xml:space="preserve">I’ve been a traitor to my country this entire time, Starr! I need to kay em ess IMMEDIATELY!</w:t>
        <w:br w:type="textWrapping"/>
      </w:r>
    </w:p>
    <w:p w:rsidR="00000000" w:rsidDel="00000000" w:rsidP="00000000" w:rsidRDefault="00000000" w:rsidRPr="00000000" w14:paraId="00001D41">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CIGGY</w:t>
        <w:br w:type="textWrapping"/>
        <w:t xml:space="preserve">You know what’s funny? That makes you an </w:t>
      </w:r>
      <w:r w:rsidDel="00000000" w:rsidR="00000000" w:rsidRPr="00000000">
        <w:rPr>
          <w:rFonts w:ascii="Courier New" w:cs="Courier New" w:eastAsia="Courier New" w:hAnsi="Courier New"/>
          <w:i w:val="1"/>
          <w:iCs w:val="1"/>
          <w:sz w:val="24"/>
          <w:szCs w:val="24"/>
          <w:rtl w:val="0"/>
        </w:rPr>
        <w:t xml:space="preserve">illegal immigrant</w:t>
      </w:r>
      <w:r w:rsidDel="00000000" w:rsidR="00000000" w:rsidRPr="00000000">
        <w:rPr>
          <w:rFonts w:ascii="Courier New" w:cs="Courier New" w:eastAsia="Courier New" w:hAnsi="Courier New"/>
          <w:sz w:val="24"/>
          <w:szCs w:val="24"/>
          <w:rtl w:val="0"/>
        </w:rPr>
        <w:t xml:space="preserve"> here in Nenjac, doesn’t it?</w:t>
      </w:r>
    </w:p>
    <w:p w:rsidR="00000000" w:rsidDel="00000000" w:rsidP="00000000" w:rsidRDefault="00000000" w:rsidRPr="00000000" w14:paraId="00001D42">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43">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Woah, Ciggy, that’s WAY too soon-</w:t>
      </w:r>
    </w:p>
    <w:p w:rsidR="00000000" w:rsidDel="00000000" w:rsidP="00000000" w:rsidRDefault="00000000" w:rsidRPr="00000000" w14:paraId="00001D44">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45">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(DEEGS or </w:t>
      </w:r>
      <w:commentRangeStart w:id="305"/>
      <w:r w:rsidDel="00000000" w:rsidR="00000000" w:rsidRPr="00000000">
        <w:rPr>
          <w:rFonts w:ascii="Courier New" w:cs="Courier New" w:eastAsia="Courier New" w:hAnsi="Courier New"/>
          <w:sz w:val="24"/>
          <w:szCs w:val="24"/>
          <w:rtl w:val="0"/>
        </w:rPr>
        <w:t xml:space="preserve">STARR</w:t>
      </w:r>
      <w:commentRangeEnd w:id="305"/>
      <w:r w:rsidDel="00000000" w:rsidR="00000000" w:rsidRPr="00000000">
        <w:commentReference w:id="305"/>
      </w:r>
      <w:r w:rsidDel="00000000" w:rsidR="00000000" w:rsidRPr="00000000">
        <w:rPr>
          <w:rFonts w:ascii="Courier New" w:cs="Courier New" w:eastAsia="Courier New" w:hAnsi="Courier New"/>
          <w:sz w:val="24"/>
          <w:szCs w:val="24"/>
          <w:rtl w:val="0"/>
        </w:rPr>
        <w:t xml:space="preserve">)</w:t>
        <w:br w:type="textWrapping"/>
        <w:t xml:space="preserve">GOD IS DEAAAAAAAAD! (Woah!) GOD IS DEAD FOR </w:t>
      </w:r>
      <w:r w:rsidDel="00000000" w:rsidR="00000000" w:rsidRPr="00000000">
        <w:rPr>
          <w:rFonts w:ascii="Courier New" w:cs="Courier New" w:eastAsia="Courier New" w:hAnsi="Courier New"/>
          <w:b w:val="1"/>
          <w:bCs w:val="1"/>
          <w:sz w:val="24"/>
          <w:szCs w:val="24"/>
          <w:rtl w:val="0"/>
        </w:rPr>
        <w:t xml:space="preserve">YOU</w:t>
      </w:r>
      <w:r w:rsidDel="00000000" w:rsidR="00000000" w:rsidRPr="00000000">
        <w:rPr>
          <w:rFonts w:ascii="Courier New" w:cs="Courier New" w:eastAsia="Courier New" w:hAnsi="Courier New"/>
          <w:sz w:val="24"/>
          <w:szCs w:val="24"/>
          <w:rtl w:val="0"/>
        </w:rPr>
        <w:t xml:space="preserve"> HAVE KILLED HIM YOU VILE WITCH!!!! (Travis, it’s… it’s okay-) BUUUUURN HEEEEERRRRRRRR AT THE STAKEEEE!!! SELL HER LITTLE BROTHER TO THE CHINESE SWEATSHOPS!!!!!! (Holy shit?!?!) DEPORT HER TO AFGHANISTAN!!! GET HER OUTTA HERE!!!</w:t>
      </w:r>
    </w:p>
    <w:p w:rsidR="00000000" w:rsidDel="00000000" w:rsidP="00000000" w:rsidRDefault="00000000" w:rsidRPr="00000000" w14:paraId="00001D46">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47">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Yo, you, side character. Get </w:t>
      </w:r>
      <w:r w:rsidDel="00000000" w:rsidR="00000000" w:rsidRPr="00000000">
        <w:rPr>
          <w:rFonts w:ascii="Courier New" w:cs="Courier New" w:eastAsia="Courier New" w:hAnsi="Courier New"/>
          <w:i w:val="1"/>
          <w:iCs w:val="1"/>
          <w:sz w:val="24"/>
          <w:szCs w:val="24"/>
          <w:rtl w:val="0"/>
        </w:rPr>
        <w:t xml:space="preserve">Travis</w:t>
      </w:r>
      <w:r w:rsidDel="00000000" w:rsidR="00000000" w:rsidRPr="00000000">
        <w:rPr>
          <w:rFonts w:ascii="Courier New" w:cs="Courier New" w:eastAsia="Courier New" w:hAnsi="Courier New"/>
          <w:sz w:val="24"/>
          <w:szCs w:val="24"/>
          <w:rtl w:val="0"/>
        </w:rPr>
        <w:t xml:space="preserve"> outta here and calm him down.</w:t>
        <w:br w:type="textWrapping"/>
        <w:br w:type="textWrapping"/>
        <w:t xml:space="preserve">JEFF</w:t>
        <w:br w:type="textWrapping"/>
        <w:t xml:space="preserve">The name’s Jeff-</w:t>
      </w:r>
    </w:p>
    <w:p w:rsidR="00000000" w:rsidDel="00000000" w:rsidP="00000000" w:rsidRDefault="00000000" w:rsidRPr="00000000" w14:paraId="00001D48">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49">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br w:type="textWrapping"/>
        <w:t xml:space="preserve">I don’t care. Do what you're told.</w:t>
      </w:r>
    </w:p>
    <w:p w:rsidR="00000000" w:rsidDel="00000000" w:rsidP="00000000" w:rsidRDefault="00000000" w:rsidRPr="00000000" w14:paraId="00001D4A">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4B">
      <w:pPr>
        <w:jc w:val="center"/>
        <w:rPr>
          <w:rFonts w:ascii="Courier New" w:cs="Courier New" w:eastAsia="Courier New" w:hAnsi="Courier New"/>
          <w:sz w:val="24"/>
          <w:szCs w:val="24"/>
        </w:rPr>
        <w:sectPr>
          <w:headerReference r:id="rId93" w:type="default"/>
          <w:footerReference r:id="rId94"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4"/>
          <w:szCs w:val="24"/>
          <w:rtl w:val="0"/>
        </w:rPr>
        <w:t xml:space="preserve">[JEFF drags TRAVIS out of the room as TRAVIS sobs uncontrollably]</w:t>
      </w:r>
    </w:p>
    <w:p w:rsidR="00000000" w:rsidDel="00000000" w:rsidP="00000000" w:rsidRDefault="00000000" w:rsidRPr="00000000" w14:paraId="00001D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sectPr>
          <w:headerReference r:id="rId95" w:type="default"/>
          <w:footerReference r:id="rId96" w:type="default"/>
          <w:type w:val="nextPage"/>
          <w:pgSz w:h="15840" w:w="12240" w:orient="portrait"/>
          <w:pgMar w:bottom="1440" w:top="1440" w:left="1440" w:right="1440" w:header="720" w:footer="720"/>
          <w:pgNumType w:start="1"/>
        </w:sectPr>
      </w:pPr>
      <w:bookmarkStart w:colFirst="0" w:colLast="0" w:name="_ey907w9oqofz"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Travis Corbin Gets Trapped in a Library</w:t>
      </w:r>
      <w:r w:rsidDel="00000000" w:rsidR="00000000" w:rsidRPr="00000000">
        <w:rPr>
          <w:rtl w:val="0"/>
        </w:rPr>
      </w:r>
    </w:p>
    <w:p w:rsidR="00000000" w:rsidDel="00000000" w:rsidP="00000000" w:rsidRDefault="00000000" w:rsidRPr="00000000" w14:paraId="00001D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[SHOTS OF THE LIBRARY WHILE NARRATION]</w:t>
      </w:r>
    </w:p>
    <w:p w:rsidR="00000000" w:rsidDel="00000000" w:rsidP="00000000" w:rsidRDefault="00000000" w:rsidRPr="00000000" w14:paraId="00001D4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4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DISEMBODIED NARRATOR (OLD WISE VOICE)</w:t>
      </w:r>
    </w:p>
    <w:p w:rsidR="00000000" w:rsidDel="00000000" w:rsidP="00000000" w:rsidRDefault="00000000" w:rsidRPr="00000000" w14:paraId="00001D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the </w:t>
      </w:r>
      <w:r w:rsidDel="00000000" w:rsidR="00000000" w:rsidRPr="00000000">
        <w:rPr>
          <w:rFonts w:ascii="Courier New" w:cs="Courier New" w:eastAsia="Courier New" w:hAnsi="Courier New"/>
          <w:sz w:val="24"/>
          <w:szCs w:val="24"/>
          <w:rtl w:val="0"/>
        </w:rPr>
        <w:t xml:space="preserve">library</w:t>
      </w:r>
      <w:r w:rsidDel="00000000" w:rsidR="00000000" w:rsidRPr="00000000">
        <w:rPr>
          <w:rFonts w:ascii="Courier New" w:cs="Courier New" w:eastAsia="Courier New" w:hAnsi="Courier New"/>
          <w:sz w:val="24"/>
          <w:szCs w:val="24"/>
          <w:rtl w:val="0"/>
        </w:rPr>
        <w:t xml:space="preserve">. Where everyone, from </w:t>
      </w:r>
      <w:r w:rsidDel="00000000" w:rsidR="00000000" w:rsidRPr="00000000">
        <w:rPr>
          <w:rFonts w:ascii="Courier New" w:cs="Courier New" w:eastAsia="Courier New" w:hAnsi="Courier New"/>
          <w:sz w:val="24"/>
          <w:szCs w:val="24"/>
          <w:rtl w:val="0"/>
        </w:rPr>
        <w:t xml:space="preserve">wide-eyed</w:t>
      </w:r>
      <w:r w:rsidDel="00000000" w:rsidR="00000000" w:rsidRPr="00000000">
        <w:rPr>
          <w:rFonts w:ascii="Courier New" w:cs="Courier New" w:eastAsia="Courier New" w:hAnsi="Courier New"/>
          <w:sz w:val="24"/>
          <w:szCs w:val="24"/>
          <w:rtl w:val="0"/>
        </w:rPr>
        <w:t xml:space="preserve"> children to senior citizens with dementia, to senior citizens with dementia, all gather to find books of all kinds, from fantastical fantasies to educational factbooks, to senior citizens with dementia, a place where even young adults and teenagers resort to a childlike sense of wonder, where all their dreams co-</w:t>
      </w:r>
    </w:p>
    <w:p w:rsidR="00000000" w:rsidDel="00000000" w:rsidP="00000000" w:rsidRDefault="00000000" w:rsidRPr="00000000" w14:paraId="00001D5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5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hell no, brother, this place sucks! I’m just here to rent a movie with my buds. Reading is for cross-eyed cityboys! If reading was a hot dog, it would be… green! I reckon.</w:t>
      </w:r>
    </w:p>
    <w:p w:rsidR="00000000" w:rsidDel="00000000" w:rsidP="00000000" w:rsidRDefault="00000000" w:rsidRPr="00000000" w14:paraId="00001D5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5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5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now that’s not true, young Travis, EVERYONE likes to read… from wide-eyed children to senior cit-</w:t>
      </w:r>
    </w:p>
    <w:p w:rsidR="00000000" w:rsidDel="00000000" w:rsidP="00000000" w:rsidRDefault="00000000" w:rsidRPr="00000000" w14:paraId="00001D57">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Pfft, there’s no WAY anybody could possibly enjoy reading… and besides, nobody e’er taught MAY to read!</w:t>
      </w:r>
    </w:p>
    <w:p w:rsidR="00000000" w:rsidDel="00000000" w:rsidP="00000000" w:rsidRDefault="00000000" w:rsidRPr="00000000" w14:paraId="00001D5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dear… Perhaps your father taught you, when you were but a wee lad?</w:t>
      </w:r>
    </w:p>
    <w:p w:rsidR="00000000" w:rsidDel="00000000" w:rsidP="00000000" w:rsidRDefault="00000000" w:rsidRPr="00000000" w14:paraId="00001D5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man, he was too busy tendin’ the farm! Lots of crow attacks in </w:t>
      </w:r>
      <w:r w:rsidDel="00000000" w:rsidR="00000000" w:rsidRPr="00000000">
        <w:rPr>
          <w:rFonts w:ascii="Courier New" w:cs="Courier New" w:eastAsia="Courier New" w:hAnsi="Courier New"/>
          <w:sz w:val="24"/>
          <w:szCs w:val="24"/>
          <w:rtl w:val="0"/>
        </w:rPr>
        <w:t xml:space="preserve">ma early</w:t>
      </w:r>
      <w:r w:rsidDel="00000000" w:rsidR="00000000" w:rsidRPr="00000000">
        <w:rPr>
          <w:rFonts w:ascii="Courier New" w:cs="Courier New" w:eastAsia="Courier New" w:hAnsi="Courier New"/>
          <w:sz w:val="24"/>
          <w:szCs w:val="24"/>
          <w:rtl w:val="0"/>
        </w:rPr>
        <w:t xml:space="preserve"> years… I reckon I spent a good 3/4ths of my </w:t>
      </w:r>
      <w:r w:rsidDel="00000000" w:rsidR="00000000" w:rsidRPr="00000000">
        <w:rPr>
          <w:rFonts w:ascii="Courier New" w:cs="Courier New" w:eastAsia="Courier New" w:hAnsi="Courier New"/>
          <w:sz w:val="24"/>
          <w:szCs w:val="24"/>
          <w:rtl w:val="0"/>
        </w:rPr>
        <w:t xml:space="preserve">chil’hood</w:t>
      </w:r>
      <w:r w:rsidDel="00000000" w:rsidR="00000000" w:rsidRPr="00000000">
        <w:rPr>
          <w:rFonts w:ascii="Courier New" w:cs="Courier New" w:eastAsia="Courier New" w:hAnsi="Courier New"/>
          <w:sz w:val="24"/>
          <w:szCs w:val="24"/>
          <w:rtl w:val="0"/>
        </w:rPr>
        <w:t xml:space="preserve"> dressed as a scarecrow in the fields! We didn’t have enough scarecrow hay dolls, ya see, ‘cause my brother kept eatin’ ‘em. He was disturbed, y’know, in his brain.</w:t>
      </w:r>
    </w:p>
    <w:p w:rsidR="00000000" w:rsidDel="00000000" w:rsidP="00000000" w:rsidRDefault="00000000" w:rsidRPr="00000000" w14:paraId="00001D6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Perhaps your mother, then? Could she have taught you to read?</w:t>
      </w:r>
    </w:p>
    <w:p w:rsidR="00000000" w:rsidDel="00000000" w:rsidP="00000000" w:rsidRDefault="00000000" w:rsidRPr="00000000" w14:paraId="00001D6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she, uh… we were a “traditional values” </w:t>
      </w:r>
      <w:r w:rsidDel="00000000" w:rsidR="00000000" w:rsidRPr="00000000">
        <w:rPr>
          <w:rFonts w:ascii="Courier New" w:cs="Courier New" w:eastAsia="Courier New" w:hAnsi="Courier New"/>
          <w:sz w:val="24"/>
          <w:szCs w:val="24"/>
          <w:rtl w:val="0"/>
        </w:rPr>
        <w:t xml:space="preserve">typa</w:t>
      </w:r>
      <w:r w:rsidDel="00000000" w:rsidR="00000000" w:rsidRPr="00000000">
        <w:rPr>
          <w:rFonts w:ascii="Courier New" w:cs="Courier New" w:eastAsia="Courier New" w:hAnsi="Courier New"/>
          <w:sz w:val="24"/>
          <w:szCs w:val="24"/>
          <w:rtl w:val="0"/>
        </w:rPr>
        <w:t xml:space="preserve"> family. No women allowed. That’s gay.</w:t>
      </w:r>
    </w:p>
    <w:p w:rsidR="00000000" w:rsidDel="00000000" w:rsidP="00000000" w:rsidRDefault="00000000" w:rsidRPr="00000000" w14:paraId="00001D6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young Corbin! Surely, SURELY the education system hasn’t failed you! The primary school years are most important! Now, what kind of books did you read in those integral years of development?</w:t>
      </w:r>
    </w:p>
    <w:p w:rsidR="00000000" w:rsidDel="00000000" w:rsidP="00000000" w:rsidRDefault="00000000" w:rsidRPr="00000000" w14:paraId="00001D6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I learn’t that </w:t>
      </w:r>
      <w:r w:rsidDel="00000000" w:rsidR="00000000" w:rsidRPr="00000000">
        <w:rPr>
          <w:rFonts w:ascii="Courier New" w:cs="Courier New" w:eastAsia="Courier New" w:hAnsi="Courier New"/>
          <w:sz w:val="24"/>
          <w:szCs w:val="24"/>
          <w:rtl w:val="0"/>
        </w:rPr>
        <w:t xml:space="preserve">ma elentr’y teacher</w:t>
      </w:r>
      <w:r w:rsidDel="00000000" w:rsidR="00000000" w:rsidRPr="00000000">
        <w:rPr>
          <w:rFonts w:ascii="Courier New" w:cs="Courier New" w:eastAsia="Courier New" w:hAnsi="Courier New"/>
          <w:sz w:val="24"/>
          <w:szCs w:val="24"/>
          <w:rtl w:val="0"/>
        </w:rPr>
        <w:t xml:space="preserve"> did bad things to all’o’us and we </w:t>
      </w:r>
      <w:r w:rsidDel="00000000" w:rsidR="00000000" w:rsidRPr="00000000">
        <w:rPr>
          <w:rFonts w:ascii="Courier New" w:cs="Courier New" w:eastAsia="Courier New" w:hAnsi="Courier New"/>
          <w:sz w:val="24"/>
          <w:szCs w:val="24"/>
          <w:rtl w:val="0"/>
        </w:rPr>
        <w:t xml:space="preserve">shund’t</w:t>
      </w:r>
      <w:r w:rsidDel="00000000" w:rsidR="00000000" w:rsidRPr="00000000">
        <w:rPr>
          <w:rFonts w:ascii="Courier New" w:cs="Courier New" w:eastAsia="Courier New" w:hAnsi="Courier New"/>
          <w:sz w:val="24"/>
          <w:szCs w:val="24"/>
          <w:rtl w:val="0"/>
        </w:rPr>
        <w:t xml:space="preserve"> try to </w:t>
      </w:r>
      <w:r w:rsidDel="00000000" w:rsidR="00000000" w:rsidRPr="00000000">
        <w:rPr>
          <w:rFonts w:ascii="Courier New" w:cs="Courier New" w:eastAsia="Courier New" w:hAnsi="Courier New"/>
          <w:sz w:val="24"/>
          <w:szCs w:val="24"/>
          <w:rtl w:val="0"/>
        </w:rPr>
        <w:t xml:space="preserve">rember</w:t>
      </w:r>
      <w:r w:rsidDel="00000000" w:rsidR="00000000" w:rsidRPr="00000000">
        <w:rPr>
          <w:rFonts w:ascii="Courier New" w:cs="Courier New" w:eastAsia="Courier New" w:hAnsi="Courier New"/>
          <w:sz w:val="24"/>
          <w:szCs w:val="24"/>
          <w:rtl w:val="0"/>
        </w:rPr>
        <w:t xml:space="preserve"> ‘em.</w:t>
      </w:r>
    </w:p>
    <w:p w:rsidR="00000000" w:rsidDel="00000000" w:rsidP="00000000" w:rsidRDefault="00000000" w:rsidRPr="00000000" w14:paraId="00001D6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6E">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Oh… well, young Travis, not to mind that, your reading adventure begins today! Hit the bookshelves, young reader, as you immerse yourself into the wondrous world of… </w:t>
      </w:r>
      <w:r w:rsidDel="00000000" w:rsidR="00000000" w:rsidRPr="00000000">
        <w:rPr>
          <w:rFonts w:ascii="Courier New" w:cs="Courier New" w:eastAsia="Courier New" w:hAnsi="Courier New"/>
          <w:i w:val="1"/>
          <w:iCs w:val="1"/>
          <w:sz w:val="24"/>
          <w:szCs w:val="24"/>
          <w:rtl w:val="0"/>
        </w:rPr>
        <w:t xml:space="preserve">the library!</w:t>
      </w:r>
    </w:p>
    <w:p w:rsidR="00000000" w:rsidDel="00000000" w:rsidP="00000000" w:rsidRDefault="00000000" w:rsidRPr="00000000" w14:paraId="00001D6F">
      <w:pPr>
        <w:spacing w:lin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1D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 (MAYBE EACH TITLE CARD HAS TO DO WITH A BOOK?? IDK)]</w:t>
      </w:r>
    </w:p>
    <w:p w:rsidR="00000000" w:rsidDel="00000000" w:rsidP="00000000" w:rsidRDefault="00000000" w:rsidRPr="00000000" w14:paraId="00001D7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[Library]</w:t>
      </w:r>
    </w:p>
    <w:p w:rsidR="00000000" w:rsidDel="00000000" w:rsidP="00000000" w:rsidRDefault="00000000" w:rsidRPr="00000000" w14:paraId="00001D7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 now, young Travis, it’s time for our literary journey to begin which book shall we start with?</w:t>
      </w:r>
    </w:p>
    <w:p w:rsidR="00000000" w:rsidDel="00000000" w:rsidP="00000000" w:rsidRDefault="00000000" w:rsidRPr="00000000" w14:paraId="00001D7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7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None!! NONE, OF, EMMMM!! I wanna touch grass! Get me out of here!!</w:t>
      </w:r>
    </w:p>
    <w:p w:rsidR="00000000" w:rsidDel="00000000" w:rsidP="00000000" w:rsidRDefault="00000000" w:rsidRPr="00000000" w14:paraId="00001D7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7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[Camera zooms out to show Deegs at shelf and Spencer reading at table. Spence is reading about the human anatomy, with a skeleton on the cover.]</w:t>
      </w:r>
    </w:p>
    <w:p w:rsidR="00000000" w:rsidDel="00000000" w:rsidP="00000000" w:rsidRDefault="00000000" w:rsidRPr="00000000" w14:paraId="00001D7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7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D7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Deegs… WHAT is Travis POSSIBLY hollering about this time?</w:t>
      </w:r>
    </w:p>
    <w:p w:rsidR="00000000" w:rsidDel="00000000" w:rsidP="00000000" w:rsidRDefault="00000000" w:rsidRPr="00000000" w14:paraId="00001D7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D8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 don’t- even know, man, who KNOWS, honestly. Guy’s a little, uh… you know. Yeah, no, he’s always like this! Anyway, help me find the horror movie, dude!</w:t>
      </w:r>
    </w:p>
    <w:p w:rsidR="00000000" w:rsidDel="00000000" w:rsidP="00000000" w:rsidRDefault="00000000" w:rsidRPr="00000000" w14:paraId="00001D8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D8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don’t WANNA help you find the horror movie, it’s gonna be scary as BALLS… look, my teeth are already chattering!</w:t>
      </w:r>
    </w:p>
    <w:p w:rsidR="00000000" w:rsidDel="00000000" w:rsidP="00000000" w:rsidRDefault="00000000" w:rsidRPr="00000000" w14:paraId="00001D8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D8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calm down, Spence, you’ll be fine… it’s only the scariest horror movie ever made, the </w:t>
      </w:r>
      <w:r w:rsidDel="00000000" w:rsidR="00000000" w:rsidRPr="00000000">
        <w:rPr>
          <w:rFonts w:ascii="Courier New" w:cs="Courier New" w:eastAsia="Courier New" w:hAnsi="Courier New"/>
          <w:i w:val="1"/>
          <w:iCs w:val="1"/>
          <w:sz w:val="24"/>
          <w:szCs w:val="24"/>
          <w:rtl w:val="0"/>
        </w:rPr>
        <w:t xml:space="preserve">Case of the Skullcrushing Chainsmoking Moneyburning Papercutting CanCrushing GuitarDropping CDBending Lava Lamp Hater.</w:t>
      </w:r>
      <w:r w:rsidDel="00000000" w:rsidR="00000000" w:rsidRPr="00000000">
        <w:rPr>
          <w:rFonts w:ascii="Courier New" w:cs="Courier New" w:eastAsia="Courier New" w:hAnsi="Courier New"/>
          <w:sz w:val="24"/>
          <w:szCs w:val="24"/>
          <w:rtl w:val="0"/>
        </w:rPr>
        <w:t xml:space="preserve"> Perfect for our friend group movie night!</w:t>
      </w:r>
    </w:p>
    <w:p w:rsidR="00000000" w:rsidDel="00000000" w:rsidP="00000000" w:rsidRDefault="00000000" w:rsidRPr="00000000" w14:paraId="00001D8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D8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Ack… nah, man, no way, you have to be on another level to be able to handle that shit… but I will… for my friends, for my frineds…</w:t>
      </w:r>
    </w:p>
    <w:p w:rsidR="00000000" w:rsidDel="00000000" w:rsidP="00000000" w:rsidRDefault="00000000" w:rsidRPr="00000000" w14:paraId="00001D8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(Pulling out the movie)</w:t>
      </w:r>
    </w:p>
    <w:p w:rsidR="00000000" w:rsidDel="00000000" w:rsidP="00000000" w:rsidRDefault="00000000" w:rsidRPr="00000000" w14:paraId="00001D8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Good boy. Anyway, here it is. To the self checkout line.</w:t>
      </w:r>
    </w:p>
    <w:p w:rsidR="00000000" w:rsidDel="00000000" w:rsidP="00000000" w:rsidRDefault="00000000" w:rsidRPr="00000000" w14:paraId="00001D8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D8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okay one sec though- I’m just getting to the good part! The part about arms!</w:t>
      </w:r>
    </w:p>
    <w:p w:rsidR="00000000" w:rsidDel="00000000" w:rsidP="00000000" w:rsidRDefault="00000000" w:rsidRPr="00000000" w14:paraId="00001D9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D9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Spence, as your friend, I feel obligated to tell you how sad this is… you can’t keep grieving over your limbs. You never had them. Let ‘em go, bud. Besides, reading is GAY.</w:t>
      </w:r>
    </w:p>
    <w:p w:rsidR="00000000" w:rsidDel="00000000" w:rsidP="00000000" w:rsidRDefault="00000000" w:rsidRPr="00000000" w14:paraId="00001D9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D9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Heyy shuttup, Deegs! Never speak again- No, I don’t mean that. I’m sorry. I’m sorry… Please forgive me, because I won’t ever forgive </w:t>
      </w:r>
      <w:r w:rsidDel="00000000" w:rsidR="00000000" w:rsidRPr="00000000">
        <w:rPr>
          <w:rFonts w:ascii="Courier New" w:cs="Courier New" w:eastAsia="Courier New" w:hAnsi="Courier New"/>
          <w:i w:val="1"/>
          <w:iCs w:val="1"/>
          <w:sz w:val="24"/>
          <w:szCs w:val="24"/>
          <w:rtl w:val="0"/>
        </w:rPr>
        <w:t xml:space="preserve">myself…</w:t>
      </w:r>
      <w:r w:rsidDel="00000000" w:rsidR="00000000" w:rsidRPr="00000000">
        <w:rPr>
          <w:rFonts w:ascii="Courier New" w:cs="Courier New" w:eastAsia="Courier New" w:hAnsi="Courier New"/>
          <w:sz w:val="24"/>
          <w:szCs w:val="24"/>
          <w:rtl w:val="0"/>
        </w:rPr>
        <w:t xml:space="preserve"> Ah CRABAPPLE I ripped a page! What should I do?</w:t>
      </w:r>
    </w:p>
    <w:p w:rsidR="00000000" w:rsidDel="00000000" w:rsidP="00000000" w:rsidRDefault="00000000" w:rsidRPr="00000000" w14:paraId="00001D9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D9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nothing, bro. You break shit and someone else deals with it. ‘Tis life, man.</w:t>
      </w:r>
    </w:p>
    <w:p w:rsidR="00000000" w:rsidDel="00000000" w:rsidP="00000000" w:rsidRDefault="00000000" w:rsidRPr="00000000" w14:paraId="00001D9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D9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I’m telling the librarian-</w:t>
      </w:r>
    </w:p>
    <w:p w:rsidR="00000000" w:rsidDel="00000000" w:rsidP="00000000" w:rsidRDefault="00000000" w:rsidRPr="00000000" w14:paraId="00001D9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NERD (At table next to them)</w:t>
      </w:r>
    </w:p>
    <w:p w:rsidR="00000000" w:rsidDel="00000000" w:rsidP="00000000" w:rsidRDefault="00000000" w:rsidRPr="00000000" w14:paraId="00001D9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Erm, Erm, excuse me, mister librarian? I ripped a page in m-</w:t>
      </w:r>
    </w:p>
    <w:p w:rsidR="00000000" w:rsidDel="00000000" w:rsidP="00000000" w:rsidRDefault="00000000" w:rsidRPr="00000000" w14:paraId="00001D9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[Gunshot rings out and Nerd collapses]</w:t>
      </w:r>
    </w:p>
    <w:p w:rsidR="00000000" w:rsidDel="00000000" w:rsidP="00000000" w:rsidRDefault="00000000" w:rsidRPr="00000000" w14:paraId="00001DA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D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Your idea of not telling anyone sounds smart.</w:t>
      </w:r>
    </w:p>
    <w:p w:rsidR="00000000" w:rsidDel="00000000" w:rsidP="00000000" w:rsidRDefault="00000000" w:rsidRPr="00000000" w14:paraId="00001D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D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Hmm do I </w:t>
      </w:r>
      <w:r w:rsidDel="00000000" w:rsidR="00000000" w:rsidRPr="00000000">
        <w:rPr>
          <w:rFonts w:ascii="Courier New" w:cs="Courier New" w:eastAsia="Courier New" w:hAnsi="Courier New"/>
          <w:sz w:val="24"/>
          <w:szCs w:val="24"/>
          <w:rtl w:val="0"/>
        </w:rPr>
        <w:t xml:space="preserve">hear 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Deegs was right</w:t>
      </w:r>
      <w:r w:rsidDel="00000000" w:rsidR="00000000" w:rsidRPr="00000000">
        <w:rPr>
          <w:rFonts w:ascii="Courier New" w:cs="Courier New" w:eastAsia="Courier New" w:hAnsi="Courier New"/>
          <w:sz w:val="24"/>
          <w:szCs w:val="24"/>
          <w:rtl w:val="0"/>
        </w:rPr>
        <w:t xml:space="preserve">??” Deegs is always right, always listen to Deegs. Anyway, Travis, get over here! It's our turn to </w:t>
      </w:r>
      <w:r w:rsidDel="00000000" w:rsidR="00000000" w:rsidRPr="00000000">
        <w:rPr>
          <w:rFonts w:ascii="Courier New" w:cs="Courier New" w:eastAsia="Courier New" w:hAnsi="Courier New"/>
          <w:sz w:val="24"/>
          <w:szCs w:val="24"/>
          <w:rtl w:val="0"/>
        </w:rPr>
        <w:t xml:space="preserve">checkout</w:t>
      </w:r>
      <w:r w:rsidDel="00000000" w:rsidR="00000000" w:rsidRPr="00000000">
        <w:rPr>
          <w:rFonts w:ascii="Courier New" w:cs="Courier New" w:eastAsia="Courier New" w:hAnsi="Courier New"/>
          <w:sz w:val="24"/>
          <w:szCs w:val="24"/>
          <w:rtl w:val="0"/>
        </w:rPr>
        <w:t xml:space="preserve">! What’cha got there, Chief? “Sexual Sadism: What to know about the self-pleasure of torture”. Ookay, man, have fun with that.</w:t>
      </w:r>
    </w:p>
    <w:p w:rsidR="00000000" w:rsidDel="00000000" w:rsidP="00000000" w:rsidRDefault="00000000" w:rsidRPr="00000000" w14:paraId="00001DA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CHIEF (Walking away from self checkout)</w:t>
      </w:r>
    </w:p>
    <w:p w:rsidR="00000000" w:rsidDel="00000000" w:rsidP="00000000" w:rsidRDefault="00000000" w:rsidRPr="00000000" w14:paraId="00001D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God forbid a man has a hobby. And reading is better for my eyes than </w:t>
      </w:r>
      <w:r w:rsidDel="00000000" w:rsidR="00000000" w:rsidRPr="00000000">
        <w:rPr>
          <w:rFonts w:ascii="Courier New" w:cs="Courier New" w:eastAsia="Courier New" w:hAnsi="Courier New"/>
          <w:sz w:val="24"/>
          <w:szCs w:val="24"/>
          <w:rtl w:val="0"/>
        </w:rPr>
        <w:t xml:space="preserve">the “</w:t>
      </w:r>
      <w:r w:rsidDel="00000000" w:rsidR="00000000" w:rsidRPr="00000000">
        <w:rPr>
          <w:rFonts w:ascii="Courier New" w:cs="Courier New" w:eastAsia="Courier New" w:hAnsi="Courier New"/>
          <w:i w:val="1"/>
          <w:iCs w:val="1"/>
          <w:sz w:val="24"/>
          <w:szCs w:val="24"/>
          <w:rtl w:val="0"/>
        </w:rPr>
        <w:t xml:space="preserve">Saw</w:t>
      </w: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sz w:val="24"/>
          <w:szCs w:val="24"/>
          <w:rtl w:val="0"/>
        </w:rPr>
        <w:t xml:space="preserve">movies, anyway. Stay out of trouble, kids.</w:t>
      </w:r>
    </w:p>
    <w:p w:rsidR="00000000" w:rsidDel="00000000" w:rsidP="00000000" w:rsidRDefault="00000000" w:rsidRPr="00000000" w14:paraId="00001D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DA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Welp, good to see our law enforcement is in good hands.</w:t>
      </w:r>
    </w:p>
    <w:p w:rsidR="00000000" w:rsidDel="00000000" w:rsidP="00000000" w:rsidRDefault="00000000" w:rsidRPr="00000000" w14:paraId="00001DA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DA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Goddamn BAR CODE IT’S NOT WORKING IT’S NOTWIFJSLFJDKF-</w:t>
      </w:r>
    </w:p>
    <w:p w:rsidR="00000000" w:rsidDel="00000000" w:rsidP="00000000" w:rsidRDefault="00000000" w:rsidRPr="00000000" w14:paraId="00001DB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SELF CHECKOUT EXPLODES]</w:t>
      </w:r>
    </w:p>
    <w:p w:rsidR="00000000" w:rsidDel="00000000" w:rsidP="00000000" w:rsidRDefault="00000000" w:rsidRPr="00000000" w14:paraId="00001D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D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Welp, guess we’re not checking out, then.</w:t>
      </w:r>
    </w:p>
    <w:p w:rsidR="00000000" w:rsidDel="00000000" w:rsidP="00000000" w:rsidRDefault="00000000" w:rsidRPr="00000000" w14:paraId="00001DB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CALM ANNOUNCEMENT LADY VOICE</w:t>
      </w:r>
    </w:p>
    <w:p w:rsidR="00000000" w:rsidDel="00000000" w:rsidP="00000000" w:rsidRDefault="00000000" w:rsidRPr="00000000" w14:paraId="00001D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Attention all readers. The library is now closing. Please check out your books and get the fuck out.</w:t>
      </w:r>
    </w:p>
    <w:p w:rsidR="00000000" w:rsidDel="00000000" w:rsidP="00000000" w:rsidRDefault="00000000" w:rsidRPr="00000000" w14:paraId="00001DB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D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 well, you hear that, Travis- get over here! Let’s go!</w:t>
      </w:r>
    </w:p>
    <w:p w:rsidR="00000000" w:rsidDel="00000000" w:rsidP="00000000" w:rsidRDefault="00000000" w:rsidRPr="00000000" w14:paraId="00001DB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[EVERYONE LEAVES AS THE DOOR CLOSES]</w:t>
      </w:r>
    </w:p>
    <w:p w:rsidR="00000000" w:rsidDel="00000000" w:rsidP="00000000" w:rsidRDefault="00000000" w:rsidRPr="00000000" w14:paraId="00001D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for me, gang!! I got- what </w:t>
      </w:r>
      <w:r w:rsidDel="00000000" w:rsidR="00000000" w:rsidRPr="00000000">
        <w:rPr>
          <w:rFonts w:ascii="Courier New" w:cs="Courier New" w:eastAsia="Courier New" w:hAnsi="Courier New"/>
          <w:sz w:val="24"/>
          <w:szCs w:val="24"/>
          <w:rtl w:val="0"/>
        </w:rPr>
        <w:t xml:space="preserve">the hayseed</w:t>
      </w:r>
      <w:r w:rsidDel="00000000" w:rsidR="00000000" w:rsidRPr="00000000">
        <w:rPr>
          <w:rFonts w:ascii="Courier New" w:cs="Courier New" w:eastAsia="Courier New" w:hAnsi="Courier New"/>
          <w:sz w:val="24"/>
          <w:szCs w:val="24"/>
          <w:rtl w:val="0"/>
        </w:rPr>
        <w:t xml:space="preserve">! Damn doors won’t budge!</w:t>
      </w:r>
    </w:p>
    <w:p w:rsidR="00000000" w:rsidDel="00000000" w:rsidP="00000000" w:rsidRDefault="00000000" w:rsidRPr="00000000" w14:paraId="00001DC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didn’t say our journey was over yet, my young Corbin friend… It’s only just beginning! Now, what book shall we read first?</w:t>
        <w:br w:type="textWrapping"/>
      </w:r>
    </w:p>
    <w:p w:rsidR="00000000" w:rsidDel="00000000" w:rsidP="00000000" w:rsidRDefault="00000000" w:rsidRPr="00000000" w14:paraId="00001D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Aww FUCK no, everyone else got to leave the library, why am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sz w:val="24"/>
          <w:szCs w:val="24"/>
          <w:rtl w:val="0"/>
        </w:rPr>
        <w:t xml:space="preserve"> the one stuck here??</w:t>
      </w:r>
    </w:p>
    <w:p w:rsidR="00000000" w:rsidDel="00000000" w:rsidP="00000000" w:rsidRDefault="00000000" w:rsidRPr="00000000" w14:paraId="00001DC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C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didn’t answer my question, Travis. Pick a book. We’ll discover the wonders of the page </w:t>
      </w:r>
      <w:r w:rsidDel="00000000" w:rsidR="00000000" w:rsidRPr="00000000">
        <w:rPr>
          <w:rFonts w:ascii="Courier New" w:cs="Courier New" w:eastAsia="Courier New" w:hAnsi="Courier New"/>
          <w:i w:val="1"/>
          <w:iCs w:val="1"/>
          <w:sz w:val="24"/>
          <w:szCs w:val="24"/>
          <w:rtl w:val="0"/>
        </w:rPr>
        <w:t xml:space="preserve">together!</w:t>
      </w:r>
      <w:r w:rsidDel="00000000" w:rsidR="00000000" w:rsidRPr="00000000">
        <w:rPr>
          <w:rtl w:val="0"/>
        </w:rPr>
      </w:r>
    </w:p>
    <w:p w:rsidR="00000000" w:rsidDel="00000000" w:rsidP="00000000" w:rsidRDefault="00000000" w:rsidRPr="00000000" w14:paraId="00001DC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C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HELL NAH, he’s gonna molest me with literacy!! Hellllp!! Helllllll-</w:t>
      </w:r>
    </w:p>
    <w:p w:rsidR="00000000" w:rsidDel="00000000" w:rsidP="00000000" w:rsidRDefault="00000000" w:rsidRPr="00000000" w14:paraId="00001DC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no, you misunderstand me! I am but the narrator… Who loves reading! And wants others to experience the same joys it brought me.</w:t>
      </w:r>
    </w:p>
    <w:p w:rsidR="00000000" w:rsidDel="00000000" w:rsidP="00000000" w:rsidRDefault="00000000" w:rsidRPr="00000000" w14:paraId="00001DC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uh, sorry to burst your bubble there, Mister Narrator, but I’m more of a movie buff. Historical films, ‘n Civil War documentaries like… Gone With the Wind!</w:t>
      </w:r>
    </w:p>
    <w:p w:rsidR="00000000" w:rsidDel="00000000" w:rsidP="00000000" w:rsidRDefault="00000000" w:rsidRPr="00000000" w14:paraId="00001DD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then, now we’re getting somewhere. Historical fiction! Here at the library, we’ve got a plethora of civil war books to choose from… take your pick!</w:t>
      </w:r>
    </w:p>
    <w:p w:rsidR="00000000" w:rsidDel="00000000" w:rsidP="00000000" w:rsidRDefault="00000000" w:rsidRPr="00000000" w14:paraId="00001DD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Eh, okay… This one…</w:t>
      </w:r>
    </w:p>
    <w:p w:rsidR="00000000" w:rsidDel="00000000" w:rsidP="00000000" w:rsidRDefault="00000000" w:rsidRPr="00000000" w14:paraId="00001D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A SECOND)</w:t>
      </w:r>
    </w:p>
    <w:p w:rsidR="00000000" w:rsidDel="00000000" w:rsidP="00000000" w:rsidRDefault="00000000" w:rsidRPr="00000000" w14:paraId="00001DD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can’t read it!</w:t>
      </w:r>
    </w:p>
    <w:p w:rsidR="00000000" w:rsidDel="00000000" w:rsidP="00000000" w:rsidRDefault="00000000" w:rsidRPr="00000000" w14:paraId="00001DD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to worry, not to worry… we’ll start with some spelling! Now, let’s start off with an easy word. C-A-T. Now, Travis, what does that spell?</w:t>
      </w:r>
    </w:p>
    <w:p w:rsidR="00000000" w:rsidDel="00000000" w:rsidP="00000000" w:rsidRDefault="00000000" w:rsidRPr="00000000" w14:paraId="00001DD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pussy. What’s your point?</w:t>
      </w:r>
    </w:p>
    <w:p w:rsidR="00000000" w:rsidDel="00000000" w:rsidP="00000000" w:rsidRDefault="00000000" w:rsidRPr="00000000" w14:paraId="00001DD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Oookay… how about another easy one? Now how do you spell “Club?”</w:t>
      </w:r>
    </w:p>
    <w:p w:rsidR="00000000" w:rsidDel="00000000" w:rsidP="00000000" w:rsidRDefault="00000000" w:rsidRPr="00000000" w14:paraId="00001DE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D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Eh… K-L-U-B.</w:t>
      </w:r>
    </w:p>
    <w:p w:rsidR="00000000" w:rsidDel="00000000" w:rsidP="00000000" w:rsidRDefault="00000000" w:rsidRPr="00000000" w14:paraId="00001DE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Close! “Club” is actually spelled with a “C,” though, not a “K!”</w:t>
      </w:r>
    </w:p>
    <w:p w:rsidR="00000000" w:rsidDel="00000000" w:rsidP="00000000" w:rsidRDefault="00000000" w:rsidRPr="00000000" w14:paraId="00001DE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(AFTER A SECOND)</w:t>
      </w:r>
    </w:p>
    <w:p w:rsidR="00000000" w:rsidDel="00000000" w:rsidP="00000000" w:rsidRDefault="00000000" w:rsidRPr="00000000" w14:paraId="00001D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my klub.</w:t>
      </w:r>
    </w:p>
    <w:p w:rsidR="00000000" w:rsidDel="00000000" w:rsidP="00000000" w:rsidRDefault="00000000" w:rsidRPr="00000000" w14:paraId="00001DE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D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w:t>
      </w:r>
    </w:p>
    <w:p w:rsidR="00000000" w:rsidDel="00000000" w:rsidP="00000000" w:rsidRDefault="00000000" w:rsidRPr="00000000" w14:paraId="00001DE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HOUSE AT EVENING]</w:t>
      </w:r>
    </w:p>
    <w:p w:rsidR="00000000" w:rsidDel="00000000" w:rsidP="00000000" w:rsidRDefault="00000000" w:rsidRPr="00000000" w14:paraId="00001DF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D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Gather round, peopllllle. Now, because I’m hosting the movie night, I get to choose the movie. So we’re watching something SCARY.</w:t>
      </w:r>
    </w:p>
    <w:p w:rsidR="00000000" w:rsidDel="00000000" w:rsidP="00000000" w:rsidRDefault="00000000" w:rsidRPr="00000000" w14:paraId="00001D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D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AGH! Dude I’m already so scared, what’s it called?</w:t>
      </w:r>
    </w:p>
    <w:p w:rsidR="00000000" w:rsidDel="00000000" w:rsidP="00000000" w:rsidRDefault="00000000" w:rsidRPr="00000000" w14:paraId="00001DF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D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called… </w:t>
      </w:r>
      <w:r w:rsidDel="00000000" w:rsidR="00000000" w:rsidRPr="00000000">
        <w:rPr>
          <w:rFonts w:ascii="Courier New" w:cs="Courier New" w:eastAsia="Courier New" w:hAnsi="Courier New"/>
          <w:i w:val="1"/>
          <w:iCs w:val="1"/>
          <w:sz w:val="24"/>
          <w:szCs w:val="24"/>
          <w:rtl w:val="0"/>
        </w:rPr>
        <w:t xml:space="preserve">The Case of the Skullcrushing Chainsmoking Moneyburning Papercutting (Starr: AGH!) CanCrushing GuitarDropping CDBending Lava Lamp Hater.</w:t>
      </w:r>
      <w:r w:rsidDel="00000000" w:rsidR="00000000" w:rsidRPr="00000000">
        <w:rPr>
          <w:rtl w:val="0"/>
        </w:rPr>
      </w:r>
    </w:p>
    <w:p w:rsidR="00000000" w:rsidDel="00000000" w:rsidP="00000000" w:rsidRDefault="00000000" w:rsidRPr="00000000" w14:paraId="00001D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1D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FUCK no, we are NOT watching a movie where they CRUSH CANS, Deegs!</w:t>
      </w:r>
    </w:p>
    <w:p w:rsidR="00000000" w:rsidDel="00000000" w:rsidP="00000000" w:rsidRDefault="00000000" w:rsidRPr="00000000" w14:paraId="00001D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D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CIGGY</w:t>
      </w:r>
    </w:p>
    <w:p w:rsidR="00000000" w:rsidDel="00000000" w:rsidP="00000000" w:rsidRDefault="00000000" w:rsidRPr="00000000" w14:paraId="00001D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what are you, insane?</w:t>
      </w:r>
    </w:p>
    <w:p w:rsidR="00000000" w:rsidDel="00000000" w:rsidP="00000000" w:rsidRDefault="00000000" w:rsidRPr="00000000" w14:paraId="00001D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Heh. All I gotta say is, </w:t>
      </w:r>
      <w:r w:rsidDel="00000000" w:rsidR="00000000" w:rsidRPr="00000000">
        <w:rPr>
          <w:rFonts w:ascii="Courier New" w:cs="Courier New" w:eastAsia="Courier New" w:hAnsi="Courier New"/>
          <w:b w:val="1"/>
          <w:bCs w:val="1"/>
          <w:sz w:val="24"/>
          <w:szCs w:val="24"/>
          <w:u w:val="single"/>
          <w:rtl w:val="0"/>
        </w:rPr>
        <w:t xml:space="preserve">I’M</w:t>
      </w:r>
      <w:r w:rsidDel="00000000" w:rsidR="00000000" w:rsidRPr="00000000">
        <w:rPr>
          <w:rFonts w:ascii="Courier New" w:cs="Courier New" w:eastAsia="Courier New" w:hAnsi="Courier New"/>
          <w:sz w:val="24"/>
          <w:szCs w:val="24"/>
          <w:rtl w:val="0"/>
        </w:rPr>
        <w:t xml:space="preserve"> not</w:t>
      </w:r>
      <w:r w:rsidDel="00000000" w:rsidR="00000000" w:rsidRPr="00000000">
        <w:rPr>
          <w:rFonts w:ascii="Courier New" w:cs="Courier New" w:eastAsia="Courier New" w:hAnsi="Courier New"/>
          <w:sz w:val="24"/>
          <w:szCs w:val="24"/>
          <w:rtl w:val="0"/>
        </w:rPr>
        <w:t xml:space="preserve"> afraid… let’s begin.</w:t>
      </w:r>
    </w:p>
    <w:p w:rsidR="00000000" w:rsidDel="00000000" w:rsidP="00000000" w:rsidRDefault="00000000" w:rsidRPr="00000000" w14:paraId="00001E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SCARY VOICE (ON TV)</w:t>
      </w:r>
    </w:p>
    <w:p w:rsidR="00000000" w:rsidDel="00000000" w:rsidP="00000000" w:rsidRDefault="00000000" w:rsidRPr="00000000" w14:paraId="00001E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God, I’m so rich… Might as well just BURN my cash, I’ve still got millions…</w:t>
      </w:r>
    </w:p>
    <w:p w:rsidR="00000000" w:rsidDel="00000000" w:rsidP="00000000" w:rsidRDefault="00000000" w:rsidRPr="00000000" w14:paraId="00001E0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DEAN’S GIRLS</w:t>
      </w:r>
    </w:p>
    <w:p w:rsidR="00000000" w:rsidDel="00000000" w:rsidP="00000000" w:rsidRDefault="00000000" w:rsidRPr="00000000" w14:paraId="00001E0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DEAN, SHEILD OUR EYES FROM THIS TORTURE!!</w:t>
      </w:r>
    </w:p>
    <w:p w:rsidR="00000000" w:rsidDel="00000000" w:rsidP="00000000" w:rsidRDefault="00000000" w:rsidRPr="00000000" w14:paraId="00001E0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(SCARED)</w:t>
      </w:r>
    </w:p>
    <w:p w:rsidR="00000000" w:rsidDel="00000000" w:rsidP="00000000" w:rsidRDefault="00000000" w:rsidRPr="00000000" w14:paraId="00001E0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yeah. Uh huh. Don’t worry girls, not scary at all, for me. *Gulp*</w:t>
      </w:r>
    </w:p>
    <w:p w:rsidR="00000000" w:rsidDel="00000000" w:rsidP="00000000" w:rsidRDefault="00000000" w:rsidRPr="00000000" w14:paraId="00001E0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SCARY VOICE (ON TV)</w:t>
      </w:r>
    </w:p>
    <w:p w:rsidR="00000000" w:rsidDel="00000000" w:rsidP="00000000" w:rsidRDefault="00000000" w:rsidRPr="00000000" w14:paraId="00001E0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What’s this, a skull…? Might as well just… CRUSH IT!!</w:t>
      </w:r>
    </w:p>
    <w:p w:rsidR="00000000" w:rsidDel="00000000" w:rsidP="00000000" w:rsidRDefault="00000000" w:rsidRPr="00000000" w14:paraId="00001E0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E1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this movie is NOT cool…</w:t>
      </w:r>
    </w:p>
    <w:p w:rsidR="00000000" w:rsidDel="00000000" w:rsidP="00000000" w:rsidRDefault="00000000" w:rsidRPr="00000000" w14:paraId="00001E1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it, I’m turning this tv off!! Where’s the remote?!</w:t>
      </w:r>
    </w:p>
    <w:p w:rsidR="00000000" w:rsidDel="00000000" w:rsidP="00000000" w:rsidRDefault="00000000" w:rsidRPr="00000000" w14:paraId="00001E1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1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YOU’VE been sitting on it for the past half-hour. On purpose. We can ALL tell, bro.</w:t>
      </w:r>
    </w:p>
    <w:p w:rsidR="00000000" w:rsidDel="00000000" w:rsidP="00000000" w:rsidRDefault="00000000" w:rsidRPr="00000000" w14:paraId="00001E1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1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yeah.</w:t>
      </w:r>
    </w:p>
    <w:p w:rsidR="00000000" w:rsidDel="00000000" w:rsidP="00000000" w:rsidRDefault="00000000" w:rsidRPr="00000000" w14:paraId="00001E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a second)</w:t>
      </w:r>
    </w:p>
    <w:p w:rsidR="00000000" w:rsidDel="00000000" w:rsidP="00000000" w:rsidRDefault="00000000" w:rsidRPr="00000000" w14:paraId="00001E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Damn, it’s really jammed in th- Dean, could you help me out for a sec?</w:t>
      </w:r>
    </w:p>
    <w:p w:rsidR="00000000" w:rsidDel="00000000" w:rsidP="00000000" w:rsidRDefault="00000000" w:rsidRPr="00000000" w14:paraId="00001E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1E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 not taking the remote- no, dude. No, what the fuck?</w:t>
      </w:r>
    </w:p>
    <w:p w:rsidR="00000000" w:rsidDel="00000000" w:rsidP="00000000" w:rsidRDefault="00000000" w:rsidRPr="00000000" w14:paraId="00001E1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knew you guys couldn’t handle this. Looks like I’m just the only one who can stomach fear! Girls, clear out. Guys sleepover!</w:t>
      </w:r>
    </w:p>
    <w:p w:rsidR="00000000" w:rsidDel="00000000" w:rsidP="00000000" w:rsidRDefault="00000000" w:rsidRPr="00000000" w14:paraId="00001E2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CIGGY</w:t>
      </w:r>
    </w:p>
    <w:p w:rsidR="00000000" w:rsidDel="00000000" w:rsidP="00000000" w:rsidRDefault="00000000" w:rsidRPr="00000000" w14:paraId="00001E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Insufferable asshole. Let’s go, girls…!</w:t>
      </w:r>
    </w:p>
    <w:p w:rsidR="00000000" w:rsidDel="00000000" w:rsidP="00000000" w:rsidRDefault="00000000" w:rsidRPr="00000000" w14:paraId="00001E2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(leaving with rest of girls)</w:t>
      </w:r>
    </w:p>
    <w:p w:rsidR="00000000" w:rsidDel="00000000" w:rsidP="00000000" w:rsidRDefault="00000000" w:rsidRPr="00000000" w14:paraId="00001E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Pfft yeah, might as well, seeing as he’s fear-shaming us.</w:t>
      </w:r>
    </w:p>
    <w:p w:rsidR="00000000" w:rsidDel="00000000" w:rsidP="00000000" w:rsidRDefault="00000000" w:rsidRPr="00000000" w14:paraId="00001E2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(To Deegs)</w:t>
      </w:r>
    </w:p>
    <w:p w:rsidR="00000000" w:rsidDel="00000000" w:rsidP="00000000" w:rsidRDefault="00000000" w:rsidRPr="00000000" w14:paraId="00001E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thanks for the sleepover invitation, dude, but I’m good. I’m much more of a ladies man.</w:t>
      </w:r>
    </w:p>
    <w:p w:rsidR="00000000" w:rsidDel="00000000" w:rsidP="00000000" w:rsidRDefault="00000000" w:rsidRPr="00000000" w14:paraId="00001E2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2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you’re lucky I even REMEMBERED your EXISTENCE. And you’re not invited. Get the fuck out.</w:t>
      </w:r>
    </w:p>
    <w:p w:rsidR="00000000" w:rsidDel="00000000" w:rsidP="00000000" w:rsidRDefault="00000000" w:rsidRPr="00000000" w14:paraId="00001E2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[LIBRARY]</w:t>
      </w:r>
    </w:p>
    <w:p w:rsidR="00000000" w:rsidDel="00000000" w:rsidP="00000000" w:rsidRDefault="00000000" w:rsidRPr="00000000" w14:paraId="00001E3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E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mister narrator, this book is historically inaccurate! It says here that the GOOD GUYS won the civil war! No research was done WHATSOEVER.</w:t>
      </w:r>
    </w:p>
    <w:p w:rsidR="00000000" w:rsidDel="00000000" w:rsidP="00000000" w:rsidRDefault="00000000" w:rsidRPr="00000000" w14:paraId="00001E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E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I don’t know about that, but uh… It’s great to see you flexing those reading muscles! See, I knew you could do it. All you needed was a little push.</w:t>
      </w:r>
    </w:p>
    <w:p w:rsidR="00000000" w:rsidDel="00000000" w:rsidP="00000000" w:rsidRDefault="00000000" w:rsidRPr="00000000" w14:paraId="00001E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E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yeah, whatever… What else ya got here, anyway.</w:t>
      </w:r>
    </w:p>
    <w:p w:rsidR="00000000" w:rsidDel="00000000" w:rsidP="00000000" w:rsidRDefault="00000000" w:rsidRPr="00000000" w14:paraId="00001E3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E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Exccelent question! Let’s take a trip… THROUGH THE WONDERF-</w:t>
      </w:r>
    </w:p>
    <w:p w:rsidR="00000000" w:rsidDel="00000000" w:rsidP="00000000" w:rsidRDefault="00000000" w:rsidRPr="00000000" w14:paraId="00001E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E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shut the fuck up just let me read.</w:t>
      </w:r>
    </w:p>
    <w:p w:rsidR="00000000" w:rsidDel="00000000" w:rsidP="00000000" w:rsidRDefault="00000000" w:rsidRPr="00000000" w14:paraId="00001E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[MONTAGE. BOOK CHANGES AFTER EACH LINE]</w:t>
      </w:r>
    </w:p>
    <w:p w:rsidR="00000000" w:rsidDel="00000000" w:rsidP="00000000" w:rsidRDefault="00000000" w:rsidRPr="00000000" w14:paraId="00001E4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4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E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color me </w:t>
      </w:r>
      <w:r w:rsidDel="00000000" w:rsidR="00000000" w:rsidRPr="00000000">
        <w:rPr>
          <w:rFonts w:ascii="Courier New" w:cs="Courier New" w:eastAsia="Courier New" w:hAnsi="Courier New"/>
          <w:i w:val="1"/>
          <w:iCs w:val="1"/>
          <w:sz w:val="24"/>
          <w:szCs w:val="24"/>
          <w:rtl w:val="0"/>
        </w:rPr>
        <w:t xml:space="preserve">intrigued </w:t>
      </w:r>
      <w:r w:rsidDel="00000000" w:rsidR="00000000" w:rsidRPr="00000000">
        <w:rPr>
          <w:rFonts w:ascii="Courier New" w:cs="Courier New" w:eastAsia="Courier New" w:hAnsi="Courier New"/>
          <w:sz w:val="24"/>
          <w:szCs w:val="24"/>
          <w:rtl w:val="0"/>
        </w:rPr>
        <w:t xml:space="preserve">about this Gatsby fellow!!</w:t>
      </w:r>
    </w:p>
    <w:p w:rsidR="00000000" w:rsidDel="00000000" w:rsidP="00000000" w:rsidRDefault="00000000" w:rsidRPr="00000000" w14:paraId="00001E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w:t>
      </w:r>
    </w:p>
    <w:p w:rsidR="00000000" w:rsidDel="00000000" w:rsidP="00000000" w:rsidRDefault="00000000" w:rsidRPr="00000000" w14:paraId="00001E4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Noo… Snape!! How could you do that?? He was your boss!!</w:t>
      </w:r>
    </w:p>
    <w:p w:rsidR="00000000" w:rsidDel="00000000" w:rsidP="00000000" w:rsidRDefault="00000000" w:rsidRPr="00000000" w14:paraId="00001E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w:t>
      </w:r>
    </w:p>
    <w:p w:rsidR="00000000" w:rsidDel="00000000" w:rsidP="00000000" w:rsidRDefault="00000000" w:rsidRPr="00000000" w14:paraId="00001E4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what the fuck, choose Conrad, you idiot, CONRAD!!</w:t>
      </w:r>
    </w:p>
    <w:p w:rsidR="00000000" w:rsidDel="00000000" w:rsidP="00000000" w:rsidRDefault="00000000" w:rsidRPr="00000000" w14:paraId="00001E4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w:t>
      </w:r>
    </w:p>
    <w:p w:rsidR="00000000" w:rsidDel="00000000" w:rsidP="00000000" w:rsidRDefault="00000000" w:rsidRPr="00000000" w14:paraId="00001E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I’ll be damned, this “Boo Radley” fellow ain’t so bad after all…</w:t>
      </w:r>
    </w:p>
    <w:p w:rsidR="00000000" w:rsidDel="00000000" w:rsidP="00000000" w:rsidRDefault="00000000" w:rsidRPr="00000000" w14:paraId="00001E4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w:t>
      </w:r>
    </w:p>
    <w:p w:rsidR="00000000" w:rsidDel="00000000" w:rsidP="00000000" w:rsidRDefault="00000000" w:rsidRPr="00000000" w14:paraId="00001E4B">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NOOO, not Gatsby, he only wanted LOVE!! This is a semi-modern literary </w:t>
      </w:r>
      <w:r w:rsidDel="00000000" w:rsidR="00000000" w:rsidRPr="00000000">
        <w:rPr>
          <w:rFonts w:ascii="Courier New" w:cs="Courier New" w:eastAsia="Courier New" w:hAnsi="Courier New"/>
          <w:i w:val="1"/>
          <w:iCs w:val="1"/>
          <w:sz w:val="24"/>
          <w:szCs w:val="24"/>
          <w:rtl w:val="0"/>
        </w:rPr>
        <w:t xml:space="preserve">tragedy!!</w:t>
      </w:r>
    </w:p>
    <w:p w:rsidR="00000000" w:rsidDel="00000000" w:rsidP="00000000" w:rsidRDefault="00000000" w:rsidRPr="00000000" w14:paraId="00001E4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4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E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We-e-ell, young Corbin, I’m glad to see you enjoying yourself. You see, the world of reading really IS-</w:t>
      </w:r>
    </w:p>
    <w:p w:rsidR="00000000" w:rsidDel="00000000" w:rsidP="00000000" w:rsidRDefault="00000000" w:rsidRPr="00000000" w14:paraId="00001E4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E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Hand’t anyone e’er told you to shut your piehole?? I’m tryna </w:t>
      </w:r>
      <w:r w:rsidDel="00000000" w:rsidR="00000000" w:rsidRPr="00000000">
        <w:rPr>
          <w:rFonts w:ascii="Courier New" w:cs="Courier New" w:eastAsia="Courier New" w:hAnsi="Courier New"/>
          <w:sz w:val="24"/>
          <w:szCs w:val="24"/>
          <w:rtl w:val="0"/>
        </w:rPr>
        <w:t xml:space="preserve">READ, here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1E5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E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 yes, of course, I’ll leave you to it… *Sniff* They grow up so fast…</w:t>
      </w:r>
    </w:p>
    <w:p w:rsidR="00000000" w:rsidDel="00000000" w:rsidP="00000000" w:rsidRDefault="00000000" w:rsidRPr="00000000" w14:paraId="00001E5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5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ROOM]</w:t>
      </w:r>
    </w:p>
    <w:p w:rsidR="00000000" w:rsidDel="00000000" w:rsidP="00000000" w:rsidRDefault="00000000" w:rsidRPr="00000000" w14:paraId="00001E5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uh, so there’s only one bed… you three gotta bunk on the floor. You good with that? I hope so, ‘cause that’s what’s gonna happen.</w:t>
      </w:r>
    </w:p>
    <w:p w:rsidR="00000000" w:rsidDel="00000000" w:rsidP="00000000" w:rsidRDefault="00000000" w:rsidRPr="00000000" w14:paraId="00001E5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E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course, Deegs! You’re the host!</w:t>
      </w:r>
    </w:p>
    <w:p w:rsidR="00000000" w:rsidDel="00000000" w:rsidP="00000000" w:rsidRDefault="00000000" w:rsidRPr="00000000" w14:paraId="00001E5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what, Spence, just for that, you get my ONLY air mattress… use it wisely, my overglazing friend.</w:t>
      </w:r>
    </w:p>
    <w:p w:rsidR="00000000" w:rsidDel="00000000" w:rsidP="00000000" w:rsidRDefault="00000000" w:rsidRPr="00000000" w14:paraId="00001E6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E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Niiiice. Starr, you wanna share?</w:t>
      </w:r>
    </w:p>
    <w:p w:rsidR="00000000" w:rsidDel="00000000" w:rsidP="00000000" w:rsidRDefault="00000000" w:rsidRPr="00000000" w14:paraId="00001E6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 thanks Spence, I’m actually good! I thought ahead, sooo… sleeping bag.</w:t>
      </w:r>
    </w:p>
    <w:p w:rsidR="00000000" w:rsidDel="00000000" w:rsidP="00000000" w:rsidRDefault="00000000" w:rsidRPr="00000000" w14:paraId="00001E6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reveals his sleeping bag (it looks like dean]</w:t>
      </w:r>
    </w:p>
    <w:p w:rsidR="00000000" w:rsidDel="00000000" w:rsidP="00000000" w:rsidRDefault="00000000" w:rsidRPr="00000000" w14:paraId="00001E6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6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 think Starr’s gay.</w:t>
      </w:r>
    </w:p>
    <w:p w:rsidR="00000000" w:rsidDel="00000000" w:rsidP="00000000" w:rsidRDefault="00000000" w:rsidRPr="00000000" w14:paraId="00001E6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6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is this gay- HOW. Literally name me ONE reason why this makes me gay-</w:t>
      </w:r>
    </w:p>
    <w:p w:rsidR="00000000" w:rsidDel="00000000" w:rsidP="00000000" w:rsidRDefault="00000000" w:rsidRPr="00000000" w14:paraId="00001E6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6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E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there’s fire ants coming out of your wall deegs</w:t>
      </w:r>
    </w:p>
    <w:p w:rsidR="00000000" w:rsidDel="00000000" w:rsidP="00000000" w:rsidRDefault="00000000" w:rsidRPr="00000000" w14:paraId="00001E7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7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yeah just leave ‘em be, man, they won’t bite you if you-</w:t>
      </w:r>
    </w:p>
    <w:p w:rsidR="00000000" w:rsidDel="00000000" w:rsidP="00000000" w:rsidRDefault="00000000" w:rsidRPr="00000000" w14:paraId="00001E7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7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E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too late i already ate like five</w:t>
      </w:r>
    </w:p>
    <w:p w:rsidR="00000000" w:rsidDel="00000000" w:rsidP="00000000" w:rsidRDefault="00000000" w:rsidRPr="00000000" w14:paraId="00001E7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course you did, Cas. Of course you did. Welp, nighty-night time, you assholes. Cas, I take it you’re good with bunking on the concrete floor? </w:t>
      </w:r>
    </w:p>
    <w:p w:rsidR="00000000" w:rsidDel="00000000" w:rsidP="00000000" w:rsidRDefault="00000000" w:rsidRPr="00000000" w14:paraId="00001E7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E7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right as a rock-hard rockman</w:t>
      </w:r>
    </w:p>
    <w:p w:rsidR="00000000" w:rsidDel="00000000" w:rsidP="00000000" w:rsidRDefault="00000000" w:rsidRPr="00000000" w14:paraId="00001E7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Yep, that’s Cas alright, haha! Cas, you’re a good guy, dude, I wish you only good luck and prosperity in your future. Anyway, I gotta take a FAT piss, I’ll be right back.</w:t>
      </w:r>
    </w:p>
    <w:p w:rsidR="00000000" w:rsidDel="00000000" w:rsidP="00000000" w:rsidRDefault="00000000" w:rsidRPr="00000000" w14:paraId="00001E8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E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know what, Cas, I agree with Deegs, I wish you nothing but a long and fruitful life!</w:t>
      </w:r>
    </w:p>
    <w:p w:rsidR="00000000" w:rsidDel="00000000" w:rsidP="00000000" w:rsidRDefault="00000000" w:rsidRPr="00000000" w14:paraId="00001E8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8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Ahh… thanks for keeping me warm, Dean… Off to dreamland for me… AGHHHHHH!!!!</w:t>
      </w:r>
    </w:p>
    <w:p w:rsidR="00000000" w:rsidDel="00000000" w:rsidP="00000000" w:rsidRDefault="00000000" w:rsidRPr="00000000" w14:paraId="00001E8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E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Starr what the ballsack! What’s wrong!</w:t>
      </w:r>
    </w:p>
    <w:p w:rsidR="00000000" w:rsidDel="00000000" w:rsidP="00000000" w:rsidRDefault="00000000" w:rsidRPr="00000000" w14:paraId="00001E8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8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had… a dream! About that stupid fucking movie Deegs made us watch! That guy with the scissors!</w:t>
      </w:r>
    </w:p>
    <w:p w:rsidR="00000000" w:rsidDel="00000000" w:rsidP="00000000" w:rsidRDefault="00000000" w:rsidRPr="00000000" w14:paraId="00001E8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E8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I’m not gonna lie, I’ve been thinking about that movie all evening… it was so… so… SCARY!</w:t>
      </w:r>
    </w:p>
    <w:p w:rsidR="00000000" w:rsidDel="00000000" w:rsidP="00000000" w:rsidRDefault="00000000" w:rsidRPr="00000000" w14:paraId="00001E8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E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massive spooky vibes from that one</w:t>
      </w:r>
    </w:p>
    <w:p w:rsidR="00000000" w:rsidDel="00000000" w:rsidP="00000000" w:rsidRDefault="00000000" w:rsidRPr="00000000" w14:paraId="00001E9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9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said it, Cas. Now, what’s the plan? We obviously gotta get back </w:t>
      </w:r>
      <w:r w:rsidDel="00000000" w:rsidR="00000000" w:rsidRPr="00000000">
        <w:rPr>
          <w:rFonts w:ascii="Courier New" w:cs="Courier New" w:eastAsia="Courier New" w:hAnsi="Courier New"/>
          <w:sz w:val="24"/>
          <w:szCs w:val="24"/>
          <w:rtl w:val="0"/>
        </w:rPr>
        <w:t xml:space="preserve">at Deegs</w:t>
      </w:r>
      <w:r w:rsidDel="00000000" w:rsidR="00000000" w:rsidRPr="00000000">
        <w:rPr>
          <w:rFonts w:ascii="Courier New" w:cs="Courier New" w:eastAsia="Courier New" w:hAnsi="Courier New"/>
          <w:sz w:val="24"/>
          <w:szCs w:val="24"/>
          <w:rtl w:val="0"/>
        </w:rPr>
        <w:t xml:space="preserve"> for this, so any ideas?</w:t>
      </w:r>
    </w:p>
    <w:p w:rsidR="00000000" w:rsidDel="00000000" w:rsidP="00000000" w:rsidRDefault="00000000" w:rsidRPr="00000000" w14:paraId="00001E9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E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 ‘bout we sleep?</w:t>
      </w:r>
    </w:p>
    <w:p w:rsidR="00000000" w:rsidDel="00000000" w:rsidP="00000000" w:rsidRDefault="00000000" w:rsidRPr="00000000" w14:paraId="00001E9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TERRIBLE idea, Spence, I’m firing you from having ideas. Cas, you’re promoted to idea-man, and you look like you got something so whatchu got?</w:t>
      </w:r>
    </w:p>
    <w:p w:rsidR="00000000" w:rsidDel="00000000" w:rsidP="00000000" w:rsidRDefault="00000000" w:rsidRPr="00000000" w14:paraId="00001E9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E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have an idea but we cant discuss it here follow me</w:t>
      </w:r>
    </w:p>
    <w:p w:rsidR="00000000" w:rsidDel="00000000" w:rsidP="00000000" w:rsidRDefault="00000000" w:rsidRPr="00000000" w14:paraId="00001E9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follow- over here?</w:t>
      </w:r>
    </w:p>
    <w:p w:rsidR="00000000" w:rsidDel="00000000" w:rsidP="00000000" w:rsidRDefault="00000000" w:rsidRPr="00000000" w14:paraId="00001EA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E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yuppers</w:t>
      </w:r>
    </w:p>
    <w:p w:rsidR="00000000" w:rsidDel="00000000" w:rsidP="00000000" w:rsidRDefault="00000000" w:rsidRPr="00000000" w14:paraId="00001E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(literally waking like two feet)</w:t>
      </w:r>
    </w:p>
    <w:p w:rsidR="00000000" w:rsidDel="00000000" w:rsidP="00000000" w:rsidRDefault="00000000" w:rsidRPr="00000000" w14:paraId="00001E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wait why the hell did you make me walk over here for?</w:t>
      </w:r>
    </w:p>
    <w:p w:rsidR="00000000" w:rsidDel="00000000" w:rsidP="00000000" w:rsidRDefault="00000000" w:rsidRPr="00000000" w14:paraId="00001EA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E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theres slightly more bugs in this area anyway the plan is we murder him</w:t>
      </w:r>
    </w:p>
    <w:p w:rsidR="00000000" w:rsidDel="00000000" w:rsidP="00000000" w:rsidRDefault="00000000" w:rsidRPr="00000000" w14:paraId="00001E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E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it? That’s- that’s the plan. That we murder him. We’re not gonna murder Deegs, you nimwit!</w:t>
      </w:r>
    </w:p>
    <w:p w:rsidR="00000000" w:rsidDel="00000000" w:rsidP="00000000" w:rsidRDefault="00000000" w:rsidRPr="00000000" w14:paraId="00001EA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E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mean im just trying to help</w:t>
      </w:r>
    </w:p>
    <w:p w:rsidR="00000000" w:rsidDel="00000000" w:rsidP="00000000" w:rsidRDefault="00000000" w:rsidRPr="00000000" w14:paraId="00001E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E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Could you bastards quit down a little, I'm trying to sleep-</w:t>
      </w:r>
    </w:p>
    <w:p w:rsidR="00000000" w:rsidDel="00000000" w:rsidP="00000000" w:rsidRDefault="00000000" w:rsidRPr="00000000" w14:paraId="00001EB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 I swear to God, I’m just gonna start pushing you until you come up with better ideas.</w:t>
      </w:r>
    </w:p>
    <w:p w:rsidR="00000000" w:rsidDel="00000000" w:rsidP="00000000" w:rsidRDefault="00000000" w:rsidRPr="00000000" w14:paraId="00001EB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1EB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yuh id like to see you try</w:t>
      </w:r>
    </w:p>
    <w:p w:rsidR="00000000" w:rsidDel="00000000" w:rsidP="00000000" w:rsidRDefault="00000000" w:rsidRPr="00000000" w14:paraId="00001EB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pushes Cas out the window and splat sfx]</w:t>
      </w:r>
    </w:p>
    <w:p w:rsidR="00000000" w:rsidDel="00000000" w:rsidP="00000000" w:rsidRDefault="00000000" w:rsidRPr="00000000" w14:paraId="00001E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E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you killed Cas!! You bastard!!</w:t>
      </w:r>
    </w:p>
    <w:p w:rsidR="00000000" w:rsidDel="00000000" w:rsidP="00000000" w:rsidRDefault="00000000" w:rsidRPr="00000000" w14:paraId="00001EC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Oh shittt oh shit oh shit I’m so sorry Cas, ohhh man I don’t think he can hear me but oh shit I did NOT think I had enough strength in me for that, aww man, and RIGHT after we wished him all that peace and goodwill and shit.</w:t>
      </w:r>
    </w:p>
    <w:p w:rsidR="00000000" w:rsidDel="00000000" w:rsidP="00000000" w:rsidRDefault="00000000" w:rsidRPr="00000000" w14:paraId="00001EC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(barging in)</w:t>
      </w:r>
    </w:p>
    <w:p w:rsidR="00000000" w:rsidDel="00000000" w:rsidP="00000000" w:rsidRDefault="00000000" w:rsidRPr="00000000" w14:paraId="00001E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the FUCK was that noise??</w:t>
      </w:r>
    </w:p>
    <w:p w:rsidR="00000000" w:rsidDel="00000000" w:rsidP="00000000" w:rsidRDefault="00000000" w:rsidRPr="00000000" w14:paraId="00001E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C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Um… so Cas died.</w:t>
      </w:r>
    </w:p>
    <w:p w:rsidR="00000000" w:rsidDel="00000000" w:rsidP="00000000" w:rsidRDefault="00000000" w:rsidRPr="00000000" w14:paraId="00001EC9">
      <w:pPr>
        <w:spacing w:lin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1ECA">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[Silence]</w:t>
      </w:r>
      <w:r w:rsidDel="00000000" w:rsidR="00000000" w:rsidRPr="00000000">
        <w:rPr>
          <w:rtl w:val="0"/>
        </w:rPr>
      </w:r>
    </w:p>
    <w:p w:rsidR="00000000" w:rsidDel="00000000" w:rsidP="00000000" w:rsidRDefault="00000000" w:rsidRPr="00000000" w14:paraId="00001ECB">
      <w:pPr>
        <w:spacing w:line="240" w:lineRule="auto"/>
        <w:jc w:val="center"/>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1E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CD">
      <w:pPr>
        <w:spacing w:line="24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sz w:val="24"/>
          <w:szCs w:val="24"/>
          <w:rtl w:val="0"/>
        </w:rPr>
        <w:t xml:space="preserve">Jesus CHRIST, dude, I leave you three alone for TWO MINUTES and one of you is</w:t>
      </w: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b w:val="1"/>
          <w:bCs w:val="1"/>
          <w:i w:val="1"/>
          <w:iCs w:val="1"/>
          <w:sz w:val="24"/>
          <w:szCs w:val="24"/>
          <w:rtl w:val="0"/>
        </w:rPr>
        <w:t xml:space="preserve">already</w:t>
      </w: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b w:val="1"/>
          <w:bCs w:val="1"/>
          <w:i w:val="1"/>
          <w:iCs w:val="1"/>
          <w:sz w:val="24"/>
          <w:szCs w:val="24"/>
          <w:rtl w:val="0"/>
        </w:rPr>
        <w:t xml:space="preserve">DEAD???</w:t>
      </w:r>
    </w:p>
    <w:p w:rsidR="00000000" w:rsidDel="00000000" w:rsidP="00000000" w:rsidRDefault="00000000" w:rsidRPr="00000000" w14:paraId="00001ECE">
      <w:pPr>
        <w:spacing w:line="240" w:lineRule="auto"/>
        <w:jc w:val="center"/>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1E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1ED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E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so don’t look at me, man.</w:t>
      </w:r>
    </w:p>
    <w:p w:rsidR="00000000" w:rsidDel="00000000" w:rsidP="00000000" w:rsidRDefault="00000000" w:rsidRPr="00000000" w14:paraId="00001ED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D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Spencer’s fault. He seduced me into killing Cas. I tried to resist his advances! But I gave in once he started doing his signature teeth-chattering mo-</w:t>
      </w:r>
    </w:p>
    <w:p w:rsidR="00000000" w:rsidDel="00000000" w:rsidP="00000000" w:rsidRDefault="00000000" w:rsidRPr="00000000" w14:paraId="00001ED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ED8">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Unbelievable. UN-be-leavable. Let’s just… go to sleep and try to forget about our dead friend. And I'm making YOU TWO clean up his body in the morning. He better not’ve landed on my </w:t>
      </w:r>
      <w:r w:rsidDel="00000000" w:rsidR="00000000" w:rsidRPr="00000000">
        <w:rPr>
          <w:rFonts w:ascii="Courier New" w:cs="Courier New" w:eastAsia="Courier New" w:hAnsi="Courier New"/>
          <w:i w:val="1"/>
          <w:iCs w:val="1"/>
          <w:sz w:val="24"/>
          <w:szCs w:val="24"/>
          <w:rtl w:val="0"/>
        </w:rPr>
        <w:t xml:space="preserve">car!</w:t>
      </w:r>
    </w:p>
    <w:p w:rsidR="00000000" w:rsidDel="00000000" w:rsidP="00000000" w:rsidRDefault="00000000" w:rsidRPr="00000000" w14:paraId="00001ED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STARR/SPENCER</w:t>
      </w:r>
    </w:p>
    <w:p w:rsidR="00000000" w:rsidDel="00000000" w:rsidP="00000000" w:rsidRDefault="00000000" w:rsidRPr="00000000" w14:paraId="00001ED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 sir…</w:t>
      </w:r>
    </w:p>
    <w:p w:rsidR="00000000" w:rsidDel="00000000" w:rsidP="00000000" w:rsidRDefault="00000000" w:rsidRPr="00000000" w14:paraId="00001ED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1E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Good boy, Spence.</w:t>
      </w:r>
    </w:p>
    <w:p w:rsidR="00000000" w:rsidDel="00000000" w:rsidP="00000000" w:rsidRDefault="00000000" w:rsidRPr="00000000" w14:paraId="00001ED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E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*Sigh* Positive thoughts, positive thoughts.</w:t>
      </w:r>
    </w:p>
    <w:p w:rsidR="00000000" w:rsidDel="00000000" w:rsidP="00000000" w:rsidRDefault="00000000" w:rsidRPr="00000000" w14:paraId="00001EE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[Library. Travis is reading “IT”]</w:t>
      </w:r>
    </w:p>
    <w:p w:rsidR="00000000" w:rsidDel="00000000" w:rsidP="00000000" w:rsidRDefault="00000000" w:rsidRPr="00000000" w14:paraId="00001EE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E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 this “Pennywise” guy can morph into my greatest fear, eh? I’d hate to see him turn into a world without books!</w:t>
      </w:r>
    </w:p>
    <w:p w:rsidR="00000000" w:rsidDel="00000000" w:rsidP="00000000" w:rsidRDefault="00000000" w:rsidRPr="00000000" w14:paraId="00001EE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E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EXCELLENT, young Travis, simply marvelous! I’m glad to see such a closed mind finally open to the literary world! I say, your journey is complete, here! I’ll unlock the doors, you’re free to go!</w:t>
      </w:r>
    </w:p>
    <w:p w:rsidR="00000000" w:rsidDel="00000000" w:rsidP="00000000" w:rsidRDefault="00000000" w:rsidRPr="00000000" w14:paraId="00001EE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E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Yeeeehaw!! But uh, one more question, Mister disembodied voice.</w:t>
      </w:r>
    </w:p>
    <w:p w:rsidR="00000000" w:rsidDel="00000000" w:rsidP="00000000" w:rsidRDefault="00000000" w:rsidRPr="00000000" w14:paraId="00001EE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E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i w:val="1"/>
          <w:iCs w:val="1"/>
          <w:sz w:val="24"/>
          <w:szCs w:val="24"/>
          <w:rtl w:val="0"/>
        </w:rPr>
        <w:t xml:space="preserve">Anything</w:t>
      </w:r>
      <w:r w:rsidDel="00000000" w:rsidR="00000000" w:rsidRPr="00000000">
        <w:rPr>
          <w:rFonts w:ascii="Courier New" w:cs="Courier New" w:eastAsia="Courier New" w:hAnsi="Courier New"/>
          <w:sz w:val="24"/>
          <w:szCs w:val="24"/>
          <w:rtl w:val="0"/>
        </w:rPr>
        <w:t xml:space="preserve"> for a curious mind, my student, anything. Ask away!</w:t>
      </w:r>
    </w:p>
    <w:p w:rsidR="00000000" w:rsidDel="00000000" w:rsidP="00000000" w:rsidRDefault="00000000" w:rsidRPr="00000000" w14:paraId="00001EF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E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like who the FUCK are you, with all due respect.</w:t>
      </w:r>
    </w:p>
    <w:p w:rsidR="00000000" w:rsidDel="00000000" w:rsidP="00000000" w:rsidRDefault="00000000" w:rsidRPr="00000000" w14:paraId="00001E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E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I’ll let you in on a little secret, young Corbin. I am not a disembodied voice. I am actually the librarian here… I just have a talent for ventriloquism, and I’m very good at throwing my voice.</w:t>
      </w:r>
    </w:p>
    <w:p w:rsidR="00000000" w:rsidDel="00000000" w:rsidP="00000000" w:rsidRDefault="00000000" w:rsidRPr="00000000" w14:paraId="00001EF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E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That makes sense. Anyways, I think I’m gonna stay here for a little while… finish my book, y’know. It ain’t so bad here in the library after all.</w:t>
      </w:r>
    </w:p>
    <w:p w:rsidR="00000000" w:rsidDel="00000000" w:rsidP="00000000" w:rsidRDefault="00000000" w:rsidRPr="00000000" w14:paraId="00001EF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NARRATOR</w:t>
      </w:r>
    </w:p>
    <w:p w:rsidR="00000000" w:rsidDel="00000000" w:rsidP="00000000" w:rsidRDefault="00000000" w:rsidRPr="00000000" w14:paraId="00001E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*Sniff* It's enough to make a senior citizen with dementia cry…!</w:t>
      </w:r>
    </w:p>
    <w:p w:rsidR="00000000" w:rsidDel="00000000" w:rsidP="00000000" w:rsidRDefault="00000000" w:rsidRPr="00000000" w14:paraId="00001E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E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(Entering with Spencer and Starr)</w:t>
      </w:r>
    </w:p>
    <w:p w:rsidR="00000000" w:rsidDel="00000000" w:rsidP="00000000" w:rsidRDefault="00000000" w:rsidRPr="00000000" w14:paraId="00001E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 TRAVIS! Where WERE you yesterday, you missed the ENTIRE movie night, gang! These two freaks were practically </w:t>
      </w:r>
      <w:r w:rsidDel="00000000" w:rsidR="00000000" w:rsidRPr="00000000">
        <w:rPr>
          <w:rFonts w:ascii="Courier New" w:cs="Courier New" w:eastAsia="Courier New" w:hAnsi="Courier New"/>
          <w:i w:val="1"/>
          <w:iCs w:val="1"/>
          <w:sz w:val="24"/>
          <w:szCs w:val="24"/>
          <w:rtl w:val="0"/>
        </w:rPr>
        <w:t xml:space="preserve">shitting</w:t>
      </w:r>
      <w:r w:rsidDel="00000000" w:rsidR="00000000" w:rsidRPr="00000000">
        <w:rPr>
          <w:rFonts w:ascii="Courier New" w:cs="Courier New" w:eastAsia="Courier New" w:hAnsi="Courier New"/>
          <w:sz w:val="24"/>
          <w:szCs w:val="24"/>
          <w:rtl w:val="0"/>
        </w:rPr>
        <w:t xml:space="preserve"> themselves with fear-</w:t>
      </w:r>
    </w:p>
    <w:p w:rsidR="00000000" w:rsidDel="00000000" w:rsidP="00000000" w:rsidRDefault="00000000" w:rsidRPr="00000000" w14:paraId="00001E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F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(pulling a dvd from shelf)</w:t>
      </w:r>
    </w:p>
    <w:p w:rsidR="00000000" w:rsidDel="00000000" w:rsidP="00000000" w:rsidRDefault="00000000" w:rsidRPr="00000000" w14:paraId="00001F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Iiii’ve GOT IT, Deegs!! You may not have been scared of that horror movie </w:t>
      </w:r>
      <w:r w:rsidDel="00000000" w:rsidR="00000000" w:rsidRPr="00000000">
        <w:rPr>
          <w:rFonts w:ascii="Courier New" w:cs="Courier New" w:eastAsia="Courier New" w:hAnsi="Courier New"/>
          <w:b w:val="1"/>
          <w:bCs w:val="1"/>
          <w:sz w:val="24"/>
          <w:szCs w:val="24"/>
          <w:rtl w:val="0"/>
        </w:rPr>
        <w:t xml:space="preserve">you</w:t>
      </w:r>
      <w:r w:rsidDel="00000000" w:rsidR="00000000" w:rsidRPr="00000000">
        <w:rPr>
          <w:rFonts w:ascii="Courier New" w:cs="Courier New" w:eastAsia="Courier New" w:hAnsi="Courier New"/>
          <w:sz w:val="24"/>
          <w:szCs w:val="24"/>
          <w:rtl w:val="0"/>
        </w:rPr>
        <w:t xml:space="preserve"> picked, but I’d like to see you try to hide your fear while watching… THIS, bucko!!</w:t>
      </w:r>
    </w:p>
    <w:p w:rsidR="00000000" w:rsidDel="00000000" w:rsidP="00000000" w:rsidRDefault="00000000" w:rsidRPr="00000000" w14:paraId="00001F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F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says “Gordon Ramsey Makes a Cheeseburger”]</w:t>
      </w:r>
    </w:p>
    <w:p w:rsidR="00000000" w:rsidDel="00000000" w:rsidP="00000000" w:rsidRDefault="00000000" w:rsidRPr="00000000" w14:paraId="00001F0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F0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1F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Pfft, yeah right. Gordon Ramsey makes a- Okay what the fuck. Ohhhkay I see what you’re doing here. It’s not funny Starr, it’s not funny it’s not- GET IT AWAY FROM MEEE- This is culinary RAPEEE!!!!!</w:t>
      </w:r>
    </w:p>
    <w:p w:rsidR="00000000" w:rsidDel="00000000" w:rsidP="00000000" w:rsidRDefault="00000000" w:rsidRPr="00000000" w14:paraId="00001F0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F0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(chasing him out the library with it)</w:t>
      </w:r>
    </w:p>
    <w:p w:rsidR="00000000" w:rsidDel="00000000" w:rsidP="00000000" w:rsidRDefault="00000000" w:rsidRPr="00000000" w14:paraId="00001F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C’mon, Deegs, let’s watch it together! Don’t worry, I’ll skip most of the scary parts! Aw c’mon, you’re losing control of your mustard, I see!</w:t>
      </w:r>
    </w:p>
    <w:p w:rsidR="00000000" w:rsidDel="00000000" w:rsidP="00000000" w:rsidRDefault="00000000" w:rsidRPr="00000000" w14:paraId="00001F0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F0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(As Starr &amp; Deegs yelling gets quieter/further away)</w:t>
      </w:r>
    </w:p>
    <w:p w:rsidR="00000000" w:rsidDel="00000000" w:rsidP="00000000" w:rsidRDefault="00000000" w:rsidRPr="00000000" w14:paraId="00001F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Howdy, Spence. I reckon someone learned a reaaaal important lesson today.</w:t>
      </w:r>
    </w:p>
    <w:p w:rsidR="00000000" w:rsidDel="00000000" w:rsidP="00000000" w:rsidRDefault="00000000" w:rsidRPr="00000000" w14:paraId="00001F0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F0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F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Welp, must’ve just been you, then.</w:t>
      </w:r>
    </w:p>
    <w:p w:rsidR="00000000" w:rsidDel="00000000" w:rsidP="00000000" w:rsidRDefault="00000000" w:rsidRPr="00000000" w14:paraId="00001F1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F1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F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right, my friend! I learned today that no matter what age, size, or headwear you are, reading actually ain’t all that bad… Now, doesn’t beat sitting on the porch drinking eagle piss while watching my American flag flap in the wind, until my neighbor accidentally shoots it while exercising his right to own a gun. Hell yeah, brother!!</w:t>
      </w:r>
    </w:p>
    <w:p w:rsidR="00000000" w:rsidDel="00000000" w:rsidP="00000000" w:rsidRDefault="00000000" w:rsidRPr="00000000" w14:paraId="00001F1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F1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F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Travis, I actually agree with you! About reading, I should clarify. We can really bond about this, huh? And I think- oh shit, looks like you ripped the page a little bit there, bud.</w:t>
      </w:r>
    </w:p>
    <w:p w:rsidR="00000000" w:rsidDel="00000000" w:rsidP="00000000" w:rsidRDefault="00000000" w:rsidRPr="00000000" w14:paraId="00001F1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F1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1F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shucks, well… I guess it just means I couldn’t </w:t>
      </w:r>
      <w:r w:rsidDel="00000000" w:rsidR="00000000" w:rsidRPr="00000000">
        <w:rPr>
          <w:rFonts w:ascii="Courier New" w:cs="Courier New" w:eastAsia="Courier New" w:hAnsi="Courier New"/>
          <w:i w:val="1"/>
          <w:iCs w:val="1"/>
          <w:sz w:val="24"/>
          <w:szCs w:val="24"/>
          <w:rtl w:val="0"/>
        </w:rPr>
        <w:t xml:space="preserve">wait</w:t>
      </w:r>
      <w:r w:rsidDel="00000000" w:rsidR="00000000" w:rsidRPr="00000000">
        <w:rPr>
          <w:rFonts w:ascii="Courier New" w:cs="Courier New" w:eastAsia="Courier New" w:hAnsi="Courier New"/>
          <w:sz w:val="24"/>
          <w:szCs w:val="24"/>
          <w:rtl w:val="0"/>
        </w:rPr>
        <w:t xml:space="preserve"> to turn the page!</w:t>
      </w:r>
    </w:p>
    <w:p w:rsidR="00000000" w:rsidDel="00000000" w:rsidP="00000000" w:rsidRDefault="00000000" w:rsidRPr="00000000" w14:paraId="00001F1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F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1F1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Haha yeah!! Reading sure is awesome, my new buddy!</w:t>
      </w:r>
    </w:p>
    <w:p w:rsidR="00000000" w:rsidDel="00000000" w:rsidP="00000000" w:rsidRDefault="00000000" w:rsidRPr="00000000" w14:paraId="00001F1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1F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and Spencer do that cheesy laugh until they both get shot in the head. Credits.]</w:t>
      </w:r>
    </w:p>
    <w:p w:rsidR="00000000" w:rsidDel="00000000" w:rsidP="00000000" w:rsidRDefault="00000000" w:rsidRPr="00000000" w14:paraId="00001F1E">
      <w:pPr>
        <w:rPr/>
        <w:sectPr>
          <w:headerReference r:id="rId97" w:type="default"/>
          <w:footerReference r:id="rId9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9" w:type="default"/>
          <w:footerReference r:id="rId100" w:type="default"/>
          <w:type w:val="nextPage"/>
          <w:pgSz w:h="15840" w:w="12240" w:orient="portrait"/>
          <w:pgMar w:bottom="1440" w:top="1440" w:left="1440" w:right="1440" w:header="720" w:footer="720"/>
          <w:pgNumType w:start="1"/>
        </w:sectPr>
      </w:pPr>
      <w:bookmarkStart w:colFirst="0" w:colLast="0" w:name="_amb42eaxukta"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endlessjacking</w:t>
      </w:r>
      <w:r w:rsidDel="00000000" w:rsidR="00000000" w:rsidRPr="00000000">
        <w:rPr>
          <w:rtl w:val="0"/>
        </w:rPr>
      </w:r>
    </w:p>
    <w:p w:rsidR="00000000" w:rsidDel="00000000" w:rsidP="00000000" w:rsidRDefault="00000000" w:rsidRPr="00000000" w14:paraId="00001F20">
      <w:pPr>
        <w:jc w:val="center"/>
        <w:rPr/>
      </w:pPr>
      <w:r w:rsidDel="00000000" w:rsidR="00000000" w:rsidRPr="00000000">
        <w:rPr>
          <w:rtl w:val="0"/>
        </w:rPr>
        <w:t xml:space="preserve">______ ghosts from their past</w:t>
      </w:r>
    </w:p>
    <w:p w:rsidR="00000000" w:rsidDel="00000000" w:rsidP="00000000" w:rsidRDefault="00000000" w:rsidRPr="00000000" w14:paraId="00001F21">
      <w:pPr>
        <w:jc w:val="center"/>
        <w:rPr/>
      </w:pPr>
      <w:r w:rsidDel="00000000" w:rsidR="00000000" w:rsidRPr="00000000">
        <w:rPr>
          <w:rtl w:val="0"/>
        </w:rPr>
        <w:t xml:space="preserve">____ gets molested</w:t>
      </w:r>
    </w:p>
    <w:p w:rsidR="00000000" w:rsidDel="00000000" w:rsidP="00000000" w:rsidRDefault="00000000" w:rsidRPr="00000000" w14:paraId="00001F22">
      <w:pPr>
        <w:jc w:val="center"/>
        <w:rPr/>
      </w:pPr>
      <w:r w:rsidDel="00000000" w:rsidR="00000000" w:rsidRPr="00000000">
        <w:rPr>
          <w:rtl w:val="0"/>
        </w:rPr>
        <w:t xml:space="preserve">______ eats ______</w:t>
      </w:r>
    </w:p>
    <w:p w:rsidR="00000000" w:rsidDel="00000000" w:rsidP="00000000" w:rsidRDefault="00000000" w:rsidRPr="00000000" w14:paraId="00001F23">
      <w:pPr>
        <w:jc w:val="center"/>
        <w:rPr/>
      </w:pPr>
      <w:r w:rsidDel="00000000" w:rsidR="00000000" w:rsidRPr="00000000">
        <w:rPr>
          <w:rtl w:val="0"/>
        </w:rPr>
      </w:r>
    </w:p>
    <w:p w:rsidR="00000000" w:rsidDel="00000000" w:rsidP="00000000" w:rsidRDefault="00000000" w:rsidRPr="00000000" w14:paraId="00001F24">
      <w:pPr>
        <w:jc w:val="center"/>
        <w:rPr/>
      </w:pPr>
      <w:r w:rsidDel="00000000" w:rsidR="00000000" w:rsidRPr="00000000">
        <w:rPr>
          <w:rtl w:val="0"/>
        </w:rPr>
      </w:r>
    </w:p>
    <w:p w:rsidR="00000000" w:rsidDel="00000000" w:rsidP="00000000" w:rsidRDefault="00000000" w:rsidRPr="00000000" w14:paraId="00001F25">
      <w:pPr>
        <w:jc w:val="center"/>
        <w:rPr/>
      </w:pPr>
      <w:r w:rsidDel="00000000" w:rsidR="00000000" w:rsidRPr="00000000">
        <w:rPr>
          <w:rtl w:val="0"/>
        </w:rPr>
      </w:r>
    </w:p>
    <w:p w:rsidR="00000000" w:rsidDel="00000000" w:rsidP="00000000" w:rsidRDefault="00000000" w:rsidRPr="00000000" w14:paraId="00001F26">
      <w:pPr>
        <w:jc w:val="center"/>
        <w:rPr/>
      </w:pPr>
      <w:r w:rsidDel="00000000" w:rsidR="00000000" w:rsidRPr="00000000">
        <w:rPr>
          <w:rtl w:val="0"/>
        </w:rPr>
      </w:r>
    </w:p>
    <w:p w:rsidR="00000000" w:rsidDel="00000000" w:rsidP="00000000" w:rsidRDefault="00000000" w:rsidRPr="00000000" w14:paraId="00001F27">
      <w:pPr>
        <w:jc w:val="center"/>
        <w:rPr/>
      </w:pPr>
      <w:r w:rsidDel="00000000" w:rsidR="00000000" w:rsidRPr="00000000">
        <w:rPr>
          <w:rtl w:val="0"/>
        </w:rPr>
        <w:t xml:space="preserve">DEEGS</w:t>
      </w:r>
    </w:p>
    <w:p w:rsidR="00000000" w:rsidDel="00000000" w:rsidP="00000000" w:rsidRDefault="00000000" w:rsidRPr="00000000" w14:paraId="00001F28">
      <w:pPr>
        <w:jc w:val="center"/>
        <w:rPr/>
      </w:pPr>
      <w:r w:rsidDel="00000000" w:rsidR="00000000" w:rsidRPr="00000000">
        <w:rPr>
          <w:rtl w:val="0"/>
        </w:rPr>
        <w:t xml:space="preserve">…And THAT’S why I think America should not get involved in any foreign affairs.</w:t>
      </w:r>
    </w:p>
    <w:p w:rsidR="00000000" w:rsidDel="00000000" w:rsidP="00000000" w:rsidRDefault="00000000" w:rsidRPr="00000000" w14:paraId="00001F29">
      <w:pPr>
        <w:jc w:val="center"/>
        <w:rPr/>
      </w:pPr>
      <w:r w:rsidDel="00000000" w:rsidR="00000000" w:rsidRPr="00000000">
        <w:rPr>
          <w:rtl w:val="0"/>
        </w:rPr>
      </w:r>
    </w:p>
    <w:p w:rsidR="00000000" w:rsidDel="00000000" w:rsidP="00000000" w:rsidRDefault="00000000" w:rsidRPr="00000000" w14:paraId="00001F2A">
      <w:pPr>
        <w:jc w:val="center"/>
        <w:rPr/>
      </w:pPr>
      <w:r w:rsidDel="00000000" w:rsidR="00000000" w:rsidRPr="00000000">
        <w:rPr>
          <w:rtl w:val="0"/>
        </w:rPr>
        <w:t xml:space="preserve">STARR</w:t>
      </w:r>
    </w:p>
    <w:p w:rsidR="00000000" w:rsidDel="00000000" w:rsidP="00000000" w:rsidRDefault="00000000" w:rsidRPr="00000000" w14:paraId="00001F2B">
      <w:pPr>
        <w:jc w:val="center"/>
        <w:rPr/>
      </w:pPr>
      <w:r w:rsidDel="00000000" w:rsidR="00000000" w:rsidRPr="00000000">
        <w:rPr>
          <w:rtl w:val="0"/>
        </w:rPr>
        <w:t xml:space="preserve">Wow Deegs, really convenient that the cameras started rolling right as you said that. Almost like you just said that to sound smart or something.</w:t>
      </w:r>
    </w:p>
    <w:p w:rsidR="00000000" w:rsidDel="00000000" w:rsidP="00000000" w:rsidRDefault="00000000" w:rsidRPr="00000000" w14:paraId="00001F2C">
      <w:pPr>
        <w:jc w:val="center"/>
        <w:rPr/>
      </w:pPr>
      <w:r w:rsidDel="00000000" w:rsidR="00000000" w:rsidRPr="00000000">
        <w:rPr>
          <w:rtl w:val="0"/>
        </w:rPr>
      </w:r>
    </w:p>
    <w:p w:rsidR="00000000" w:rsidDel="00000000" w:rsidP="00000000" w:rsidRDefault="00000000" w:rsidRPr="00000000" w14:paraId="00001F2D">
      <w:pPr>
        <w:jc w:val="center"/>
        <w:rPr/>
      </w:pPr>
      <w:r w:rsidDel="00000000" w:rsidR="00000000" w:rsidRPr="00000000">
        <w:rPr>
          <w:rtl w:val="0"/>
        </w:rPr>
        <w:t xml:space="preserve">DEEGS</w:t>
        <w:br w:type="textWrapping"/>
        <w:t xml:space="preserve">I- what- no, Starr. I’m just disappointed in their president’s tactics.</w:t>
      </w:r>
    </w:p>
    <w:p w:rsidR="00000000" w:rsidDel="00000000" w:rsidP="00000000" w:rsidRDefault="00000000" w:rsidRPr="00000000" w14:paraId="00001F2E">
      <w:pPr>
        <w:jc w:val="center"/>
        <w:rPr/>
      </w:pPr>
      <w:r w:rsidDel="00000000" w:rsidR="00000000" w:rsidRPr="00000000">
        <w:rPr>
          <w:rtl w:val="0"/>
        </w:rPr>
        <w:br w:type="textWrapping"/>
        <w:t xml:space="preserve">STARR</w:t>
        <w:br w:type="textWrapping"/>
        <w:t xml:space="preserve">What were the tactics?</w:t>
      </w:r>
    </w:p>
    <w:p w:rsidR="00000000" w:rsidDel="00000000" w:rsidP="00000000" w:rsidRDefault="00000000" w:rsidRPr="00000000" w14:paraId="00001F2F">
      <w:pPr>
        <w:jc w:val="center"/>
        <w:rPr/>
      </w:pPr>
      <w:r w:rsidDel="00000000" w:rsidR="00000000" w:rsidRPr="00000000">
        <w:rPr>
          <w:rtl w:val="0"/>
        </w:rPr>
      </w:r>
    </w:p>
    <w:p w:rsidR="00000000" w:rsidDel="00000000" w:rsidP="00000000" w:rsidRDefault="00000000" w:rsidRPr="00000000" w14:paraId="00001F30">
      <w:pPr>
        <w:jc w:val="center"/>
        <w:rPr/>
      </w:pPr>
      <w:r w:rsidDel="00000000" w:rsidR="00000000" w:rsidRPr="00000000">
        <w:rPr>
          <w:rtl w:val="0"/>
        </w:rPr>
        <w:t xml:space="preserve">DEEGS</w:t>
        <w:br w:type="textWrapping"/>
        <w:t xml:space="preserve">…………..Well, let’s move on.</w:t>
      </w:r>
    </w:p>
    <w:p w:rsidR="00000000" w:rsidDel="00000000" w:rsidP="00000000" w:rsidRDefault="00000000" w:rsidRPr="00000000" w14:paraId="00001F31">
      <w:pPr>
        <w:jc w:val="center"/>
        <w:rPr/>
      </w:pPr>
      <w:r w:rsidDel="00000000" w:rsidR="00000000" w:rsidRPr="00000000">
        <w:rPr>
          <w:rtl w:val="0"/>
        </w:rPr>
      </w:r>
    </w:p>
    <w:p w:rsidR="00000000" w:rsidDel="00000000" w:rsidP="00000000" w:rsidRDefault="00000000" w:rsidRPr="00000000" w14:paraId="00001F32">
      <w:pPr>
        <w:jc w:val="center"/>
        <w:rPr/>
      </w:pPr>
      <w:r w:rsidDel="00000000" w:rsidR="00000000" w:rsidRPr="00000000">
        <w:rPr>
          <w:rtl w:val="0"/>
        </w:rPr>
        <w:t xml:space="preserve">SPENCER</w:t>
        <w:br w:type="textWrapping"/>
        <w:t xml:space="preserve">I have ghosts. In my past.</w:t>
      </w:r>
    </w:p>
    <w:p w:rsidR="00000000" w:rsidDel="00000000" w:rsidP="00000000" w:rsidRDefault="00000000" w:rsidRPr="00000000" w14:paraId="00001F33">
      <w:pPr>
        <w:jc w:val="center"/>
        <w:rPr/>
      </w:pPr>
      <w:r w:rsidDel="00000000" w:rsidR="00000000" w:rsidRPr="00000000">
        <w:rPr>
          <w:rtl w:val="0"/>
        </w:rPr>
      </w:r>
    </w:p>
    <w:p w:rsidR="00000000" w:rsidDel="00000000" w:rsidP="00000000" w:rsidRDefault="00000000" w:rsidRPr="00000000" w14:paraId="00001F34">
      <w:pPr>
        <w:jc w:val="center"/>
        <w:rPr/>
      </w:pPr>
      <w:r w:rsidDel="00000000" w:rsidR="00000000" w:rsidRPr="00000000">
        <w:rPr>
          <w:rtl w:val="0"/>
        </w:rPr>
        <w:t xml:space="preserve">CAS</w:t>
      </w:r>
    </w:p>
    <w:p w:rsidR="00000000" w:rsidDel="00000000" w:rsidP="00000000" w:rsidRDefault="00000000" w:rsidRPr="00000000" w14:paraId="00001F35">
      <w:pPr>
        <w:jc w:val="center"/>
        <w:rPr/>
      </w:pPr>
      <w:r w:rsidDel="00000000" w:rsidR="00000000" w:rsidRPr="00000000">
        <w:rPr>
          <w:rtl w:val="0"/>
        </w:rPr>
        <w:t xml:space="preserve">i have a riddle is a fart a ghost</w:t>
      </w:r>
    </w:p>
    <w:p w:rsidR="00000000" w:rsidDel="00000000" w:rsidP="00000000" w:rsidRDefault="00000000" w:rsidRPr="00000000" w14:paraId="00001F36">
      <w:pPr>
        <w:jc w:val="center"/>
        <w:rPr/>
      </w:pPr>
      <w:r w:rsidDel="00000000" w:rsidR="00000000" w:rsidRPr="00000000">
        <w:rPr>
          <w:rtl w:val="0"/>
        </w:rPr>
      </w:r>
    </w:p>
    <w:p w:rsidR="00000000" w:rsidDel="00000000" w:rsidP="00000000" w:rsidRDefault="00000000" w:rsidRPr="00000000" w14:paraId="00001F37">
      <w:pPr>
        <w:jc w:val="center"/>
        <w:rPr/>
      </w:pPr>
      <w:r w:rsidDel="00000000" w:rsidR="00000000" w:rsidRPr="00000000">
        <w:rPr>
          <w:rtl w:val="0"/>
        </w:rPr>
        <w:t xml:space="preserve">DEEGS</w:t>
      </w:r>
    </w:p>
    <w:p w:rsidR="00000000" w:rsidDel="00000000" w:rsidP="00000000" w:rsidRDefault="00000000" w:rsidRPr="00000000" w14:paraId="00001F38">
      <w:pPr>
        <w:jc w:val="center"/>
        <w:rPr/>
      </w:pPr>
      <w:r w:rsidDel="00000000" w:rsidR="00000000" w:rsidRPr="00000000">
        <w:rPr>
          <w:rtl w:val="0"/>
        </w:rPr>
        <w:t xml:space="preserve">…No?</w:t>
      </w:r>
    </w:p>
    <w:p w:rsidR="00000000" w:rsidDel="00000000" w:rsidP="00000000" w:rsidRDefault="00000000" w:rsidRPr="00000000" w14:paraId="00001F39">
      <w:pPr>
        <w:jc w:val="center"/>
        <w:rPr/>
      </w:pPr>
      <w:r w:rsidDel="00000000" w:rsidR="00000000" w:rsidRPr="00000000">
        <w:rPr>
          <w:rtl w:val="0"/>
        </w:rPr>
      </w:r>
    </w:p>
    <w:p w:rsidR="00000000" w:rsidDel="00000000" w:rsidP="00000000" w:rsidRDefault="00000000" w:rsidRPr="00000000" w14:paraId="00001F3A">
      <w:pPr>
        <w:jc w:val="center"/>
        <w:rPr/>
      </w:pPr>
      <w:r w:rsidDel="00000000" w:rsidR="00000000" w:rsidRPr="00000000">
        <w:rPr>
          <w:rtl w:val="0"/>
        </w:rPr>
        <w:t xml:space="preserve">CAS</w:t>
      </w:r>
    </w:p>
    <w:p w:rsidR="00000000" w:rsidDel="00000000" w:rsidP="00000000" w:rsidRDefault="00000000" w:rsidRPr="00000000" w14:paraId="00001F3B">
      <w:pPr>
        <w:jc w:val="center"/>
        <w:rPr/>
      </w:pPr>
      <w:r w:rsidDel="00000000" w:rsidR="00000000" w:rsidRPr="00000000">
        <w:rPr>
          <w:rtl w:val="0"/>
        </w:rPr>
        <w:t xml:space="preserve">it is a ghost it’s the ghost of lunch</w:t>
      </w:r>
    </w:p>
    <w:p w:rsidR="00000000" w:rsidDel="00000000" w:rsidP="00000000" w:rsidRDefault="00000000" w:rsidRPr="00000000" w14:paraId="00001F3C">
      <w:pPr>
        <w:jc w:val="center"/>
        <w:rPr/>
      </w:pPr>
      <w:r w:rsidDel="00000000" w:rsidR="00000000" w:rsidRPr="00000000">
        <w:rPr>
          <w:rtl w:val="0"/>
        </w:rPr>
      </w:r>
    </w:p>
    <w:p w:rsidR="00000000" w:rsidDel="00000000" w:rsidP="00000000" w:rsidRDefault="00000000" w:rsidRPr="00000000" w14:paraId="00001F3D">
      <w:pPr>
        <w:jc w:val="center"/>
        <w:rPr/>
      </w:pPr>
      <w:r w:rsidDel="00000000" w:rsidR="00000000" w:rsidRPr="00000000">
        <w:rPr>
          <w:rtl w:val="0"/>
        </w:rPr>
        <w:t xml:space="preserve">DEEGS</w:t>
        <w:br w:type="textWrapping"/>
        <w:t xml:space="preserve">ALRIGHT TIME FOR PLOT Spencer what ghosts we talkin’?</w:t>
      </w:r>
    </w:p>
    <w:p w:rsidR="00000000" w:rsidDel="00000000" w:rsidP="00000000" w:rsidRDefault="00000000" w:rsidRPr="00000000" w14:paraId="00001F3E">
      <w:pPr>
        <w:jc w:val="center"/>
        <w:rPr/>
      </w:pPr>
      <w:r w:rsidDel="00000000" w:rsidR="00000000" w:rsidRPr="00000000">
        <w:rPr>
          <w:rtl w:val="0"/>
        </w:rPr>
      </w:r>
    </w:p>
    <w:p w:rsidR="00000000" w:rsidDel="00000000" w:rsidP="00000000" w:rsidRDefault="00000000" w:rsidRPr="00000000" w14:paraId="00001F3F">
      <w:pPr>
        <w:jc w:val="center"/>
        <w:rPr/>
      </w:pPr>
      <w:r w:rsidDel="00000000" w:rsidR="00000000" w:rsidRPr="00000000">
        <w:rPr>
          <w:rtl w:val="0"/>
        </w:rPr>
        <w:t xml:space="preserve">SPENCER</w:t>
      </w:r>
    </w:p>
    <w:p w:rsidR="00000000" w:rsidDel="00000000" w:rsidP="00000000" w:rsidRDefault="00000000" w:rsidRPr="00000000" w14:paraId="00001F40">
      <w:pPr>
        <w:jc w:val="center"/>
        <w:rPr/>
      </w:pPr>
      <w:r w:rsidDel="00000000" w:rsidR="00000000" w:rsidRPr="00000000">
        <w:rPr>
          <w:rtl w:val="0"/>
        </w:rPr>
        <w:t xml:space="preserve">That’s what I was gonna say. The ghost of lunch.</w:t>
      </w:r>
    </w:p>
    <w:p w:rsidR="00000000" w:rsidDel="00000000" w:rsidP="00000000" w:rsidRDefault="00000000" w:rsidRPr="00000000" w14:paraId="00001F41">
      <w:pPr>
        <w:jc w:val="center"/>
        <w:rPr/>
      </w:pPr>
      <w:r w:rsidDel="00000000" w:rsidR="00000000" w:rsidRPr="00000000">
        <w:rPr>
          <w:rtl w:val="0"/>
        </w:rPr>
      </w:r>
    </w:p>
    <w:p w:rsidR="00000000" w:rsidDel="00000000" w:rsidP="00000000" w:rsidRDefault="00000000" w:rsidRPr="00000000" w14:paraId="00001F42">
      <w:pPr>
        <w:jc w:val="center"/>
        <w:rPr/>
      </w:pPr>
      <w:r w:rsidDel="00000000" w:rsidR="00000000" w:rsidRPr="00000000">
        <w:rPr>
          <w:rtl w:val="0"/>
        </w:rPr>
        <w:t xml:space="preserve">DEEGS</w:t>
        <w:br w:type="textWrapping"/>
        <w:t xml:space="preserve">Right.</w:t>
      </w:r>
    </w:p>
    <w:p w:rsidR="00000000" w:rsidDel="00000000" w:rsidP="00000000" w:rsidRDefault="00000000" w:rsidRPr="00000000" w14:paraId="00001F43">
      <w:pPr>
        <w:jc w:val="center"/>
        <w:rPr/>
      </w:pPr>
      <w:r w:rsidDel="00000000" w:rsidR="00000000" w:rsidRPr="00000000">
        <w:rPr>
          <w:rtl w:val="0"/>
        </w:rPr>
        <w:br w:type="textWrapping"/>
        <w:t xml:space="preserve">IGOR</w:t>
        <w:br w:type="textWrapping"/>
        <w:t xml:space="preserve">GUESS WHO’S BACKKKKKKKK!!!!</w:t>
      </w:r>
    </w:p>
    <w:p w:rsidR="00000000" w:rsidDel="00000000" w:rsidP="00000000" w:rsidRDefault="00000000" w:rsidRPr="00000000" w14:paraId="00001F44">
      <w:pPr>
        <w:jc w:val="center"/>
        <w:rPr/>
      </w:pPr>
      <w:r w:rsidDel="00000000" w:rsidR="00000000" w:rsidRPr="00000000">
        <w:rPr>
          <w:rtl w:val="0"/>
        </w:rPr>
      </w:r>
    </w:p>
    <w:p w:rsidR="00000000" w:rsidDel="00000000" w:rsidP="00000000" w:rsidRDefault="00000000" w:rsidRPr="00000000" w14:paraId="00001F45">
      <w:pPr>
        <w:jc w:val="center"/>
        <w:rPr/>
      </w:pPr>
      <w:r w:rsidDel="00000000" w:rsidR="00000000" w:rsidRPr="00000000">
        <w:rPr>
          <w:rtl w:val="0"/>
        </w:rPr>
        <w:t xml:space="preserve">[studio applause]</w:t>
      </w:r>
    </w:p>
    <w:p w:rsidR="00000000" w:rsidDel="00000000" w:rsidP="00000000" w:rsidRDefault="00000000" w:rsidRPr="00000000" w14:paraId="00001F46">
      <w:pPr>
        <w:jc w:val="center"/>
        <w:rPr/>
      </w:pPr>
      <w:r w:rsidDel="00000000" w:rsidR="00000000" w:rsidRPr="00000000">
        <w:rPr>
          <w:rtl w:val="0"/>
        </w:rPr>
      </w:r>
    </w:p>
    <w:p w:rsidR="00000000" w:rsidDel="00000000" w:rsidP="00000000" w:rsidRDefault="00000000" w:rsidRPr="00000000" w14:paraId="00001F47">
      <w:pPr>
        <w:jc w:val="center"/>
        <w:rPr/>
      </w:pPr>
      <w:r w:rsidDel="00000000" w:rsidR="00000000" w:rsidRPr="00000000">
        <w:rPr>
          <w:rtl w:val="0"/>
        </w:rPr>
        <w:t xml:space="preserve">DEEGS</w:t>
        <w:br w:type="textWrapping"/>
        <w:t xml:space="preserve">Oh god, it’s the local pedo.</w:t>
      </w:r>
    </w:p>
    <w:p w:rsidR="00000000" w:rsidDel="00000000" w:rsidP="00000000" w:rsidRDefault="00000000" w:rsidRPr="00000000" w14:paraId="00001F48">
      <w:pPr>
        <w:jc w:val="center"/>
        <w:rPr/>
      </w:pPr>
      <w:r w:rsidDel="00000000" w:rsidR="00000000" w:rsidRPr="00000000">
        <w:rPr>
          <w:rtl w:val="0"/>
        </w:rPr>
      </w:r>
    </w:p>
    <w:p w:rsidR="00000000" w:rsidDel="00000000" w:rsidP="00000000" w:rsidRDefault="00000000" w:rsidRPr="00000000" w14:paraId="00001F49">
      <w:pPr>
        <w:jc w:val="center"/>
        <w:rPr/>
      </w:pPr>
      <w:r w:rsidDel="00000000" w:rsidR="00000000" w:rsidRPr="00000000">
        <w:rPr>
          <w:rtl w:val="0"/>
        </w:rPr>
        <w:t xml:space="preserve">NERD</w:t>
        <w:br w:type="textWrapping"/>
        <w:t xml:space="preserve">Erm erm i foud an anomaly thingy </w:t>
      </w:r>
      <w:r w:rsidDel="00000000" w:rsidR="00000000" w:rsidRPr="00000000">
        <w:rPr>
          <w:rtl w:val="0"/>
        </w:rPr>
        <w:t xml:space="preserve">mabob</w:t>
      </w:r>
      <w:r w:rsidDel="00000000" w:rsidR="00000000" w:rsidRPr="00000000">
        <w:rPr>
          <w:rtl w:val="0"/>
        </w:rPr>
        <w:t xml:space="preserve"> outside type shit and i think its an interdimensional portal or something for plot convenient.</w:t>
      </w:r>
    </w:p>
    <w:p w:rsidR="00000000" w:rsidDel="00000000" w:rsidP="00000000" w:rsidRDefault="00000000" w:rsidRPr="00000000" w14:paraId="00001F4A">
      <w:pPr>
        <w:jc w:val="center"/>
        <w:rPr/>
      </w:pPr>
      <w:r w:rsidDel="00000000" w:rsidR="00000000" w:rsidRPr="00000000">
        <w:rPr>
          <w:rtl w:val="0"/>
        </w:rPr>
      </w:r>
    </w:p>
    <w:p w:rsidR="00000000" w:rsidDel="00000000" w:rsidP="00000000" w:rsidRDefault="00000000" w:rsidRPr="00000000" w14:paraId="00001F4B">
      <w:pPr>
        <w:jc w:val="center"/>
        <w:rPr/>
      </w:pPr>
      <w:r w:rsidDel="00000000" w:rsidR="00000000" w:rsidRPr="00000000">
        <w:rPr>
          <w:rtl w:val="0"/>
        </w:rPr>
        <w:t xml:space="preserve">STARR</w:t>
      </w:r>
    </w:p>
    <w:p w:rsidR="00000000" w:rsidDel="00000000" w:rsidP="00000000" w:rsidRDefault="00000000" w:rsidRPr="00000000" w14:paraId="00001F4C">
      <w:pPr>
        <w:jc w:val="center"/>
        <w:rPr/>
      </w:pPr>
      <w:r w:rsidDel="00000000" w:rsidR="00000000" w:rsidRPr="00000000">
        <w:rPr>
          <w:rtl w:val="0"/>
        </w:rPr>
        <w:t xml:space="preserve">My favorite convenient is 7/11.</w:t>
      </w:r>
    </w:p>
    <w:p w:rsidR="00000000" w:rsidDel="00000000" w:rsidP="00000000" w:rsidRDefault="00000000" w:rsidRPr="00000000" w14:paraId="00001F4D">
      <w:pPr>
        <w:jc w:val="center"/>
        <w:rPr/>
      </w:pPr>
      <w:r w:rsidDel="00000000" w:rsidR="00000000" w:rsidRPr="00000000">
        <w:rPr>
          <w:rtl w:val="0"/>
        </w:rPr>
      </w:r>
    </w:p>
    <w:p w:rsidR="00000000" w:rsidDel="00000000" w:rsidP="00000000" w:rsidRDefault="00000000" w:rsidRPr="00000000" w14:paraId="00001F4E">
      <w:pPr>
        <w:jc w:val="center"/>
        <w:rPr/>
      </w:pPr>
      <w:r w:rsidDel="00000000" w:rsidR="00000000" w:rsidRPr="00000000">
        <w:rPr>
          <w:rtl w:val="0"/>
        </w:rPr>
        <w:t xml:space="preserve">DEEGS</w:t>
      </w:r>
    </w:p>
    <w:p w:rsidR="00000000" w:rsidDel="00000000" w:rsidP="00000000" w:rsidRDefault="00000000" w:rsidRPr="00000000" w14:paraId="00001F4F">
      <w:pPr>
        <w:jc w:val="center"/>
        <w:rPr/>
      </w:pPr>
      <w:r w:rsidDel="00000000" w:rsidR="00000000" w:rsidRPr="00000000">
        <w:rPr>
          <w:rtl w:val="0"/>
        </w:rPr>
        <w:t xml:space="preserve">My favorite conveniENCE is 9/11.</w:t>
      </w:r>
    </w:p>
    <w:p w:rsidR="00000000" w:rsidDel="00000000" w:rsidP="00000000" w:rsidRDefault="00000000" w:rsidRPr="00000000" w14:paraId="00001F50">
      <w:pPr>
        <w:jc w:val="center"/>
        <w:rPr/>
      </w:pPr>
      <w:r w:rsidDel="00000000" w:rsidR="00000000" w:rsidRPr="00000000">
        <w:rPr>
          <w:rtl w:val="0"/>
        </w:rPr>
      </w:r>
    </w:p>
    <w:p w:rsidR="00000000" w:rsidDel="00000000" w:rsidP="00000000" w:rsidRDefault="00000000" w:rsidRPr="00000000" w14:paraId="00001F51">
      <w:pPr>
        <w:jc w:val="center"/>
        <w:rPr/>
      </w:pPr>
      <w:r w:rsidDel="00000000" w:rsidR="00000000" w:rsidRPr="00000000">
        <w:rPr>
          <w:rtl w:val="0"/>
        </w:rPr>
        <w:t xml:space="preserve">VOLDEMORT</w:t>
        <w:br w:type="textWrapping"/>
        <w:t xml:space="preserve">It is I, Lord Voldemort. Prepare, for I am about to take over your vast muggle world with the power of MAGIC-</w:t>
      </w:r>
    </w:p>
    <w:p w:rsidR="00000000" w:rsidDel="00000000" w:rsidP="00000000" w:rsidRDefault="00000000" w:rsidRPr="00000000" w14:paraId="00001F52">
      <w:pPr>
        <w:jc w:val="center"/>
        <w:rPr/>
      </w:pPr>
      <w:r w:rsidDel="00000000" w:rsidR="00000000" w:rsidRPr="00000000">
        <w:rPr>
          <w:rtl w:val="0"/>
        </w:rPr>
      </w:r>
    </w:p>
    <w:p w:rsidR="00000000" w:rsidDel="00000000" w:rsidP="00000000" w:rsidRDefault="00000000" w:rsidRPr="00000000" w14:paraId="00001F53">
      <w:pPr>
        <w:jc w:val="center"/>
        <w:rPr/>
      </w:pPr>
      <w:r w:rsidDel="00000000" w:rsidR="00000000" w:rsidRPr="00000000">
        <w:rPr>
          <w:rtl w:val="0"/>
        </w:rPr>
        <w:t xml:space="preserve">IGOR</w:t>
        <w:br w:type="textWrapping"/>
        <w:t xml:space="preserve">Hey baby.</w:t>
      </w:r>
    </w:p>
    <w:p w:rsidR="00000000" w:rsidDel="00000000" w:rsidP="00000000" w:rsidRDefault="00000000" w:rsidRPr="00000000" w14:paraId="00001F54">
      <w:pPr>
        <w:jc w:val="center"/>
        <w:rPr/>
      </w:pPr>
      <w:r w:rsidDel="00000000" w:rsidR="00000000" w:rsidRPr="00000000">
        <w:rPr>
          <w:rtl w:val="0"/>
        </w:rPr>
      </w:r>
    </w:p>
    <w:p w:rsidR="00000000" w:rsidDel="00000000" w:rsidP="00000000" w:rsidRDefault="00000000" w:rsidRPr="00000000" w14:paraId="00001F55">
      <w:pPr>
        <w:jc w:val="center"/>
        <w:rPr/>
      </w:pPr>
      <w:r w:rsidDel="00000000" w:rsidR="00000000" w:rsidRPr="00000000">
        <w:rPr>
          <w:rtl w:val="0"/>
        </w:rPr>
        <w:t xml:space="preserve">[i just died in your arms tonighttttt]</w:t>
      </w:r>
    </w:p>
    <w:p w:rsidR="00000000" w:rsidDel="00000000" w:rsidP="00000000" w:rsidRDefault="00000000" w:rsidRPr="00000000" w14:paraId="00001F56">
      <w:pPr>
        <w:jc w:val="center"/>
        <w:rPr/>
      </w:pPr>
      <w:r w:rsidDel="00000000" w:rsidR="00000000" w:rsidRPr="00000000">
        <w:rPr>
          <w:rtl w:val="0"/>
        </w:rPr>
      </w:r>
    </w:p>
    <w:p w:rsidR="00000000" w:rsidDel="00000000" w:rsidP="00000000" w:rsidRDefault="00000000" w:rsidRPr="00000000" w14:paraId="00001F57">
      <w:pPr>
        <w:jc w:val="center"/>
        <w:rPr/>
      </w:pPr>
      <w:r w:rsidDel="00000000" w:rsidR="00000000" w:rsidRPr="00000000">
        <w:rPr>
          <w:rtl w:val="0"/>
        </w:rPr>
        <w:t xml:space="preserve">VOLDEMORT</w:t>
        <w:br w:type="textWrapping"/>
        <w:t xml:space="preserve">Uh, hey. AS I WAS SAYING-</w:t>
      </w:r>
    </w:p>
    <w:p w:rsidR="00000000" w:rsidDel="00000000" w:rsidP="00000000" w:rsidRDefault="00000000" w:rsidRPr="00000000" w14:paraId="00001F58">
      <w:pPr>
        <w:jc w:val="center"/>
        <w:rPr/>
      </w:pPr>
      <w:r w:rsidDel="00000000" w:rsidR="00000000" w:rsidRPr="00000000">
        <w:rPr>
          <w:rtl w:val="0"/>
        </w:rPr>
      </w:r>
    </w:p>
    <w:p w:rsidR="00000000" w:rsidDel="00000000" w:rsidP="00000000" w:rsidRDefault="00000000" w:rsidRPr="00000000" w14:paraId="00001F59">
      <w:pPr>
        <w:jc w:val="center"/>
        <w:rPr/>
      </w:pPr>
      <w:r w:rsidDel="00000000" w:rsidR="00000000" w:rsidRPr="00000000">
        <w:rPr>
          <w:rtl w:val="0"/>
        </w:rPr>
        <w:t xml:space="preserve">IGOR</w:t>
        <w:br w:type="textWrapping"/>
        <w:t xml:space="preserve">C’mere, babe…</w:t>
      </w:r>
    </w:p>
    <w:p w:rsidR="00000000" w:rsidDel="00000000" w:rsidP="00000000" w:rsidRDefault="00000000" w:rsidRPr="00000000" w14:paraId="00001F5A">
      <w:pPr>
        <w:jc w:val="center"/>
        <w:rPr/>
      </w:pPr>
      <w:r w:rsidDel="00000000" w:rsidR="00000000" w:rsidRPr="00000000">
        <w:rPr>
          <w:rtl w:val="0"/>
        </w:rPr>
      </w:r>
    </w:p>
    <w:p w:rsidR="00000000" w:rsidDel="00000000" w:rsidP="00000000" w:rsidRDefault="00000000" w:rsidRPr="00000000" w14:paraId="00001F5B">
      <w:pPr>
        <w:jc w:val="center"/>
        <w:rPr/>
      </w:pPr>
      <w:r w:rsidDel="00000000" w:rsidR="00000000" w:rsidRPr="00000000">
        <w:rPr>
          <w:rtl w:val="0"/>
        </w:rPr>
        <w:t xml:space="preserve">[IGOR gets too close for comfort]</w:t>
      </w:r>
    </w:p>
    <w:p w:rsidR="00000000" w:rsidDel="00000000" w:rsidP="00000000" w:rsidRDefault="00000000" w:rsidRPr="00000000" w14:paraId="00001F5C">
      <w:pPr>
        <w:jc w:val="center"/>
        <w:rPr/>
      </w:pPr>
      <w:r w:rsidDel="00000000" w:rsidR="00000000" w:rsidRPr="00000000">
        <w:rPr>
          <w:rtl w:val="0"/>
        </w:rPr>
      </w:r>
    </w:p>
    <w:p w:rsidR="00000000" w:rsidDel="00000000" w:rsidP="00000000" w:rsidRDefault="00000000" w:rsidRPr="00000000" w14:paraId="00001F5D">
      <w:pPr>
        <w:jc w:val="center"/>
        <w:rPr/>
      </w:pPr>
      <w:r w:rsidDel="00000000" w:rsidR="00000000" w:rsidRPr="00000000">
        <w:rPr>
          <w:rtl w:val="0"/>
        </w:rPr>
        <w:t xml:space="preserve">VOLDEMORT</w:t>
        <w:br w:type="textWrapping"/>
        <w:t xml:space="preserve">Sir, please-</w:t>
      </w:r>
    </w:p>
    <w:p w:rsidR="00000000" w:rsidDel="00000000" w:rsidP="00000000" w:rsidRDefault="00000000" w:rsidRPr="00000000" w14:paraId="00001F5E">
      <w:pPr>
        <w:jc w:val="center"/>
        <w:rPr/>
      </w:pPr>
      <w:r w:rsidDel="00000000" w:rsidR="00000000" w:rsidRPr="00000000">
        <w:rPr>
          <w:rtl w:val="0"/>
        </w:rPr>
      </w:r>
    </w:p>
    <w:p w:rsidR="00000000" w:rsidDel="00000000" w:rsidP="00000000" w:rsidRDefault="00000000" w:rsidRPr="00000000" w14:paraId="00001F5F">
      <w:pPr>
        <w:jc w:val="center"/>
        <w:rPr/>
      </w:pPr>
      <w:r w:rsidDel="00000000" w:rsidR="00000000" w:rsidRPr="00000000">
        <w:rPr>
          <w:rtl w:val="0"/>
        </w:rPr>
        <w:t xml:space="preserve">IGOR</w:t>
        <w:br w:type="textWrapping"/>
        <w:t xml:space="preserve">Come to the back, Tom… Or </w:t>
      </w:r>
      <w:r w:rsidDel="00000000" w:rsidR="00000000" w:rsidRPr="00000000">
        <w:rPr>
          <w:b w:val="1"/>
          <w:bCs w:val="1"/>
          <w:i w:val="1"/>
          <w:iCs w:val="1"/>
          <w:rtl w:val="0"/>
        </w:rPr>
        <w:t xml:space="preserve">I</w:t>
      </w:r>
      <w:r w:rsidDel="00000000" w:rsidR="00000000" w:rsidRPr="00000000">
        <w:rPr>
          <w:rtl w:val="0"/>
        </w:rPr>
        <w:t xml:space="preserve"> will…</w:t>
      </w:r>
    </w:p>
    <w:p w:rsidR="00000000" w:rsidDel="00000000" w:rsidP="00000000" w:rsidRDefault="00000000" w:rsidRPr="00000000" w14:paraId="00001F60">
      <w:pPr>
        <w:jc w:val="center"/>
        <w:rPr/>
      </w:pPr>
      <w:r w:rsidDel="00000000" w:rsidR="00000000" w:rsidRPr="00000000">
        <w:rPr>
          <w:rtl w:val="0"/>
        </w:rPr>
      </w:r>
    </w:p>
    <w:p w:rsidR="00000000" w:rsidDel="00000000" w:rsidP="00000000" w:rsidRDefault="00000000" w:rsidRPr="00000000" w14:paraId="00001F61">
      <w:pPr>
        <w:jc w:val="center"/>
        <w:rPr/>
      </w:pPr>
      <w:commentRangeStart w:id="306"/>
      <w:r w:rsidDel="00000000" w:rsidR="00000000" w:rsidRPr="00000000">
        <w:rPr>
          <w:rtl w:val="0"/>
        </w:rPr>
        <w:t xml:space="preserve">[IGOR drags a screaming VOLDEMORT into the closet, and you hear screams for help throughout the next five minutes]</w:t>
      </w:r>
      <w:commentRangeEnd w:id="306"/>
      <w:r w:rsidDel="00000000" w:rsidR="00000000" w:rsidRPr="00000000">
        <w:commentReference w:id="306"/>
      </w:r>
      <w:r w:rsidDel="00000000" w:rsidR="00000000" w:rsidRPr="00000000">
        <w:rPr>
          <w:rtl w:val="0"/>
        </w:rPr>
      </w:r>
    </w:p>
    <w:p w:rsidR="00000000" w:rsidDel="00000000" w:rsidP="00000000" w:rsidRDefault="00000000" w:rsidRPr="00000000" w14:paraId="00001F62">
      <w:pPr>
        <w:jc w:val="center"/>
        <w:rPr/>
      </w:pPr>
      <w:r w:rsidDel="00000000" w:rsidR="00000000" w:rsidRPr="00000000">
        <w:rPr>
          <w:rtl w:val="0"/>
        </w:rPr>
      </w:r>
    </w:p>
    <w:p w:rsidR="00000000" w:rsidDel="00000000" w:rsidP="00000000" w:rsidRDefault="00000000" w:rsidRPr="00000000" w14:paraId="00001F63">
      <w:pPr>
        <w:jc w:val="center"/>
        <w:rPr/>
      </w:pPr>
      <w:r w:rsidDel="00000000" w:rsidR="00000000" w:rsidRPr="00000000">
        <w:rPr>
          <w:rtl w:val="0"/>
        </w:rPr>
        <w:t xml:space="preserve">STARR</w:t>
        <w:br w:type="textWrapping"/>
        <w:t xml:space="preserve">Welp, that’s taken care of.</w:t>
      </w:r>
    </w:p>
    <w:p w:rsidR="00000000" w:rsidDel="00000000" w:rsidP="00000000" w:rsidRDefault="00000000" w:rsidRPr="00000000" w14:paraId="00001F64">
      <w:pPr>
        <w:jc w:val="center"/>
        <w:rPr/>
      </w:pPr>
      <w:r w:rsidDel="00000000" w:rsidR="00000000" w:rsidRPr="00000000">
        <w:rPr>
          <w:rtl w:val="0"/>
        </w:rPr>
      </w:r>
    </w:p>
    <w:p w:rsidR="00000000" w:rsidDel="00000000" w:rsidP="00000000" w:rsidRDefault="00000000" w:rsidRPr="00000000" w14:paraId="00001F65">
      <w:pPr>
        <w:jc w:val="center"/>
        <w:rPr/>
      </w:pPr>
      <w:r w:rsidDel="00000000" w:rsidR="00000000" w:rsidRPr="00000000">
        <w:rPr>
          <w:rtl w:val="0"/>
        </w:rPr>
        <w:t xml:space="preserve">DEEGS</w:t>
        <w:br w:type="textWrapping"/>
        <w:t xml:space="preserve">WOAH GUYS LOOK AT THIS EPIC MACHINE!!!</w:t>
      </w:r>
    </w:p>
    <w:p w:rsidR="00000000" w:rsidDel="00000000" w:rsidP="00000000" w:rsidRDefault="00000000" w:rsidRPr="00000000" w14:paraId="00001F66">
      <w:pPr>
        <w:jc w:val="center"/>
        <w:rPr/>
      </w:pPr>
      <w:r w:rsidDel="00000000" w:rsidR="00000000" w:rsidRPr="00000000">
        <w:rPr>
          <w:rtl w:val="0"/>
        </w:rPr>
      </w:r>
    </w:p>
    <w:p w:rsidR="00000000" w:rsidDel="00000000" w:rsidP="00000000" w:rsidRDefault="00000000" w:rsidRPr="00000000" w14:paraId="00001F67">
      <w:pPr>
        <w:jc w:val="center"/>
        <w:rPr/>
      </w:pPr>
      <w:r w:rsidDel="00000000" w:rsidR="00000000" w:rsidRPr="00000000">
        <w:rPr>
          <w:rtl w:val="0"/>
        </w:rPr>
        <w:t xml:space="preserve">[epic montage with ZIP and PER while they go thru cool portal thingy]</w:t>
      </w:r>
    </w:p>
    <w:p w:rsidR="00000000" w:rsidDel="00000000" w:rsidP="00000000" w:rsidRDefault="00000000" w:rsidRPr="00000000" w14:paraId="00001F68">
      <w:pPr>
        <w:jc w:val="center"/>
        <w:rPr/>
      </w:pPr>
      <w:r w:rsidDel="00000000" w:rsidR="00000000" w:rsidRPr="00000000">
        <w:rPr>
          <w:rtl w:val="0"/>
        </w:rPr>
      </w:r>
    </w:p>
    <w:p w:rsidR="00000000" w:rsidDel="00000000" w:rsidP="00000000" w:rsidRDefault="00000000" w:rsidRPr="00000000" w14:paraId="00001F69">
      <w:pPr>
        <w:jc w:val="center"/>
        <w:rPr>
          <w:b w:val="1"/>
          <w:bCs w:val="1"/>
        </w:rPr>
      </w:pPr>
      <w:r w:rsidDel="00000000" w:rsidR="00000000" w:rsidRPr="00000000">
        <w:rPr>
          <w:b w:val="1"/>
          <w:bCs w:val="1"/>
          <w:rtl w:val="0"/>
        </w:rPr>
        <w:t xml:space="preserve">PER</w:t>
      </w:r>
    </w:p>
    <w:p w:rsidR="00000000" w:rsidDel="00000000" w:rsidP="00000000" w:rsidRDefault="00000000" w:rsidRPr="00000000" w14:paraId="00001F6A">
      <w:pPr>
        <w:jc w:val="center"/>
        <w:rPr>
          <w:b w:val="1"/>
          <w:bCs w:val="1"/>
        </w:rPr>
      </w:pPr>
      <w:r w:rsidDel="00000000" w:rsidR="00000000" w:rsidRPr="00000000">
        <w:rPr>
          <w:b w:val="1"/>
          <w:bCs w:val="1"/>
          <w:rtl w:val="0"/>
        </w:rPr>
        <w:t xml:space="preserve">Welllllllllllll- the Nenjac kids are going through the universe</w:t>
      </w:r>
    </w:p>
    <w:p w:rsidR="00000000" w:rsidDel="00000000" w:rsidP="00000000" w:rsidRDefault="00000000" w:rsidRPr="00000000" w14:paraId="00001F6B">
      <w:pPr>
        <w:jc w:val="center"/>
        <w:rPr>
          <w:b w:val="1"/>
          <w:bCs w:val="1"/>
        </w:rPr>
      </w:pPr>
      <w:r w:rsidDel="00000000" w:rsidR="00000000" w:rsidRPr="00000000">
        <w:rPr>
          <w:b w:val="1"/>
          <w:bCs w:val="1"/>
          <w:rtl w:val="0"/>
        </w:rPr>
        <w:t xml:space="preserve">All while in a closet, you-know-who’s getting hurt!</w:t>
      </w:r>
    </w:p>
    <w:p w:rsidR="00000000" w:rsidDel="00000000" w:rsidP="00000000" w:rsidRDefault="00000000" w:rsidRPr="00000000" w14:paraId="00001F6C">
      <w:pPr>
        <w:jc w:val="center"/>
        <w:rPr>
          <w:b w:val="1"/>
          <w:bCs w:val="1"/>
        </w:rPr>
      </w:pPr>
      <w:r w:rsidDel="00000000" w:rsidR="00000000" w:rsidRPr="00000000">
        <w:rPr>
          <w:b w:val="1"/>
          <w:bCs w:val="1"/>
          <w:rtl w:val="0"/>
        </w:rPr>
        <w:t xml:space="preserve">I like buff gay dudes, but Starr does not</w:t>
      </w:r>
    </w:p>
    <w:p w:rsidR="00000000" w:rsidDel="00000000" w:rsidP="00000000" w:rsidRDefault="00000000" w:rsidRPr="00000000" w14:paraId="00001F6D">
      <w:pPr>
        <w:jc w:val="center"/>
        <w:rPr>
          <w:b w:val="1"/>
          <w:bCs w:val="1"/>
        </w:rPr>
      </w:pPr>
      <w:r w:rsidDel="00000000" w:rsidR="00000000" w:rsidRPr="00000000">
        <w:rPr>
          <w:b w:val="1"/>
          <w:bCs w:val="1"/>
          <w:rtl w:val="0"/>
        </w:rPr>
        <w:t xml:space="preserve">He is super straight, and Warren never smokes pot!</w:t>
      </w:r>
    </w:p>
    <w:p w:rsidR="00000000" w:rsidDel="00000000" w:rsidP="00000000" w:rsidRDefault="00000000" w:rsidRPr="00000000" w14:paraId="00001F6E">
      <w:pPr>
        <w:jc w:val="center"/>
        <w:rPr>
          <w:b w:val="1"/>
          <w:bCs w:val="1"/>
        </w:rPr>
      </w:pPr>
      <w:r w:rsidDel="00000000" w:rsidR="00000000" w:rsidRPr="00000000">
        <w:rPr>
          <w:rtl w:val="0"/>
        </w:rPr>
      </w:r>
    </w:p>
    <w:p w:rsidR="00000000" w:rsidDel="00000000" w:rsidP="00000000" w:rsidRDefault="00000000" w:rsidRPr="00000000" w14:paraId="00001F6F">
      <w:pPr>
        <w:jc w:val="center"/>
        <w:rPr>
          <w:b w:val="1"/>
          <w:bCs w:val="1"/>
        </w:rPr>
      </w:pPr>
      <w:r w:rsidDel="00000000" w:rsidR="00000000" w:rsidRPr="00000000">
        <w:rPr>
          <w:b w:val="1"/>
          <w:bCs w:val="1"/>
          <w:rtl w:val="0"/>
        </w:rPr>
        <w:t xml:space="preserve">ZIP</w:t>
        <w:br w:type="textWrapping"/>
        <w:t xml:space="preserve">They’re so cool! The Nenjac kids are so cool!</w:t>
        <w:br w:type="textWrapping"/>
        <w:t xml:space="preserve">They’re so cool! The Nenjac kids are so cool!</w:t>
        <w:br w:type="textWrapping"/>
        <w:t xml:space="preserve">I love ‘em I love ‘em your boy Zip he loves ‘em</w:t>
      </w:r>
    </w:p>
    <w:p w:rsidR="00000000" w:rsidDel="00000000" w:rsidP="00000000" w:rsidRDefault="00000000" w:rsidRPr="00000000" w14:paraId="00001F70">
      <w:pPr>
        <w:jc w:val="center"/>
        <w:rPr>
          <w:b w:val="1"/>
          <w:bCs w:val="1"/>
        </w:rPr>
      </w:pPr>
      <w:r w:rsidDel="00000000" w:rsidR="00000000" w:rsidRPr="00000000">
        <w:rPr>
          <w:b w:val="1"/>
          <w:bCs w:val="1"/>
          <w:rtl w:val="0"/>
        </w:rPr>
        <w:t xml:space="preserve">THE NENJAAAC KIDS ARE SOOOO… cool!</w:t>
      </w:r>
    </w:p>
    <w:p w:rsidR="00000000" w:rsidDel="00000000" w:rsidP="00000000" w:rsidRDefault="00000000" w:rsidRPr="00000000" w14:paraId="00001F71">
      <w:pPr>
        <w:jc w:val="center"/>
        <w:rPr>
          <w:b w:val="1"/>
          <w:bCs w:val="1"/>
        </w:rPr>
      </w:pPr>
      <w:r w:rsidDel="00000000" w:rsidR="00000000" w:rsidRPr="00000000">
        <w:rPr>
          <w:rtl w:val="0"/>
        </w:rPr>
      </w:r>
    </w:p>
    <w:p w:rsidR="00000000" w:rsidDel="00000000" w:rsidP="00000000" w:rsidRDefault="00000000" w:rsidRPr="00000000" w14:paraId="00001F72">
      <w:pPr>
        <w:jc w:val="center"/>
        <w:rPr>
          <w:b w:val="1"/>
          <w:bCs w:val="1"/>
        </w:rPr>
      </w:pPr>
      <w:r w:rsidDel="00000000" w:rsidR="00000000" w:rsidRPr="00000000">
        <w:rPr>
          <w:b w:val="1"/>
          <w:bCs w:val="1"/>
          <w:rtl w:val="0"/>
        </w:rPr>
        <w:t xml:space="preserve">ZIP/PER</w:t>
      </w:r>
    </w:p>
    <w:p w:rsidR="00000000" w:rsidDel="00000000" w:rsidP="00000000" w:rsidRDefault="00000000" w:rsidRPr="00000000" w14:paraId="00001F73">
      <w:pPr>
        <w:jc w:val="center"/>
        <w:rPr>
          <w:b w:val="1"/>
          <w:bCs w:val="1"/>
        </w:rPr>
      </w:pPr>
      <w:r w:rsidDel="00000000" w:rsidR="00000000" w:rsidRPr="00000000">
        <w:rPr>
          <w:b w:val="1"/>
          <w:bCs w:val="1"/>
          <w:rtl w:val="0"/>
        </w:rPr>
        <w:t xml:space="preserve">BUM BUM!</w:t>
      </w:r>
    </w:p>
    <w:p w:rsidR="00000000" w:rsidDel="00000000" w:rsidP="00000000" w:rsidRDefault="00000000" w:rsidRPr="00000000" w14:paraId="00001F74">
      <w:pPr>
        <w:jc w:val="center"/>
        <w:rPr/>
      </w:pPr>
      <w:r w:rsidDel="00000000" w:rsidR="00000000" w:rsidRPr="00000000">
        <w:rPr>
          <w:rtl w:val="0"/>
        </w:rPr>
      </w:r>
    </w:p>
    <w:p w:rsidR="00000000" w:rsidDel="00000000" w:rsidP="00000000" w:rsidRDefault="00000000" w:rsidRPr="00000000" w14:paraId="00001F75">
      <w:pPr>
        <w:jc w:val="center"/>
        <w:rPr/>
      </w:pPr>
      <w:r w:rsidDel="00000000" w:rsidR="00000000" w:rsidRPr="00000000">
        <w:rPr>
          <w:rtl w:val="0"/>
        </w:rPr>
        <w:t xml:space="preserve">STARR</w:t>
        <w:br w:type="textWrapping"/>
        <w:t xml:space="preserve">Woah, look, we’re here!</w:t>
      </w:r>
    </w:p>
    <w:p w:rsidR="00000000" w:rsidDel="00000000" w:rsidP="00000000" w:rsidRDefault="00000000" w:rsidRPr="00000000" w14:paraId="00001F76">
      <w:pPr>
        <w:jc w:val="center"/>
        <w:rPr/>
      </w:pPr>
      <w:r w:rsidDel="00000000" w:rsidR="00000000" w:rsidRPr="00000000">
        <w:rPr>
          <w:rtl w:val="0"/>
        </w:rPr>
        <w:br w:type="textWrapping"/>
        <w:t xml:space="preserve">DEEGS</w:t>
        <w:br w:type="textWrapping"/>
        <w:t xml:space="preserve">Where are we?</w:t>
      </w:r>
    </w:p>
    <w:p w:rsidR="00000000" w:rsidDel="00000000" w:rsidP="00000000" w:rsidRDefault="00000000" w:rsidRPr="00000000" w14:paraId="00001F77">
      <w:pPr>
        <w:jc w:val="center"/>
        <w:rPr/>
      </w:pPr>
      <w:r w:rsidDel="00000000" w:rsidR="00000000" w:rsidRPr="00000000">
        <w:rPr>
          <w:rtl w:val="0"/>
        </w:rPr>
      </w:r>
    </w:p>
    <w:p w:rsidR="00000000" w:rsidDel="00000000" w:rsidP="00000000" w:rsidRDefault="00000000" w:rsidRPr="00000000" w14:paraId="00001F78">
      <w:pPr>
        <w:jc w:val="center"/>
        <w:rPr/>
      </w:pPr>
      <w:r w:rsidDel="00000000" w:rsidR="00000000" w:rsidRPr="00000000">
        <w:rPr>
          <w:rtl w:val="0"/>
        </w:rPr>
        <w:t xml:space="preserve">STARR</w:t>
        <w:br w:type="textWrapping"/>
        <w:t xml:space="preserve">We are… SPIN THE WHEEL.</w:t>
      </w:r>
    </w:p>
    <w:p w:rsidR="00000000" w:rsidDel="00000000" w:rsidP="00000000" w:rsidRDefault="00000000" w:rsidRPr="00000000" w14:paraId="00001F79">
      <w:pPr>
        <w:jc w:val="center"/>
        <w:rPr/>
      </w:pPr>
      <w:r w:rsidDel="00000000" w:rsidR="00000000" w:rsidRPr="00000000">
        <w:rPr>
          <w:rtl w:val="0"/>
        </w:rPr>
      </w:r>
    </w:p>
    <w:p w:rsidR="00000000" w:rsidDel="00000000" w:rsidP="00000000" w:rsidRDefault="00000000" w:rsidRPr="00000000" w14:paraId="00001F7A">
      <w:pPr>
        <w:jc w:val="center"/>
        <w:rPr/>
      </w:pPr>
      <w:r w:rsidDel="00000000" w:rsidR="00000000" w:rsidRPr="00000000">
        <w:rPr>
          <w:rtl w:val="0"/>
        </w:rPr>
        <w:t xml:space="preserve">[wheel spins]</w:t>
      </w:r>
    </w:p>
    <w:p w:rsidR="00000000" w:rsidDel="00000000" w:rsidP="00000000" w:rsidRDefault="00000000" w:rsidRPr="00000000" w14:paraId="00001F7B">
      <w:pPr>
        <w:jc w:val="center"/>
        <w:rPr/>
      </w:pPr>
      <w:r w:rsidDel="00000000" w:rsidR="00000000" w:rsidRPr="00000000">
        <w:rPr>
          <w:rtl w:val="0"/>
        </w:rPr>
      </w:r>
    </w:p>
    <w:p w:rsidR="00000000" w:rsidDel="00000000" w:rsidP="00000000" w:rsidRDefault="00000000" w:rsidRPr="00000000" w14:paraId="00001F7C">
      <w:pPr>
        <w:jc w:val="center"/>
        <w:rPr/>
      </w:pPr>
      <w:r w:rsidDel="00000000" w:rsidR="00000000" w:rsidRPr="00000000">
        <w:rPr>
          <w:rtl w:val="0"/>
        </w:rPr>
        <w:t xml:space="preserve">STARR</w:t>
        <w:br w:type="textWrapping"/>
        <w:t xml:space="preserve">C’mon, dean mcqueen universe where EVERYONE is dean mcqueen and clothes are BANNED…c’mon c’mon…</w:t>
      </w:r>
    </w:p>
    <w:p w:rsidR="00000000" w:rsidDel="00000000" w:rsidP="00000000" w:rsidRDefault="00000000" w:rsidRPr="00000000" w14:paraId="00001F7D">
      <w:pPr>
        <w:jc w:val="center"/>
        <w:rPr/>
      </w:pPr>
      <w:r w:rsidDel="00000000" w:rsidR="00000000" w:rsidRPr="00000000">
        <w:rPr>
          <w:rtl w:val="0"/>
        </w:rPr>
      </w:r>
    </w:p>
    <w:p w:rsidR="00000000" w:rsidDel="00000000" w:rsidP="00000000" w:rsidRDefault="00000000" w:rsidRPr="00000000" w14:paraId="00001F7E">
      <w:pPr>
        <w:jc w:val="center"/>
        <w:rPr/>
      </w:pPr>
      <w:r w:rsidDel="00000000" w:rsidR="00000000" w:rsidRPr="00000000">
        <w:rPr>
          <w:rtl w:val="0"/>
        </w:rPr>
        <w:t xml:space="preserve">[it lands on something and they get teleported]</w:t>
      </w:r>
    </w:p>
    <w:p w:rsidR="00000000" w:rsidDel="00000000" w:rsidP="00000000" w:rsidRDefault="00000000" w:rsidRPr="00000000" w14:paraId="00001F7F">
      <w:pPr>
        <w:jc w:val="center"/>
        <w:rPr/>
      </w:pPr>
      <w:r w:rsidDel="00000000" w:rsidR="00000000" w:rsidRPr="00000000">
        <w:rPr>
          <w:rtl w:val="0"/>
        </w:rPr>
      </w:r>
    </w:p>
    <w:p w:rsidR="00000000" w:rsidDel="00000000" w:rsidP="00000000" w:rsidRDefault="00000000" w:rsidRPr="00000000" w14:paraId="00001F80">
      <w:pPr>
        <w:jc w:val="center"/>
        <w:rPr/>
      </w:pPr>
      <w:r w:rsidDel="00000000" w:rsidR="00000000" w:rsidRPr="00000000">
        <w:rPr>
          <w:rtl w:val="0"/>
        </w:rPr>
        <w:t xml:space="preserve">DEEGS</w:t>
        <w:br w:type="textWrapping"/>
        <w:t xml:space="preserve">Alright, what the fuck is the EpsteinVerse.</w:t>
      </w:r>
    </w:p>
    <w:p w:rsidR="00000000" w:rsidDel="00000000" w:rsidP="00000000" w:rsidRDefault="00000000" w:rsidRPr="00000000" w14:paraId="00001F81">
      <w:pPr>
        <w:jc w:val="center"/>
        <w:rPr/>
      </w:pPr>
      <w:r w:rsidDel="00000000" w:rsidR="00000000" w:rsidRPr="00000000">
        <w:rPr>
          <w:rtl w:val="0"/>
        </w:rPr>
      </w:r>
    </w:p>
    <w:p w:rsidR="00000000" w:rsidDel="00000000" w:rsidP="00000000" w:rsidRDefault="00000000" w:rsidRPr="00000000" w14:paraId="00001F82">
      <w:pPr>
        <w:jc w:val="center"/>
        <w:rPr/>
      </w:pPr>
      <w:r w:rsidDel="00000000" w:rsidR="00000000" w:rsidRPr="00000000">
        <w:rPr>
          <w:rtl w:val="0"/>
        </w:rPr>
        <w:t xml:space="preserve">ELEA</w:t>
      </w:r>
    </w:p>
    <w:p w:rsidR="00000000" w:rsidDel="00000000" w:rsidP="00000000" w:rsidRDefault="00000000" w:rsidRPr="00000000" w14:paraId="00001F83">
      <w:pPr>
        <w:jc w:val="center"/>
        <w:rPr/>
      </w:pPr>
      <w:r w:rsidDel="00000000" w:rsidR="00000000" w:rsidRPr="00000000">
        <w:rPr>
          <w:rtl w:val="0"/>
        </w:rPr>
        <w:t xml:space="preserve">Um, I think EVERY verse is the epstein verse…</w:t>
      </w:r>
    </w:p>
    <w:p w:rsidR="00000000" w:rsidDel="00000000" w:rsidP="00000000" w:rsidRDefault="00000000" w:rsidRPr="00000000" w14:paraId="00001F84">
      <w:pPr>
        <w:jc w:val="center"/>
        <w:rPr/>
      </w:pPr>
      <w:r w:rsidDel="00000000" w:rsidR="00000000" w:rsidRPr="00000000">
        <w:rPr>
          <w:rtl w:val="0"/>
        </w:rPr>
      </w:r>
    </w:p>
    <w:p w:rsidR="00000000" w:rsidDel="00000000" w:rsidP="00000000" w:rsidRDefault="00000000" w:rsidRPr="00000000" w14:paraId="00001F85">
      <w:pPr>
        <w:jc w:val="center"/>
        <w:rPr/>
      </w:pPr>
      <w:r w:rsidDel="00000000" w:rsidR="00000000" w:rsidRPr="00000000">
        <w:rPr>
          <w:rtl w:val="0"/>
        </w:rPr>
        <w:t xml:space="preserve">NERD</w:t>
        <w:br w:type="textWrapping"/>
        <w:t xml:space="preserve">Erm, guys! You weren't supposed to spin my epic wheel of misfortune!!</w:t>
      </w:r>
    </w:p>
    <w:p w:rsidR="00000000" w:rsidDel="00000000" w:rsidP="00000000" w:rsidRDefault="00000000" w:rsidRPr="00000000" w14:paraId="00001F86">
      <w:pPr>
        <w:jc w:val="center"/>
        <w:rPr/>
      </w:pPr>
      <w:r w:rsidDel="00000000" w:rsidR="00000000" w:rsidRPr="00000000">
        <w:rPr>
          <w:rtl w:val="0"/>
        </w:rPr>
      </w:r>
    </w:p>
    <w:p w:rsidR="00000000" w:rsidDel="00000000" w:rsidP="00000000" w:rsidRDefault="00000000" w:rsidRPr="00000000" w14:paraId="00001F87">
      <w:pPr>
        <w:jc w:val="center"/>
        <w:rPr/>
      </w:pPr>
      <w:r w:rsidDel="00000000" w:rsidR="00000000" w:rsidRPr="00000000">
        <w:rPr>
          <w:rtl w:val="0"/>
        </w:rPr>
        <w:t xml:space="preserve">DEEGS</w:t>
        <w:br w:type="textWrapping"/>
        <w:t xml:space="preserve">I thought it </w:t>
      </w:r>
      <w:r w:rsidDel="00000000" w:rsidR="00000000" w:rsidRPr="00000000">
        <w:rPr>
          <w:rtl w:val="0"/>
        </w:rPr>
        <w:t xml:space="preserve">was wheel</w:t>
      </w:r>
      <w:r w:rsidDel="00000000" w:rsidR="00000000" w:rsidRPr="00000000">
        <w:rPr>
          <w:rtl w:val="0"/>
        </w:rPr>
        <w:t xml:space="preserve"> of fortune?</w:t>
      </w:r>
    </w:p>
    <w:p w:rsidR="00000000" w:rsidDel="00000000" w:rsidP="00000000" w:rsidRDefault="00000000" w:rsidRPr="00000000" w14:paraId="00001F88">
      <w:pPr>
        <w:jc w:val="center"/>
        <w:rPr/>
      </w:pPr>
      <w:r w:rsidDel="00000000" w:rsidR="00000000" w:rsidRPr="00000000">
        <w:rPr>
          <w:rtl w:val="0"/>
        </w:rPr>
      </w:r>
    </w:p>
    <w:p w:rsidR="00000000" w:rsidDel="00000000" w:rsidP="00000000" w:rsidRDefault="00000000" w:rsidRPr="00000000" w14:paraId="00001F89">
      <w:pPr>
        <w:jc w:val="center"/>
        <w:rPr/>
      </w:pPr>
      <w:r w:rsidDel="00000000" w:rsidR="00000000" w:rsidRPr="00000000">
        <w:rPr>
          <w:rtl w:val="0"/>
        </w:rPr>
        <w:t xml:space="preserve">ELEA</w:t>
      </w:r>
    </w:p>
    <w:p w:rsidR="00000000" w:rsidDel="00000000" w:rsidP="00000000" w:rsidRDefault="00000000" w:rsidRPr="00000000" w14:paraId="00001F8A">
      <w:pPr>
        <w:jc w:val="center"/>
        <w:rPr/>
      </w:pPr>
      <w:r w:rsidDel="00000000" w:rsidR="00000000" w:rsidRPr="00000000">
        <w:rPr>
          <w:rtl w:val="0"/>
        </w:rPr>
        <w:t xml:space="preserve">I think-</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jc w:val="center"/>
        <w:rPr/>
      </w:pPr>
      <w:r w:rsidDel="00000000" w:rsidR="00000000" w:rsidRPr="00000000">
        <w:rPr>
          <w:rtl w:val="0"/>
        </w:rPr>
        <w:t xml:space="preserve">[a stray Epstein eats Elea]</w:t>
      </w:r>
    </w:p>
    <w:p w:rsidR="00000000" w:rsidDel="00000000" w:rsidP="00000000" w:rsidRDefault="00000000" w:rsidRPr="00000000" w14:paraId="00001F8D">
      <w:pPr>
        <w:jc w:val="center"/>
        <w:rPr/>
      </w:pPr>
      <w:r w:rsidDel="00000000" w:rsidR="00000000" w:rsidRPr="00000000">
        <w:rPr>
          <w:rtl w:val="0"/>
        </w:rPr>
      </w:r>
    </w:p>
    <w:p w:rsidR="00000000" w:rsidDel="00000000" w:rsidP="00000000" w:rsidRDefault="00000000" w:rsidRPr="00000000" w14:paraId="00001F8E">
      <w:pPr>
        <w:jc w:val="center"/>
        <w:rPr/>
      </w:pPr>
      <w:r w:rsidDel="00000000" w:rsidR="00000000" w:rsidRPr="00000000">
        <w:rPr>
          <w:rtl w:val="0"/>
        </w:rPr>
        <w:t xml:space="preserve">STRAY EPSTEIN</w:t>
        <w:br w:type="textWrapping"/>
        <w:t xml:space="preserve">Yum. Not an infant pig, but itll have to do.</w:t>
      </w:r>
    </w:p>
    <w:p w:rsidR="00000000" w:rsidDel="00000000" w:rsidP="00000000" w:rsidRDefault="00000000" w:rsidRPr="00000000" w14:paraId="00001F8F">
      <w:pPr>
        <w:jc w:val="center"/>
        <w:rPr/>
      </w:pPr>
      <w:r w:rsidDel="00000000" w:rsidR="00000000" w:rsidRPr="00000000">
        <w:rPr>
          <w:rtl w:val="0"/>
        </w:rPr>
        <w:br w:type="textWrapping"/>
        <w:t xml:space="preserve">[STRAY EPSTEIN keeps walking]</w:t>
      </w:r>
    </w:p>
    <w:p w:rsidR="00000000" w:rsidDel="00000000" w:rsidP="00000000" w:rsidRDefault="00000000" w:rsidRPr="00000000" w14:paraId="00001F90">
      <w:pPr>
        <w:jc w:val="center"/>
        <w:rPr/>
      </w:pPr>
      <w:r w:rsidDel="00000000" w:rsidR="00000000" w:rsidRPr="00000000">
        <w:rPr>
          <w:rtl w:val="0"/>
        </w:rPr>
      </w:r>
    </w:p>
    <w:p w:rsidR="00000000" w:rsidDel="00000000" w:rsidP="00000000" w:rsidRDefault="00000000" w:rsidRPr="00000000" w14:paraId="00001F91">
      <w:pPr>
        <w:jc w:val="center"/>
        <w:rPr/>
      </w:pPr>
      <w:r w:rsidDel="00000000" w:rsidR="00000000" w:rsidRPr="00000000">
        <w:rPr>
          <w:rtl w:val="0"/>
        </w:rPr>
        <w:t xml:space="preserve">CHIEF</w:t>
      </w:r>
    </w:p>
    <w:p w:rsidR="00000000" w:rsidDel="00000000" w:rsidP="00000000" w:rsidRDefault="00000000" w:rsidRPr="00000000" w14:paraId="00001F92">
      <w:pPr>
        <w:jc w:val="center"/>
        <w:rPr/>
      </w:pPr>
      <w:r w:rsidDel="00000000" w:rsidR="00000000" w:rsidRPr="00000000">
        <w:rPr>
          <w:rtl w:val="0"/>
        </w:rPr>
        <w:t xml:space="preserve">Keep it up, brotha.</w:t>
      </w:r>
    </w:p>
    <w:p w:rsidR="00000000" w:rsidDel="00000000" w:rsidP="00000000" w:rsidRDefault="00000000" w:rsidRPr="00000000" w14:paraId="00001F93">
      <w:pPr>
        <w:jc w:val="center"/>
        <w:rPr/>
      </w:pPr>
      <w:r w:rsidDel="00000000" w:rsidR="00000000" w:rsidRPr="00000000">
        <w:rPr>
          <w:rtl w:val="0"/>
        </w:rPr>
      </w:r>
    </w:p>
    <w:p w:rsidR="00000000" w:rsidDel="00000000" w:rsidP="00000000" w:rsidRDefault="00000000" w:rsidRPr="00000000" w14:paraId="00001F94">
      <w:pPr>
        <w:jc w:val="center"/>
        <w:rPr/>
      </w:pPr>
      <w:r w:rsidDel="00000000" w:rsidR="00000000" w:rsidRPr="00000000">
        <w:rPr>
          <w:rtl w:val="0"/>
        </w:rPr>
        <w:t xml:space="preserve">DEEGS</w:t>
        <w:br w:type="textWrapping"/>
        <w:t xml:space="preserve">Alright, one down. Let’s get the fuck out of here. </w:t>
      </w:r>
    </w:p>
    <w:p w:rsidR="00000000" w:rsidDel="00000000" w:rsidP="00000000" w:rsidRDefault="00000000" w:rsidRPr="00000000" w14:paraId="00001F95">
      <w:pPr>
        <w:jc w:val="center"/>
        <w:rPr/>
      </w:pPr>
      <w:r w:rsidDel="00000000" w:rsidR="00000000" w:rsidRPr="00000000">
        <w:rPr>
          <w:rtl w:val="0"/>
        </w:rPr>
      </w:r>
    </w:p>
    <w:p w:rsidR="00000000" w:rsidDel="00000000" w:rsidP="00000000" w:rsidRDefault="00000000" w:rsidRPr="00000000" w14:paraId="00001F96">
      <w:pPr>
        <w:jc w:val="center"/>
        <w:rPr/>
      </w:pPr>
      <w:r w:rsidDel="00000000" w:rsidR="00000000" w:rsidRPr="00000000">
        <w:rPr>
          <w:rtl w:val="0"/>
        </w:rPr>
        <w:t xml:space="preserve">STARR</w:t>
      </w:r>
    </w:p>
    <w:p w:rsidR="00000000" w:rsidDel="00000000" w:rsidP="00000000" w:rsidRDefault="00000000" w:rsidRPr="00000000" w14:paraId="00001F97">
      <w:pPr>
        <w:jc w:val="center"/>
        <w:rPr/>
      </w:pPr>
      <w:r w:rsidDel="00000000" w:rsidR="00000000" w:rsidRPr="00000000">
        <w:rPr>
          <w:rtl w:val="0"/>
        </w:rPr>
        <w:t xml:space="preserve">Well, THAT just happened, didn’t it…</w:t>
      </w:r>
    </w:p>
    <w:p w:rsidR="00000000" w:rsidDel="00000000" w:rsidP="00000000" w:rsidRDefault="00000000" w:rsidRPr="00000000" w14:paraId="00001F98">
      <w:pPr>
        <w:jc w:val="center"/>
        <w:rPr/>
      </w:pPr>
      <w:r w:rsidDel="00000000" w:rsidR="00000000" w:rsidRPr="00000000">
        <w:rPr>
          <w:rtl w:val="0"/>
        </w:rPr>
      </w:r>
    </w:p>
    <w:p w:rsidR="00000000" w:rsidDel="00000000" w:rsidP="00000000" w:rsidRDefault="00000000" w:rsidRPr="00000000" w14:paraId="00001F99">
      <w:pPr>
        <w:jc w:val="center"/>
        <w:rPr/>
      </w:pPr>
      <w:r w:rsidDel="00000000" w:rsidR="00000000" w:rsidRPr="00000000">
        <w:rPr>
          <w:rtl w:val="0"/>
        </w:rPr>
        <w:t xml:space="preserve">DEEGS</w:t>
        <w:br w:type="textWrapping"/>
        <w:t xml:space="preserve">How the fuck do we leave, Nerd?</w:t>
        <w:br w:type="textWrapping"/>
      </w:r>
    </w:p>
    <w:p w:rsidR="00000000" w:rsidDel="00000000" w:rsidP="00000000" w:rsidRDefault="00000000" w:rsidRPr="00000000" w14:paraId="00001F9A">
      <w:pPr>
        <w:jc w:val="center"/>
        <w:rPr/>
      </w:pPr>
      <w:r w:rsidDel="00000000" w:rsidR="00000000" w:rsidRPr="00000000">
        <w:rPr>
          <w:rtl w:val="0"/>
        </w:rPr>
        <w:t xml:space="preserve">SPENCER</w:t>
      </w:r>
    </w:p>
    <w:p w:rsidR="00000000" w:rsidDel="00000000" w:rsidP="00000000" w:rsidRDefault="00000000" w:rsidRPr="00000000" w14:paraId="00001F9B">
      <w:pPr>
        <w:jc w:val="center"/>
        <w:rPr/>
      </w:pPr>
      <w:r w:rsidDel="00000000" w:rsidR="00000000" w:rsidRPr="00000000">
        <w:rPr>
          <w:rtl w:val="0"/>
        </w:rPr>
        <w:t xml:space="preserve">Um actually-</w:t>
      </w:r>
    </w:p>
    <w:p w:rsidR="00000000" w:rsidDel="00000000" w:rsidP="00000000" w:rsidRDefault="00000000" w:rsidRPr="00000000" w14:paraId="00001F9C">
      <w:pPr>
        <w:jc w:val="center"/>
        <w:rPr/>
      </w:pPr>
      <w:r w:rsidDel="00000000" w:rsidR="00000000" w:rsidRPr="00000000">
        <w:rPr>
          <w:rtl w:val="0"/>
        </w:rPr>
      </w:r>
    </w:p>
    <w:p w:rsidR="00000000" w:rsidDel="00000000" w:rsidP="00000000" w:rsidRDefault="00000000" w:rsidRPr="00000000" w14:paraId="00001F9D">
      <w:pPr>
        <w:jc w:val="center"/>
        <w:rPr/>
      </w:pPr>
      <w:r w:rsidDel="00000000" w:rsidR="00000000" w:rsidRPr="00000000">
        <w:rPr>
          <w:rtl w:val="0"/>
        </w:rPr>
        <w:t xml:space="preserve">DEEGS</w:t>
      </w:r>
    </w:p>
    <w:p w:rsidR="00000000" w:rsidDel="00000000" w:rsidP="00000000" w:rsidRDefault="00000000" w:rsidRPr="00000000" w14:paraId="00001F9E">
      <w:pPr>
        <w:jc w:val="center"/>
        <w:rPr/>
      </w:pPr>
      <w:r w:rsidDel="00000000" w:rsidR="00000000" w:rsidRPr="00000000">
        <w:rPr>
          <w:rtl w:val="0"/>
        </w:rPr>
        <w:t xml:space="preserve">How the FUCK did you think I was talking to you, Skullboy?</w:t>
      </w:r>
    </w:p>
    <w:p w:rsidR="00000000" w:rsidDel="00000000" w:rsidP="00000000" w:rsidRDefault="00000000" w:rsidRPr="00000000" w14:paraId="00001F9F">
      <w:pPr>
        <w:jc w:val="center"/>
        <w:rPr/>
      </w:pPr>
      <w:r w:rsidDel="00000000" w:rsidR="00000000" w:rsidRPr="00000000">
        <w:rPr>
          <w:rtl w:val="0"/>
        </w:rPr>
      </w:r>
    </w:p>
    <w:p w:rsidR="00000000" w:rsidDel="00000000" w:rsidP="00000000" w:rsidRDefault="00000000" w:rsidRPr="00000000" w14:paraId="00001FA0">
      <w:pPr>
        <w:jc w:val="center"/>
        <w:rPr/>
      </w:pPr>
      <w:r w:rsidDel="00000000" w:rsidR="00000000" w:rsidRPr="00000000">
        <w:rPr>
          <w:rtl w:val="0"/>
        </w:rPr>
        <w:t xml:space="preserve">SPENCER</w:t>
      </w:r>
    </w:p>
    <w:p w:rsidR="00000000" w:rsidDel="00000000" w:rsidP="00000000" w:rsidRDefault="00000000" w:rsidRPr="00000000" w14:paraId="00001FA1">
      <w:pPr>
        <w:jc w:val="center"/>
        <w:rPr/>
      </w:pPr>
      <w:r w:rsidDel="00000000" w:rsidR="00000000" w:rsidRPr="00000000">
        <w:rPr>
          <w:rtl w:val="0"/>
        </w:rPr>
        <w:t xml:space="preserve">Uhhhh I dunno, I’m just used to you calling me names, I guess. Like skullboy.</w:t>
      </w:r>
    </w:p>
    <w:p w:rsidR="00000000" w:rsidDel="00000000" w:rsidP="00000000" w:rsidRDefault="00000000" w:rsidRPr="00000000" w14:paraId="00001FA2">
      <w:pPr>
        <w:jc w:val="center"/>
        <w:rPr/>
      </w:pPr>
      <w:r w:rsidDel="00000000" w:rsidR="00000000" w:rsidRPr="00000000">
        <w:rPr>
          <w:rtl w:val="0"/>
        </w:rPr>
      </w:r>
    </w:p>
    <w:p w:rsidR="00000000" w:rsidDel="00000000" w:rsidP="00000000" w:rsidRDefault="00000000" w:rsidRPr="00000000" w14:paraId="00001FA3">
      <w:pPr>
        <w:jc w:val="center"/>
        <w:rPr/>
      </w:pPr>
      <w:r w:rsidDel="00000000" w:rsidR="00000000" w:rsidRPr="00000000">
        <w:rPr>
          <w:rtl w:val="0"/>
        </w:rPr>
        <w:t xml:space="preserve">NERD</w:t>
        <w:br w:type="textWrapping"/>
        <w:t xml:space="preserve">You don’t wanna explore?</w:t>
        <w:br w:type="textWrapping"/>
        <w:br w:type="textWrapping"/>
        <w:t xml:space="preserve">DEEGS</w:t>
        <w:br w:type="textWrapping"/>
        <w:t xml:space="preserve">The EpsteinVerse? Nah, I’m chillin bro.</w:t>
      </w:r>
    </w:p>
    <w:p w:rsidR="00000000" w:rsidDel="00000000" w:rsidP="00000000" w:rsidRDefault="00000000" w:rsidRPr="00000000" w14:paraId="00001FA4">
      <w:pPr>
        <w:jc w:val="center"/>
        <w:rPr/>
      </w:pPr>
      <w:r w:rsidDel="00000000" w:rsidR="00000000" w:rsidRPr="00000000">
        <w:rPr>
          <w:rtl w:val="0"/>
        </w:rPr>
      </w:r>
    </w:p>
    <w:p w:rsidR="00000000" w:rsidDel="00000000" w:rsidP="00000000" w:rsidRDefault="00000000" w:rsidRPr="00000000" w14:paraId="00001FA5">
      <w:pPr>
        <w:jc w:val="center"/>
        <w:rPr/>
      </w:pPr>
      <w:r w:rsidDel="00000000" w:rsidR="00000000" w:rsidRPr="00000000">
        <w:rPr>
          <w:rtl w:val="0"/>
        </w:rPr>
        <w:t xml:space="preserve">NERD</w:t>
        <w:br w:type="textWrapping"/>
        <w:t xml:space="preserve">Well, theoretically, we’d have to spin the wheel until we get back to our universe!</w:t>
      </w:r>
    </w:p>
    <w:p w:rsidR="00000000" w:rsidDel="00000000" w:rsidP="00000000" w:rsidRDefault="00000000" w:rsidRPr="00000000" w14:paraId="00001FA6">
      <w:pPr>
        <w:jc w:val="center"/>
        <w:rPr/>
      </w:pPr>
      <w:r w:rsidDel="00000000" w:rsidR="00000000" w:rsidRPr="00000000">
        <w:rPr>
          <w:rtl w:val="0"/>
        </w:rPr>
      </w:r>
    </w:p>
    <w:p w:rsidR="00000000" w:rsidDel="00000000" w:rsidP="00000000" w:rsidRDefault="00000000" w:rsidRPr="00000000" w14:paraId="00001FA7">
      <w:pPr>
        <w:jc w:val="center"/>
        <w:rPr/>
      </w:pPr>
      <w:r w:rsidDel="00000000" w:rsidR="00000000" w:rsidRPr="00000000">
        <w:rPr>
          <w:rtl w:val="0"/>
        </w:rPr>
        <w:t xml:space="preserve">DEEGS</w:t>
        <w:br w:type="textWrapping"/>
        <w:t xml:space="preserve">Great. Hit it, Starr!</w:t>
      </w:r>
    </w:p>
    <w:p w:rsidR="00000000" w:rsidDel="00000000" w:rsidP="00000000" w:rsidRDefault="00000000" w:rsidRPr="00000000" w14:paraId="00001FA8">
      <w:pPr>
        <w:jc w:val="center"/>
        <w:rPr/>
      </w:pPr>
      <w:r w:rsidDel="00000000" w:rsidR="00000000" w:rsidRPr="00000000">
        <w:rPr>
          <w:rtl w:val="0"/>
        </w:rPr>
      </w:r>
    </w:p>
    <w:p w:rsidR="00000000" w:rsidDel="00000000" w:rsidP="00000000" w:rsidRDefault="00000000" w:rsidRPr="00000000" w14:paraId="00001FA9">
      <w:pPr>
        <w:jc w:val="center"/>
        <w:rPr/>
      </w:pPr>
      <w:r w:rsidDel="00000000" w:rsidR="00000000" w:rsidRPr="00000000">
        <w:rPr>
          <w:rtl w:val="0"/>
        </w:rPr>
        <w:t xml:space="preserve">[STARR spins the wheel]</w:t>
      </w:r>
    </w:p>
    <w:p w:rsidR="00000000" w:rsidDel="00000000" w:rsidP="00000000" w:rsidRDefault="00000000" w:rsidRPr="00000000" w14:paraId="00001FAA">
      <w:pPr>
        <w:jc w:val="center"/>
        <w:rPr/>
      </w:pPr>
      <w:r w:rsidDel="00000000" w:rsidR="00000000" w:rsidRPr="00000000">
        <w:rPr>
          <w:rtl w:val="0"/>
        </w:rPr>
      </w:r>
    </w:p>
    <w:p w:rsidR="00000000" w:rsidDel="00000000" w:rsidP="00000000" w:rsidRDefault="00000000" w:rsidRPr="00000000" w14:paraId="00001FAB">
      <w:pPr>
        <w:jc w:val="center"/>
        <w:rPr/>
      </w:pPr>
      <w:r w:rsidDel="00000000" w:rsidR="00000000" w:rsidRPr="00000000">
        <w:rPr>
          <w:rtl w:val="0"/>
        </w:rPr>
        <w:t xml:space="preserve">STARR</w:t>
        <w:br w:type="textWrapping"/>
        <w:t xml:space="preserve">The CupidVerse?</w:t>
      </w:r>
    </w:p>
    <w:p w:rsidR="00000000" w:rsidDel="00000000" w:rsidP="00000000" w:rsidRDefault="00000000" w:rsidRPr="00000000" w14:paraId="00001FAC">
      <w:pPr>
        <w:jc w:val="center"/>
        <w:rPr/>
      </w:pPr>
      <w:r w:rsidDel="00000000" w:rsidR="00000000" w:rsidRPr="00000000">
        <w:rPr>
          <w:rtl w:val="0"/>
        </w:rPr>
      </w:r>
    </w:p>
    <w:p w:rsidR="00000000" w:rsidDel="00000000" w:rsidP="00000000" w:rsidRDefault="00000000" w:rsidRPr="00000000" w14:paraId="00001FAD">
      <w:pPr>
        <w:jc w:val="center"/>
        <w:rPr/>
      </w:pPr>
      <w:r w:rsidDel="00000000" w:rsidR="00000000" w:rsidRPr="00000000">
        <w:rPr>
          <w:rtl w:val="0"/>
        </w:rPr>
        <w:t xml:space="preserve">[they get sucked into ts]</w:t>
      </w:r>
    </w:p>
    <w:p w:rsidR="00000000" w:rsidDel="00000000" w:rsidP="00000000" w:rsidRDefault="00000000" w:rsidRPr="00000000" w14:paraId="00001FAE">
      <w:pPr>
        <w:jc w:val="center"/>
        <w:rPr/>
      </w:pPr>
      <w:r w:rsidDel="00000000" w:rsidR="00000000" w:rsidRPr="00000000">
        <w:rPr>
          <w:rtl w:val="0"/>
        </w:rPr>
      </w:r>
    </w:p>
    <w:p w:rsidR="00000000" w:rsidDel="00000000" w:rsidP="00000000" w:rsidRDefault="00000000" w:rsidRPr="00000000" w14:paraId="00001FAF">
      <w:pPr>
        <w:jc w:val="center"/>
        <w:rPr/>
      </w:pPr>
      <w:r w:rsidDel="00000000" w:rsidR="00000000" w:rsidRPr="00000000">
        <w:rPr>
          <w:rtl w:val="0"/>
        </w:rPr>
        <w:t xml:space="preserve">CUPID</w:t>
        <w:br w:type="textWrapping"/>
        <w:t xml:space="preserve">Hi, I’m Cupid. Welcome to my “Iverse”.</w:t>
      </w:r>
    </w:p>
    <w:p w:rsidR="00000000" w:rsidDel="00000000" w:rsidP="00000000" w:rsidRDefault="00000000" w:rsidRPr="00000000" w14:paraId="00001FB0">
      <w:pPr>
        <w:jc w:val="center"/>
        <w:rPr/>
      </w:pPr>
      <w:r w:rsidDel="00000000" w:rsidR="00000000" w:rsidRPr="00000000">
        <w:rPr>
          <w:rtl w:val="0"/>
        </w:rPr>
      </w:r>
    </w:p>
    <w:p w:rsidR="00000000" w:rsidDel="00000000" w:rsidP="00000000" w:rsidRDefault="00000000" w:rsidRPr="00000000" w14:paraId="00001FB1">
      <w:pPr>
        <w:jc w:val="center"/>
        <w:rPr/>
      </w:pPr>
      <w:r w:rsidDel="00000000" w:rsidR="00000000" w:rsidRPr="00000000">
        <w:rPr>
          <w:rtl w:val="0"/>
        </w:rPr>
        <w:t xml:space="preserve">[shoots arrows at MONOLEG and GAVIN ENGLAND]</w:t>
      </w:r>
    </w:p>
    <w:p w:rsidR="00000000" w:rsidDel="00000000" w:rsidP="00000000" w:rsidRDefault="00000000" w:rsidRPr="00000000" w14:paraId="00001FB2">
      <w:pPr>
        <w:jc w:val="center"/>
        <w:rPr/>
      </w:pPr>
      <w:r w:rsidDel="00000000" w:rsidR="00000000" w:rsidRPr="00000000">
        <w:rPr>
          <w:rtl w:val="0"/>
        </w:rPr>
      </w:r>
    </w:p>
    <w:p w:rsidR="00000000" w:rsidDel="00000000" w:rsidP="00000000" w:rsidRDefault="00000000" w:rsidRPr="00000000" w14:paraId="00001FB3">
      <w:pPr>
        <w:jc w:val="center"/>
        <w:rPr/>
      </w:pPr>
      <w:r w:rsidDel="00000000" w:rsidR="00000000" w:rsidRPr="00000000">
        <w:rPr>
          <w:rtl w:val="0"/>
        </w:rPr>
        <w:t xml:space="preserve">MONOLEG</w:t>
        <w:br w:type="textWrapping"/>
        <w:t xml:space="preserve">Oh my gosh… I feel… homo! Even though my junk was blown off in vietnam!</w:t>
      </w:r>
    </w:p>
    <w:p w:rsidR="00000000" w:rsidDel="00000000" w:rsidP="00000000" w:rsidRDefault="00000000" w:rsidRPr="00000000" w14:paraId="00001FB4">
      <w:pPr>
        <w:jc w:val="center"/>
        <w:rPr/>
      </w:pPr>
      <w:r w:rsidDel="00000000" w:rsidR="00000000" w:rsidRPr="00000000">
        <w:rPr>
          <w:rtl w:val="0"/>
        </w:rPr>
      </w:r>
    </w:p>
    <w:p w:rsidR="00000000" w:rsidDel="00000000" w:rsidP="00000000" w:rsidRDefault="00000000" w:rsidRPr="00000000" w14:paraId="00001FB5">
      <w:pPr>
        <w:jc w:val="center"/>
        <w:rPr>
          <w:b w:val="1"/>
          <w:bCs w:val="1"/>
        </w:rPr>
      </w:pPr>
      <w:r w:rsidDel="00000000" w:rsidR="00000000" w:rsidRPr="00000000">
        <w:rPr>
          <w:rtl w:val="0"/>
        </w:rPr>
        <w:t xml:space="preserve">GAVIN</w:t>
        <w:br w:type="textWrapping"/>
        <w:t xml:space="preserve">Nothings changed for me. Except for the fact… I LOVE YOU, MONOLEG MOLUGNEY!!! Put that peg leg to good use!</w:t>
        <w:br w:type="textWrapping"/>
        <w:br w:type="textWrapping"/>
      </w:r>
      <w:r w:rsidDel="00000000" w:rsidR="00000000" w:rsidRPr="00000000">
        <w:rPr>
          <w:b w:val="1"/>
          <w:bCs w:val="1"/>
          <w:rtl w:val="0"/>
        </w:rPr>
        <w:t xml:space="preserve">GAVIN</w:t>
        <w:br w:type="textWrapping"/>
        <w:t xml:space="preserve">I loooooove you</w:t>
      </w:r>
    </w:p>
    <w:p w:rsidR="00000000" w:rsidDel="00000000" w:rsidP="00000000" w:rsidRDefault="00000000" w:rsidRPr="00000000" w14:paraId="00001FB6">
      <w:pPr>
        <w:jc w:val="center"/>
        <w:rPr>
          <w:b w:val="1"/>
          <w:bCs w:val="1"/>
        </w:rPr>
      </w:pPr>
      <w:r w:rsidDel="00000000" w:rsidR="00000000" w:rsidRPr="00000000">
        <w:rPr>
          <w:rtl w:val="0"/>
        </w:rPr>
      </w:r>
    </w:p>
    <w:p w:rsidR="00000000" w:rsidDel="00000000" w:rsidP="00000000" w:rsidRDefault="00000000" w:rsidRPr="00000000" w14:paraId="00001FB7">
      <w:pPr>
        <w:jc w:val="center"/>
        <w:rPr>
          <w:b w:val="1"/>
          <w:bCs w:val="1"/>
        </w:rPr>
      </w:pPr>
      <w:r w:rsidDel="00000000" w:rsidR="00000000" w:rsidRPr="00000000">
        <w:rPr>
          <w:b w:val="1"/>
          <w:bCs w:val="1"/>
          <w:rtl w:val="0"/>
        </w:rPr>
        <w:t xml:space="preserve">MONOLEG</w:t>
        <w:br w:type="textWrapping"/>
        <w:t xml:space="preserve">I looooove you</w:t>
      </w:r>
    </w:p>
    <w:p w:rsidR="00000000" w:rsidDel="00000000" w:rsidP="00000000" w:rsidRDefault="00000000" w:rsidRPr="00000000" w14:paraId="00001FB8">
      <w:pPr>
        <w:jc w:val="center"/>
        <w:rPr>
          <w:b w:val="1"/>
          <w:bCs w:val="1"/>
        </w:rPr>
      </w:pPr>
      <w:r w:rsidDel="00000000" w:rsidR="00000000" w:rsidRPr="00000000">
        <w:rPr>
          <w:rtl w:val="0"/>
        </w:rPr>
      </w:r>
    </w:p>
    <w:p w:rsidR="00000000" w:rsidDel="00000000" w:rsidP="00000000" w:rsidRDefault="00000000" w:rsidRPr="00000000" w14:paraId="00001FB9">
      <w:pPr>
        <w:jc w:val="center"/>
        <w:rPr>
          <w:b w:val="1"/>
          <w:bCs w:val="1"/>
        </w:rPr>
      </w:pPr>
      <w:r w:rsidDel="00000000" w:rsidR="00000000" w:rsidRPr="00000000">
        <w:rPr>
          <w:b w:val="1"/>
          <w:bCs w:val="1"/>
          <w:rtl w:val="0"/>
        </w:rPr>
        <w:t xml:space="preserve">GAVIN</w:t>
        <w:br w:type="textWrapping"/>
        <w:t xml:space="preserve">Stick it in my anus!</w:t>
      </w:r>
    </w:p>
    <w:p w:rsidR="00000000" w:rsidDel="00000000" w:rsidP="00000000" w:rsidRDefault="00000000" w:rsidRPr="00000000" w14:paraId="00001FBA">
      <w:pPr>
        <w:jc w:val="center"/>
        <w:rPr>
          <w:b w:val="1"/>
          <w:bCs w:val="1"/>
        </w:rPr>
      </w:pPr>
      <w:r w:rsidDel="00000000" w:rsidR="00000000" w:rsidRPr="00000000">
        <w:rPr>
          <w:rtl w:val="0"/>
        </w:rPr>
      </w:r>
    </w:p>
    <w:p w:rsidR="00000000" w:rsidDel="00000000" w:rsidP="00000000" w:rsidRDefault="00000000" w:rsidRPr="00000000" w14:paraId="00001FBB">
      <w:pPr>
        <w:jc w:val="center"/>
        <w:rPr>
          <w:b w:val="1"/>
          <w:bCs w:val="1"/>
        </w:rPr>
      </w:pPr>
      <w:r w:rsidDel="00000000" w:rsidR="00000000" w:rsidRPr="00000000">
        <w:rPr>
          <w:b w:val="1"/>
          <w:bCs w:val="1"/>
          <w:rtl w:val="0"/>
        </w:rPr>
        <w:t xml:space="preserve">MONOLEG</w:t>
        <w:br w:type="textWrapping"/>
        <w:t xml:space="preserve">Fine, jesus, okay kid- </w:t>
      </w:r>
      <w:r w:rsidDel="00000000" w:rsidR="00000000" w:rsidRPr="00000000">
        <w:rPr>
          <w:b w:val="1"/>
          <w:bCs w:val="1"/>
          <w:i w:val="1"/>
          <w:iCs w:val="1"/>
          <w:rtl w:val="0"/>
        </w:rPr>
        <w:t xml:space="preserve">Uh, </w:t>
      </w:r>
      <w:r w:rsidDel="00000000" w:rsidR="00000000" w:rsidRPr="00000000">
        <w:rPr>
          <w:b w:val="1"/>
          <w:bCs w:val="1"/>
          <w:rtl w:val="0"/>
        </w:rPr>
        <w:t xml:space="preserve">eighteen year olddddd!</w:t>
      </w:r>
    </w:p>
    <w:p w:rsidR="00000000" w:rsidDel="00000000" w:rsidP="00000000" w:rsidRDefault="00000000" w:rsidRPr="00000000" w14:paraId="00001FBC">
      <w:pPr>
        <w:rPr>
          <w:b w:val="1"/>
          <w:bCs w:val="1"/>
        </w:rPr>
      </w:pPr>
      <w:r w:rsidDel="00000000" w:rsidR="00000000" w:rsidRPr="00000000">
        <w:rPr>
          <w:rtl w:val="0"/>
        </w:rPr>
      </w:r>
    </w:p>
    <w:p w:rsidR="00000000" w:rsidDel="00000000" w:rsidP="00000000" w:rsidRDefault="00000000" w:rsidRPr="00000000" w14:paraId="00001FBD">
      <w:pPr>
        <w:jc w:val="center"/>
        <w:rPr>
          <w:b w:val="1"/>
          <w:bCs w:val="1"/>
        </w:rPr>
      </w:pPr>
      <w:r w:rsidDel="00000000" w:rsidR="00000000" w:rsidRPr="00000000">
        <w:rPr>
          <w:b w:val="1"/>
          <w:bCs w:val="1"/>
          <w:rtl w:val="0"/>
        </w:rPr>
        <w:t xml:space="preserve">[they leave]</w:t>
      </w:r>
    </w:p>
    <w:p w:rsidR="00000000" w:rsidDel="00000000" w:rsidP="00000000" w:rsidRDefault="00000000" w:rsidRPr="00000000" w14:paraId="00001FBE">
      <w:pPr>
        <w:jc w:val="center"/>
        <w:rPr>
          <w:b w:val="1"/>
          <w:bCs w:val="1"/>
        </w:rPr>
      </w:pPr>
      <w:r w:rsidDel="00000000" w:rsidR="00000000" w:rsidRPr="00000000">
        <w:rPr>
          <w:rtl w:val="0"/>
        </w:rPr>
      </w:r>
    </w:p>
    <w:p w:rsidR="00000000" w:rsidDel="00000000" w:rsidP="00000000" w:rsidRDefault="00000000" w:rsidRPr="00000000" w14:paraId="00001FBF">
      <w:pPr>
        <w:jc w:val="center"/>
        <w:rPr/>
      </w:pPr>
      <w:r w:rsidDel="00000000" w:rsidR="00000000" w:rsidRPr="00000000">
        <w:rPr>
          <w:rtl w:val="0"/>
        </w:rPr>
        <w:t xml:space="preserve">DEEGS</w:t>
      </w:r>
    </w:p>
    <w:p w:rsidR="00000000" w:rsidDel="00000000" w:rsidP="00000000" w:rsidRDefault="00000000" w:rsidRPr="00000000" w14:paraId="00001FC0">
      <w:pPr>
        <w:jc w:val="center"/>
        <w:rPr/>
      </w:pPr>
      <w:r w:rsidDel="00000000" w:rsidR="00000000" w:rsidRPr="00000000">
        <w:rPr>
          <w:rtl w:val="0"/>
        </w:rPr>
        <w:t xml:space="preserve">Interestinf.</w:t>
      </w:r>
    </w:p>
    <w:p w:rsidR="00000000" w:rsidDel="00000000" w:rsidP="00000000" w:rsidRDefault="00000000" w:rsidRPr="00000000" w14:paraId="00001FC1">
      <w:pPr>
        <w:jc w:val="center"/>
        <w:rPr/>
      </w:pPr>
      <w:r w:rsidDel="00000000" w:rsidR="00000000" w:rsidRPr="00000000">
        <w:rPr>
          <w:rtl w:val="0"/>
        </w:rPr>
      </w:r>
    </w:p>
    <w:p w:rsidR="00000000" w:rsidDel="00000000" w:rsidP="00000000" w:rsidRDefault="00000000" w:rsidRPr="00000000" w14:paraId="00001FC2">
      <w:pPr>
        <w:jc w:val="center"/>
        <w:rPr/>
      </w:pPr>
      <w:r w:rsidDel="00000000" w:rsidR="00000000" w:rsidRPr="00000000">
        <w:rPr>
          <w:rtl w:val="0"/>
        </w:rPr>
        <w:t xml:space="preserve">NERD</w:t>
      </w:r>
    </w:p>
    <w:p w:rsidR="00000000" w:rsidDel="00000000" w:rsidP="00000000" w:rsidRDefault="00000000" w:rsidRPr="00000000" w14:paraId="00001FC3">
      <w:pPr>
        <w:jc w:val="center"/>
        <w:rPr/>
      </w:pPr>
      <w:r w:rsidDel="00000000" w:rsidR="00000000" w:rsidRPr="00000000">
        <w:rPr>
          <w:rtl w:val="0"/>
        </w:rPr>
        <w:t xml:space="preserve">Erm, actually, it’s “Interesting”-</w:t>
      </w:r>
    </w:p>
    <w:p w:rsidR="00000000" w:rsidDel="00000000" w:rsidP="00000000" w:rsidRDefault="00000000" w:rsidRPr="00000000" w14:paraId="00001FC4">
      <w:pPr>
        <w:jc w:val="center"/>
        <w:rPr/>
      </w:pPr>
      <w:r w:rsidDel="00000000" w:rsidR="00000000" w:rsidRPr="00000000">
        <w:rPr>
          <w:rtl w:val="0"/>
        </w:rPr>
      </w:r>
    </w:p>
    <w:p w:rsidR="00000000" w:rsidDel="00000000" w:rsidP="00000000" w:rsidRDefault="00000000" w:rsidRPr="00000000" w14:paraId="00001FC5">
      <w:pPr>
        <w:jc w:val="center"/>
        <w:rPr/>
      </w:pPr>
      <w:r w:rsidDel="00000000" w:rsidR="00000000" w:rsidRPr="00000000">
        <w:rPr>
          <w:rtl w:val="0"/>
        </w:rPr>
        <w:t xml:space="preserve">DEEGS</w:t>
        <w:br w:type="textWrapping"/>
        <w:t xml:space="preserve">SHUT THE FUCK UP- Anyway, I did in fact mean interesting. Alright, get me outta here before-</w:t>
      </w:r>
    </w:p>
    <w:p w:rsidR="00000000" w:rsidDel="00000000" w:rsidP="00000000" w:rsidRDefault="00000000" w:rsidRPr="00000000" w14:paraId="00001FC6">
      <w:pPr>
        <w:jc w:val="center"/>
        <w:rPr/>
      </w:pPr>
      <w:r w:rsidDel="00000000" w:rsidR="00000000" w:rsidRPr="00000000">
        <w:rPr>
          <w:rtl w:val="0"/>
        </w:rPr>
      </w:r>
    </w:p>
    <w:p w:rsidR="00000000" w:rsidDel="00000000" w:rsidP="00000000" w:rsidRDefault="00000000" w:rsidRPr="00000000" w14:paraId="00001FC7">
      <w:pPr>
        <w:jc w:val="center"/>
        <w:rPr/>
      </w:pPr>
      <w:r w:rsidDel="00000000" w:rsidR="00000000" w:rsidRPr="00000000">
        <w:rPr>
          <w:rtl w:val="0"/>
        </w:rPr>
        <w:t xml:space="preserve">[CUPID strikes STARR and DEAN]</w:t>
      </w:r>
    </w:p>
    <w:p w:rsidR="00000000" w:rsidDel="00000000" w:rsidP="00000000" w:rsidRDefault="00000000" w:rsidRPr="00000000" w14:paraId="00001FC8">
      <w:pPr>
        <w:jc w:val="center"/>
        <w:rPr/>
      </w:pPr>
      <w:r w:rsidDel="00000000" w:rsidR="00000000" w:rsidRPr="00000000">
        <w:rPr>
          <w:rtl w:val="0"/>
        </w:rPr>
      </w:r>
    </w:p>
    <w:p w:rsidR="00000000" w:rsidDel="00000000" w:rsidP="00000000" w:rsidRDefault="00000000" w:rsidRPr="00000000" w14:paraId="00001FC9">
      <w:pPr>
        <w:jc w:val="center"/>
        <w:rPr/>
      </w:pPr>
      <w:r w:rsidDel="00000000" w:rsidR="00000000" w:rsidRPr="00000000">
        <w:rPr>
          <w:rtl w:val="0"/>
        </w:rPr>
        <w:t xml:space="preserve">STARR/DEAN</w:t>
        <w:br w:type="textWrapping"/>
        <w:t xml:space="preserve">Nothings changed.</w:t>
      </w:r>
    </w:p>
    <w:p w:rsidR="00000000" w:rsidDel="00000000" w:rsidP="00000000" w:rsidRDefault="00000000" w:rsidRPr="00000000" w14:paraId="00001FCA">
      <w:pPr>
        <w:jc w:val="center"/>
        <w:rPr/>
      </w:pPr>
      <w:r w:rsidDel="00000000" w:rsidR="00000000" w:rsidRPr="00000000">
        <w:rPr>
          <w:rtl w:val="0"/>
        </w:rPr>
      </w:r>
    </w:p>
    <w:p w:rsidR="00000000" w:rsidDel="00000000" w:rsidP="00000000" w:rsidRDefault="00000000" w:rsidRPr="00000000" w14:paraId="00001FCB">
      <w:pPr>
        <w:jc w:val="center"/>
        <w:rPr/>
      </w:pPr>
      <w:r w:rsidDel="00000000" w:rsidR="00000000" w:rsidRPr="00000000">
        <w:rPr>
          <w:rtl w:val="0"/>
        </w:rPr>
        <w:t xml:space="preserve">DEAN</w:t>
        <w:br w:type="textWrapping"/>
        <w:t xml:space="preserve">I’m incapable of love in the normal sense. Except for myself.</w:t>
      </w:r>
    </w:p>
    <w:p w:rsidR="00000000" w:rsidDel="00000000" w:rsidP="00000000" w:rsidRDefault="00000000" w:rsidRPr="00000000" w14:paraId="00001FCC">
      <w:pPr>
        <w:jc w:val="center"/>
        <w:rPr/>
      </w:pPr>
      <w:r w:rsidDel="00000000" w:rsidR="00000000" w:rsidRPr="00000000">
        <w:rPr>
          <w:rtl w:val="0"/>
        </w:rPr>
      </w:r>
    </w:p>
    <w:p w:rsidR="00000000" w:rsidDel="00000000" w:rsidP="00000000" w:rsidRDefault="00000000" w:rsidRPr="00000000" w14:paraId="00001FCD">
      <w:pPr>
        <w:jc w:val="center"/>
        <w:rPr/>
      </w:pPr>
      <w:r w:rsidDel="00000000" w:rsidR="00000000" w:rsidRPr="00000000">
        <w:rPr>
          <w:rtl w:val="0"/>
        </w:rPr>
        <w:t xml:space="preserve">GIRLS</w:t>
        <w:br w:type="textWrapping"/>
        <w:t xml:space="preserve">HE’S SO SELF AWARE!!!!!!! HE PRACTICES SELF LOVE!! WE LOVE YOU DEAN!!</w:t>
      </w:r>
    </w:p>
    <w:p w:rsidR="00000000" w:rsidDel="00000000" w:rsidP="00000000" w:rsidRDefault="00000000" w:rsidRPr="00000000" w14:paraId="00001FCE">
      <w:pPr>
        <w:jc w:val="center"/>
        <w:rPr/>
      </w:pPr>
      <w:r w:rsidDel="00000000" w:rsidR="00000000" w:rsidRPr="00000000">
        <w:rPr>
          <w:rtl w:val="0"/>
        </w:rPr>
      </w:r>
    </w:p>
    <w:p w:rsidR="00000000" w:rsidDel="00000000" w:rsidP="00000000" w:rsidRDefault="00000000" w:rsidRPr="00000000" w14:paraId="00001FCF">
      <w:pPr>
        <w:jc w:val="center"/>
        <w:rPr/>
      </w:pPr>
      <w:r w:rsidDel="00000000" w:rsidR="00000000" w:rsidRPr="00000000">
        <w:rPr>
          <w:rtl w:val="0"/>
        </w:rPr>
        <w:t xml:space="preserve">STARR</w:t>
        <w:br w:type="textWrapping"/>
        <w:t xml:space="preserve">Spin it.</w:t>
      </w:r>
    </w:p>
    <w:p w:rsidR="00000000" w:rsidDel="00000000" w:rsidP="00000000" w:rsidRDefault="00000000" w:rsidRPr="00000000" w14:paraId="00001FD0">
      <w:pPr>
        <w:jc w:val="center"/>
        <w:rPr/>
      </w:pPr>
      <w:r w:rsidDel="00000000" w:rsidR="00000000" w:rsidRPr="00000000">
        <w:rPr>
          <w:rtl w:val="0"/>
        </w:rPr>
      </w:r>
    </w:p>
    <w:p w:rsidR="00000000" w:rsidDel="00000000" w:rsidP="00000000" w:rsidRDefault="00000000" w:rsidRPr="00000000" w14:paraId="00001FD1">
      <w:pPr>
        <w:jc w:val="center"/>
        <w:rPr/>
      </w:pPr>
      <w:r w:rsidDel="00000000" w:rsidR="00000000" w:rsidRPr="00000000">
        <w:rPr>
          <w:rtl w:val="0"/>
        </w:rPr>
        <w:t xml:space="preserve">[CHIEF takes the wheel and purposefully moves it onto EpsteinVerse]</w:t>
      </w:r>
    </w:p>
    <w:p w:rsidR="00000000" w:rsidDel="00000000" w:rsidP="00000000" w:rsidRDefault="00000000" w:rsidRPr="00000000" w14:paraId="00001FD2">
      <w:pPr>
        <w:jc w:val="center"/>
        <w:rPr/>
      </w:pPr>
      <w:r w:rsidDel="00000000" w:rsidR="00000000" w:rsidRPr="00000000">
        <w:rPr>
          <w:rtl w:val="0"/>
        </w:rPr>
      </w:r>
    </w:p>
    <w:p w:rsidR="00000000" w:rsidDel="00000000" w:rsidP="00000000" w:rsidRDefault="00000000" w:rsidRPr="00000000" w14:paraId="00001FD3">
      <w:pPr>
        <w:jc w:val="center"/>
        <w:rPr/>
      </w:pPr>
      <w:r w:rsidDel="00000000" w:rsidR="00000000" w:rsidRPr="00000000">
        <w:rPr>
          <w:rtl w:val="0"/>
        </w:rPr>
        <w:t xml:space="preserve">DEEGS</w:t>
      </w:r>
    </w:p>
    <w:p w:rsidR="00000000" w:rsidDel="00000000" w:rsidP="00000000" w:rsidRDefault="00000000" w:rsidRPr="00000000" w14:paraId="00001FD4">
      <w:pPr>
        <w:jc w:val="center"/>
        <w:rPr/>
      </w:pPr>
      <w:r w:rsidDel="00000000" w:rsidR="00000000" w:rsidRPr="00000000">
        <w:rPr>
          <w:rtl w:val="0"/>
        </w:rPr>
        <w:t xml:space="preserve">AW CMON WE WERE JUST THERE-</w:t>
      </w:r>
    </w:p>
    <w:p w:rsidR="00000000" w:rsidDel="00000000" w:rsidP="00000000" w:rsidRDefault="00000000" w:rsidRPr="00000000" w14:paraId="00001FD5">
      <w:pPr>
        <w:jc w:val="center"/>
        <w:rPr/>
      </w:pPr>
      <w:r w:rsidDel="00000000" w:rsidR="00000000" w:rsidRPr="00000000">
        <w:rPr>
          <w:rtl w:val="0"/>
        </w:rPr>
      </w:r>
    </w:p>
    <w:p w:rsidR="00000000" w:rsidDel="00000000" w:rsidP="00000000" w:rsidRDefault="00000000" w:rsidRPr="00000000" w14:paraId="00001FD6">
      <w:pPr>
        <w:jc w:val="center"/>
        <w:rPr/>
      </w:pPr>
      <w:r w:rsidDel="00000000" w:rsidR="00000000" w:rsidRPr="00000000">
        <w:rPr>
          <w:rtl w:val="0"/>
        </w:rPr>
        <w:t xml:space="preserve">CHIEF</w:t>
      </w:r>
    </w:p>
    <w:p w:rsidR="00000000" w:rsidDel="00000000" w:rsidP="00000000" w:rsidRDefault="00000000" w:rsidRPr="00000000" w14:paraId="00001FD7">
      <w:pPr>
        <w:jc w:val="center"/>
        <w:rPr/>
      </w:pPr>
      <w:r w:rsidDel="00000000" w:rsidR="00000000" w:rsidRPr="00000000">
        <w:rPr>
          <w:rtl w:val="0"/>
        </w:rPr>
        <w:t xml:space="preserve">My bad… just some… unfinished business I gotta take care of.</w:t>
      </w:r>
    </w:p>
    <w:p w:rsidR="00000000" w:rsidDel="00000000" w:rsidP="00000000" w:rsidRDefault="00000000" w:rsidRPr="00000000" w14:paraId="00001FD8">
      <w:pPr>
        <w:jc w:val="center"/>
        <w:rPr/>
      </w:pPr>
      <w:r w:rsidDel="00000000" w:rsidR="00000000" w:rsidRPr="00000000">
        <w:rPr>
          <w:rtl w:val="0"/>
        </w:rPr>
      </w:r>
    </w:p>
    <w:p w:rsidR="00000000" w:rsidDel="00000000" w:rsidP="00000000" w:rsidRDefault="00000000" w:rsidRPr="00000000" w14:paraId="00001FD9">
      <w:pPr>
        <w:jc w:val="center"/>
        <w:rPr/>
      </w:pPr>
      <w:r w:rsidDel="00000000" w:rsidR="00000000" w:rsidRPr="00000000">
        <w:rPr>
          <w:rtl w:val="0"/>
        </w:rPr>
        <w:t xml:space="preserve">[CHIEF licks epstein’s face]</w:t>
      </w:r>
    </w:p>
    <w:p w:rsidR="00000000" w:rsidDel="00000000" w:rsidP="00000000" w:rsidRDefault="00000000" w:rsidRPr="00000000" w14:paraId="00001FDA">
      <w:pPr>
        <w:jc w:val="center"/>
        <w:rPr/>
      </w:pPr>
      <w:r w:rsidDel="00000000" w:rsidR="00000000" w:rsidRPr="00000000">
        <w:rPr>
          <w:rtl w:val="0"/>
        </w:rPr>
      </w:r>
    </w:p>
    <w:p w:rsidR="00000000" w:rsidDel="00000000" w:rsidP="00000000" w:rsidRDefault="00000000" w:rsidRPr="00000000" w14:paraId="00001FDB">
      <w:pPr>
        <w:jc w:val="center"/>
        <w:rPr/>
      </w:pPr>
      <w:r w:rsidDel="00000000" w:rsidR="00000000" w:rsidRPr="00000000">
        <w:rPr>
          <w:rtl w:val="0"/>
        </w:rPr>
        <w:t xml:space="preserve">EPSTEIN</w:t>
        <w:br w:type="textWrapping"/>
        <w:t xml:space="preserve">Yum.</w:t>
      </w:r>
    </w:p>
    <w:p w:rsidR="00000000" w:rsidDel="00000000" w:rsidP="00000000" w:rsidRDefault="00000000" w:rsidRPr="00000000" w14:paraId="00001FDC">
      <w:pPr>
        <w:jc w:val="center"/>
        <w:rPr/>
      </w:pPr>
      <w:r w:rsidDel="00000000" w:rsidR="00000000" w:rsidRPr="00000000">
        <w:rPr>
          <w:rtl w:val="0"/>
        </w:rPr>
      </w:r>
    </w:p>
    <w:p w:rsidR="00000000" w:rsidDel="00000000" w:rsidP="00000000" w:rsidRDefault="00000000" w:rsidRPr="00000000" w14:paraId="00001FDD">
      <w:pPr>
        <w:jc w:val="center"/>
        <w:rPr/>
      </w:pPr>
      <w:r w:rsidDel="00000000" w:rsidR="00000000" w:rsidRPr="00000000">
        <w:rPr>
          <w:rtl w:val="0"/>
        </w:rPr>
        <w:t xml:space="preserve">DEEGS</w:t>
        <w:br w:type="textWrapping"/>
        <w:t xml:space="preserve">Hey look, a cruise! Maybe it’ll get us tf outta here.</w:t>
      </w:r>
    </w:p>
    <w:p w:rsidR="00000000" w:rsidDel="00000000" w:rsidP="00000000" w:rsidRDefault="00000000" w:rsidRPr="00000000" w14:paraId="00001FDE">
      <w:pPr>
        <w:jc w:val="center"/>
        <w:rPr/>
      </w:pPr>
      <w:r w:rsidDel="00000000" w:rsidR="00000000" w:rsidRPr="00000000">
        <w:rPr>
          <w:rtl w:val="0"/>
        </w:rPr>
      </w:r>
    </w:p>
    <w:p w:rsidR="00000000" w:rsidDel="00000000" w:rsidP="00000000" w:rsidRDefault="00000000" w:rsidRPr="00000000" w14:paraId="00001FDF">
      <w:pPr>
        <w:jc w:val="center"/>
        <w:rPr/>
      </w:pPr>
      <w:r w:rsidDel="00000000" w:rsidR="00000000" w:rsidRPr="00000000">
        <w:rPr>
          <w:rtl w:val="0"/>
        </w:rPr>
        <w:t xml:space="preserve">EPSTEIN</w:t>
        <w:br w:type="textWrapping"/>
        <w:t xml:space="preserve">Yum.</w:t>
      </w:r>
    </w:p>
    <w:p w:rsidR="00000000" w:rsidDel="00000000" w:rsidP="00000000" w:rsidRDefault="00000000" w:rsidRPr="00000000" w14:paraId="00001FE0">
      <w:pPr>
        <w:jc w:val="center"/>
        <w:rPr/>
      </w:pPr>
      <w:r w:rsidDel="00000000" w:rsidR="00000000" w:rsidRPr="00000000">
        <w:rPr>
          <w:rtl w:val="0"/>
        </w:rPr>
      </w:r>
    </w:p>
    <w:p w:rsidR="00000000" w:rsidDel="00000000" w:rsidP="00000000" w:rsidRDefault="00000000" w:rsidRPr="00000000" w14:paraId="00001FE1">
      <w:pPr>
        <w:jc w:val="center"/>
        <w:rPr/>
      </w:pPr>
      <w:r w:rsidDel="00000000" w:rsidR="00000000" w:rsidRPr="00000000">
        <w:rPr>
          <w:rtl w:val="0"/>
        </w:rPr>
        <w:t xml:space="preserve">[they go to cruise ship]</w:t>
      </w:r>
    </w:p>
    <w:p w:rsidR="00000000" w:rsidDel="00000000" w:rsidP="00000000" w:rsidRDefault="00000000" w:rsidRPr="00000000" w14:paraId="00001FE2">
      <w:pPr>
        <w:jc w:val="center"/>
        <w:rPr/>
      </w:pPr>
      <w:r w:rsidDel="00000000" w:rsidR="00000000" w:rsidRPr="00000000">
        <w:rPr>
          <w:rtl w:val="0"/>
        </w:rPr>
      </w:r>
    </w:p>
    <w:p w:rsidR="00000000" w:rsidDel="00000000" w:rsidP="00000000" w:rsidRDefault="00000000" w:rsidRPr="00000000" w14:paraId="00001FE3">
      <w:pPr>
        <w:jc w:val="center"/>
        <w:rPr/>
      </w:pPr>
      <w:r w:rsidDel="00000000" w:rsidR="00000000" w:rsidRPr="00000000">
        <w:rPr>
          <w:rtl w:val="0"/>
        </w:rPr>
        <w:t xml:space="preserve">PRINCIPAL</w:t>
        <w:br w:type="textWrapping"/>
        <w:t xml:space="preserve">Welcome, kids. HEY YOU CARVED MY FACE OFF!</w:t>
        <w:br w:type="textWrapping"/>
      </w:r>
    </w:p>
    <w:p w:rsidR="00000000" w:rsidDel="00000000" w:rsidP="00000000" w:rsidRDefault="00000000" w:rsidRPr="00000000" w14:paraId="00001FE4">
      <w:pPr>
        <w:jc w:val="center"/>
        <w:rPr/>
      </w:pPr>
      <w:r w:rsidDel="00000000" w:rsidR="00000000" w:rsidRPr="00000000">
        <w:rPr>
          <w:rtl w:val="0"/>
        </w:rPr>
        <w:t xml:space="preserve">DEEGS</w:t>
        <w:br w:type="textWrapping"/>
        <w:t xml:space="preserve">My fault gng.</w:t>
      </w:r>
    </w:p>
    <w:p w:rsidR="00000000" w:rsidDel="00000000" w:rsidP="00000000" w:rsidRDefault="00000000" w:rsidRPr="00000000" w14:paraId="00001FE5">
      <w:pPr>
        <w:jc w:val="center"/>
        <w:rPr/>
      </w:pPr>
      <w:r w:rsidDel="00000000" w:rsidR="00000000" w:rsidRPr="00000000">
        <w:rPr>
          <w:rtl w:val="0"/>
        </w:rPr>
      </w:r>
    </w:p>
    <w:p w:rsidR="00000000" w:rsidDel="00000000" w:rsidP="00000000" w:rsidRDefault="00000000" w:rsidRPr="00000000" w14:paraId="00001FE6">
      <w:pPr>
        <w:jc w:val="center"/>
        <w:rPr/>
      </w:pPr>
      <w:r w:rsidDel="00000000" w:rsidR="00000000" w:rsidRPr="00000000">
        <w:rPr>
          <w:rtl w:val="0"/>
        </w:rPr>
        <w:t xml:space="preserve">STARR</w:t>
        <w:br w:type="textWrapping"/>
        <w:t xml:space="preserve">Will the ship take us out, Principal Schoolman?</w:t>
        <w:br w:type="textWrapping"/>
        <w:br w:type="textWrapping"/>
        <w:t xml:space="preserve">PRINCIPAL</w:t>
        <w:br w:type="textWrapping"/>
        <w:t xml:space="preserve">Why would you wanna leave this place?</w:t>
        <w:br w:type="textWrapping"/>
        <w:br w:type="textWrapping"/>
        <w:t xml:space="preserve">CAS</w:t>
        <w:br w:type="textWrapping"/>
        <w:t xml:space="preserve">cause we’re not pedophiles</w:t>
      </w:r>
    </w:p>
    <w:p w:rsidR="00000000" w:rsidDel="00000000" w:rsidP="00000000" w:rsidRDefault="00000000" w:rsidRPr="00000000" w14:paraId="00001FE7">
      <w:pPr>
        <w:jc w:val="center"/>
        <w:rPr/>
      </w:pPr>
      <w:r w:rsidDel="00000000" w:rsidR="00000000" w:rsidRPr="00000000">
        <w:rPr>
          <w:rtl w:val="0"/>
        </w:rPr>
      </w:r>
    </w:p>
    <w:p w:rsidR="00000000" w:rsidDel="00000000" w:rsidP="00000000" w:rsidRDefault="00000000" w:rsidRPr="00000000" w14:paraId="00001FE8">
      <w:pPr>
        <w:jc w:val="center"/>
        <w:rPr/>
      </w:pPr>
      <w:r w:rsidDel="00000000" w:rsidR="00000000" w:rsidRPr="00000000">
        <w:rPr>
          <w:rtl w:val="0"/>
        </w:rPr>
        <w:t xml:space="preserve">STARR</w:t>
      </w:r>
    </w:p>
    <w:p w:rsidR="00000000" w:rsidDel="00000000" w:rsidP="00000000" w:rsidRDefault="00000000" w:rsidRPr="00000000" w14:paraId="00001FE9">
      <w:pPr>
        <w:jc w:val="center"/>
        <w:rPr/>
      </w:pPr>
      <w:r w:rsidDel="00000000" w:rsidR="00000000" w:rsidRPr="00000000">
        <w:rPr>
          <w:rtl w:val="0"/>
        </w:rPr>
        <w:t xml:space="preserve">Right, and I’m not a piece of paper.</w:t>
      </w:r>
    </w:p>
    <w:p w:rsidR="00000000" w:rsidDel="00000000" w:rsidP="00000000" w:rsidRDefault="00000000" w:rsidRPr="00000000" w14:paraId="00001FEA">
      <w:pPr>
        <w:jc w:val="center"/>
        <w:rPr/>
      </w:pPr>
      <w:r w:rsidDel="00000000" w:rsidR="00000000" w:rsidRPr="00000000">
        <w:rPr>
          <w:rtl w:val="0"/>
        </w:rPr>
      </w:r>
    </w:p>
    <w:p w:rsidR="00000000" w:rsidDel="00000000" w:rsidP="00000000" w:rsidRDefault="00000000" w:rsidRPr="00000000" w14:paraId="00001FEB">
      <w:pPr>
        <w:jc w:val="center"/>
        <w:rPr/>
      </w:pPr>
      <w:r w:rsidDel="00000000" w:rsidR="00000000" w:rsidRPr="00000000">
        <w:rPr>
          <w:rtl w:val="0"/>
        </w:rPr>
        <w:t xml:space="preserve">PRINCIPAL</w:t>
        <w:br w:type="textWrapping"/>
        <w:t xml:space="preserve">I dont think you understand… this is not Epstein’s island. This is the afterlife. </w:t>
      </w:r>
      <w:r w:rsidDel="00000000" w:rsidR="00000000" w:rsidRPr="00000000">
        <w:rPr>
          <w:i w:val="1"/>
          <w:iCs w:val="1"/>
          <w:rtl w:val="0"/>
        </w:rPr>
        <w:t xml:space="preserve">This is Heaven.</w:t>
      </w:r>
      <w:r w:rsidDel="00000000" w:rsidR="00000000" w:rsidRPr="00000000">
        <w:rPr>
          <w:rtl w:val="0"/>
        </w:rPr>
      </w:r>
    </w:p>
    <w:p w:rsidR="00000000" w:rsidDel="00000000" w:rsidP="00000000" w:rsidRDefault="00000000" w:rsidRPr="00000000" w14:paraId="00001FEC">
      <w:pPr>
        <w:jc w:val="center"/>
        <w:rPr/>
      </w:pPr>
      <w:r w:rsidDel="00000000" w:rsidR="00000000" w:rsidRPr="00000000">
        <w:rPr>
          <w:rtl w:val="0"/>
        </w:rPr>
      </w:r>
    </w:p>
    <w:p w:rsidR="00000000" w:rsidDel="00000000" w:rsidP="00000000" w:rsidRDefault="00000000" w:rsidRPr="00000000" w14:paraId="00001FED">
      <w:pPr>
        <w:jc w:val="center"/>
        <w:rPr/>
      </w:pPr>
      <w:r w:rsidDel="00000000" w:rsidR="00000000" w:rsidRPr="00000000">
        <w:rPr>
          <w:rtl w:val="0"/>
        </w:rPr>
        <w:t xml:space="preserve">DEEGS</w:t>
      </w:r>
    </w:p>
    <w:p w:rsidR="00000000" w:rsidDel="00000000" w:rsidP="00000000" w:rsidRDefault="00000000" w:rsidRPr="00000000" w14:paraId="00001FEE">
      <w:pPr>
        <w:jc w:val="center"/>
        <w:rPr/>
      </w:pPr>
      <w:r w:rsidDel="00000000" w:rsidR="00000000" w:rsidRPr="00000000">
        <w:rPr>
          <w:rtl w:val="0"/>
        </w:rPr>
        <w:t xml:space="preserve">HOLY SHSIT NO WAY FUCKIN- FUCKIN NERD! SPIN IT IMMEDIATELY!</w:t>
      </w:r>
    </w:p>
    <w:p w:rsidR="00000000" w:rsidDel="00000000" w:rsidP="00000000" w:rsidRDefault="00000000" w:rsidRPr="00000000" w14:paraId="00001FEF">
      <w:pPr>
        <w:jc w:val="center"/>
        <w:rPr/>
      </w:pPr>
      <w:r w:rsidDel="00000000" w:rsidR="00000000" w:rsidRPr="00000000">
        <w:rPr>
          <w:rtl w:val="0"/>
        </w:rPr>
      </w:r>
    </w:p>
    <w:p w:rsidR="00000000" w:rsidDel="00000000" w:rsidP="00000000" w:rsidRDefault="00000000" w:rsidRPr="00000000" w14:paraId="00001FF0">
      <w:pPr>
        <w:jc w:val="center"/>
        <w:rPr/>
      </w:pPr>
      <w:r w:rsidDel="00000000" w:rsidR="00000000" w:rsidRPr="00000000">
        <w:rPr>
          <w:rtl w:val="0"/>
        </w:rPr>
        <w:t xml:space="preserve">NERD</w:t>
      </w:r>
    </w:p>
    <w:p w:rsidR="00000000" w:rsidDel="00000000" w:rsidP="00000000" w:rsidRDefault="00000000" w:rsidRPr="00000000" w14:paraId="00001FF1">
      <w:pPr>
        <w:jc w:val="center"/>
        <w:rPr/>
      </w:pPr>
      <w:r w:rsidDel="00000000" w:rsidR="00000000" w:rsidRPr="00000000">
        <w:rPr>
          <w:rtl w:val="0"/>
        </w:rPr>
        <w:t xml:space="preserve">IM TRYING IM TRYING-</w:t>
      </w:r>
    </w:p>
    <w:p w:rsidR="00000000" w:rsidDel="00000000" w:rsidP="00000000" w:rsidRDefault="00000000" w:rsidRPr="00000000" w14:paraId="00001FF2">
      <w:pPr>
        <w:jc w:val="center"/>
        <w:rPr/>
      </w:pPr>
      <w:r w:rsidDel="00000000" w:rsidR="00000000" w:rsidRPr="00000000">
        <w:rPr>
          <w:rtl w:val="0"/>
        </w:rPr>
      </w:r>
    </w:p>
    <w:p w:rsidR="00000000" w:rsidDel="00000000" w:rsidP="00000000" w:rsidRDefault="00000000" w:rsidRPr="00000000" w14:paraId="00001FF3">
      <w:pPr>
        <w:jc w:val="center"/>
        <w:rPr/>
      </w:pPr>
      <w:r w:rsidDel="00000000" w:rsidR="00000000" w:rsidRPr="00000000">
        <w:rPr>
          <w:rtl w:val="0"/>
        </w:rPr>
        <w:t xml:space="preserve">[SHIT GETS SPUN]</w:t>
      </w:r>
    </w:p>
    <w:p w:rsidR="00000000" w:rsidDel="00000000" w:rsidP="00000000" w:rsidRDefault="00000000" w:rsidRPr="00000000" w14:paraId="00001FF4">
      <w:pPr>
        <w:jc w:val="center"/>
        <w:rPr/>
      </w:pPr>
      <w:r w:rsidDel="00000000" w:rsidR="00000000" w:rsidRPr="00000000">
        <w:rPr>
          <w:rtl w:val="0"/>
        </w:rPr>
      </w:r>
    </w:p>
    <w:p w:rsidR="00000000" w:rsidDel="00000000" w:rsidP="00000000" w:rsidRDefault="00000000" w:rsidRPr="00000000" w14:paraId="00001FF5">
      <w:pPr>
        <w:jc w:val="center"/>
        <w:rPr/>
        <w:sectPr>
          <w:headerReference r:id="rId101" w:type="default"/>
          <w:footerReference r:id="rId10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3" w:type="default"/>
          <w:footerReference r:id="rId104" w:type="default"/>
          <w:type w:val="nextPage"/>
          <w:pgSz w:h="15840" w:w="12240" w:orient="portrait"/>
          <w:pgMar w:bottom="1440" w:top="1440" w:left="1440" w:right="1440" w:header="720" w:footer="720"/>
          <w:pgNumType w:start="1"/>
        </w:sectPr>
      </w:pPr>
      <w:bookmarkStart w:colFirst="0" w:colLast="0" w:name="_4i6p3wp7yml4"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chief's militia</w:t>
      </w:r>
      <w:r w:rsidDel="00000000" w:rsidR="00000000" w:rsidRPr="00000000">
        <w:rPr>
          <w:rtl w:val="0"/>
        </w:rPr>
      </w:r>
    </w:p>
    <w:p w:rsidR="00000000" w:rsidDel="00000000" w:rsidP="00000000" w:rsidRDefault="00000000" w:rsidRPr="00000000" w14:paraId="00001FF7">
      <w:pPr>
        <w:rPr/>
      </w:pPr>
      <w:commentRangeStart w:id="307"/>
      <w:r w:rsidDel="00000000" w:rsidR="00000000" w:rsidRPr="00000000">
        <w:rPr>
          <w:rtl w:val="0"/>
        </w:rPr>
        <w:t xml:space="preserve">C</w:t>
      </w:r>
      <w:commentRangeEnd w:id="307"/>
      <w:r w:rsidDel="00000000" w:rsidR="00000000" w:rsidRPr="00000000">
        <w:commentReference w:id="307"/>
      </w:r>
      <w:r w:rsidDel="00000000" w:rsidR="00000000" w:rsidRPr="00000000">
        <w:rPr>
          <w:rtl w:val="0"/>
        </w:rPr>
        <w:t xml:space="preserve">HIEF’S MILITIA </w:t>
      </w:r>
    </w:p>
    <w:p w:rsidR="00000000" w:rsidDel="00000000" w:rsidP="00000000" w:rsidRDefault="00000000" w:rsidRPr="00000000" w14:paraId="00001FF8">
      <w:pPr>
        <w:rPr/>
      </w:pPr>
      <w:r w:rsidDel="00000000" w:rsidR="00000000" w:rsidRPr="00000000">
        <w:rPr>
          <w:rtl w:val="0"/>
        </w:rPr>
        <w:t xml:space="preserve">NENJAC KIDS ARE THE AMERICAN REVOLUTION</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w:t>
      </w:r>
    </w:p>
    <w:p w:rsidR="00000000" w:rsidDel="00000000" w:rsidP="00000000" w:rsidRDefault="00000000" w:rsidRPr="00000000" w14:paraId="00001FFB">
      <w:pPr>
        <w:rPr/>
      </w:pPr>
      <w:r w:rsidDel="00000000" w:rsidR="00000000" w:rsidRPr="00000000">
        <w:rPr>
          <w:rtl w:val="0"/>
        </w:rPr>
        <w:t xml:space="preserve">[DEEGS, STARR, SPENCER, CIGGY, CAS, and TRAVIS are all sitting around the TV watching some bullshit.]</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commentRangeStart w:id="308"/>
      <w:r w:rsidDel="00000000" w:rsidR="00000000" w:rsidRPr="00000000">
        <w:rPr>
          <w:rtl w:val="0"/>
        </w:rPr>
        <w:t xml:space="preserve">DEEGS</w:t>
      </w:r>
    </w:p>
    <w:p w:rsidR="00000000" w:rsidDel="00000000" w:rsidP="00000000" w:rsidRDefault="00000000" w:rsidRPr="00000000" w14:paraId="00001FFE">
      <w:pPr>
        <w:rPr/>
      </w:pPr>
      <w:r w:rsidDel="00000000" w:rsidR="00000000" w:rsidRPr="00000000">
        <w:rPr>
          <w:rtl w:val="0"/>
        </w:rPr>
        <w:t xml:space="preserve">Bro, I can’t believe we still have fucking cable at the theater. When is Warren gonna upgrade?</w:t>
        <w:br w:type="textWrapping"/>
      </w:r>
      <w:commentRangeEnd w:id="308"/>
      <w:r w:rsidDel="00000000" w:rsidR="00000000" w:rsidRPr="00000000">
        <w:commentReference w:id="308"/>
      </w:r>
      <w:r w:rsidDel="00000000" w:rsidR="00000000" w:rsidRPr="00000000">
        <w:rPr>
          <w:rtl w:val="0"/>
        </w:rPr>
      </w:r>
    </w:p>
    <w:p w:rsidR="00000000" w:rsidDel="00000000" w:rsidP="00000000" w:rsidRDefault="00000000" w:rsidRPr="00000000" w14:paraId="00001FFF">
      <w:pPr>
        <w:rPr/>
      </w:pPr>
      <w:commentRangeStart w:id="309"/>
      <w:r w:rsidDel="00000000" w:rsidR="00000000" w:rsidRPr="00000000">
        <w:rPr>
          <w:rtl w:val="0"/>
        </w:rPr>
        <w:t xml:space="preserve">CIGGY</w:t>
        <w:br w:type="textWrapping"/>
        <w:t xml:space="preserve">Deegs, one of the rooms in the theater has a whole wall destroyed just going outside. Warren’s not getting Hulu.</w:t>
      </w:r>
      <w:commentRangeEnd w:id="309"/>
      <w:r w:rsidDel="00000000" w:rsidR="00000000" w:rsidRPr="00000000">
        <w:commentReference w:id="309"/>
      </w:r>
      <w:r w:rsidDel="00000000" w:rsidR="00000000" w:rsidRPr="00000000">
        <w:rPr>
          <w:rtl w:val="0"/>
        </w:rPr>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STARR</w:t>
        <w:br w:type="textWrapping"/>
        <w:t xml:space="preserve">Oh, like the fourth wall? Maybe that’s why we’re so hyperaware of the audience. After all, THEY’RE hyper aware of US…</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SPENCER</w:t>
        <w:br w:type="textWrapping"/>
        <w:t xml:space="preserve">You guys are really freaking me out with all this meta talk… Can we just go back to watching cable?</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CAS</w:t>
        <w:br w:type="textWrapping"/>
      </w:r>
      <w:commentRangeStart w:id="310"/>
      <w:r w:rsidDel="00000000" w:rsidR="00000000" w:rsidRPr="00000000">
        <w:rPr>
          <w:rtl w:val="0"/>
        </w:rPr>
        <w:t xml:space="preserve">cable is boring you cant even get naked on there</w:t>
      </w:r>
      <w:commentRangeEnd w:id="310"/>
      <w:r w:rsidDel="00000000" w:rsidR="00000000" w:rsidRPr="00000000">
        <w:commentReference w:id="310"/>
      </w:r>
      <w:r w:rsidDel="00000000" w:rsidR="00000000" w:rsidRPr="00000000">
        <w:rPr>
          <w:rtl w:val="0"/>
        </w:rPr>
      </w:r>
    </w:p>
    <w:p w:rsidR="00000000" w:rsidDel="00000000" w:rsidP="00000000" w:rsidRDefault="00000000" w:rsidRPr="00000000" w14:paraId="00002006">
      <w:pPr>
        <w:rPr/>
      </w:pPr>
      <w:r w:rsidDel="00000000" w:rsidR="00000000" w:rsidRPr="00000000">
        <w:rPr>
          <w:rtl w:val="0"/>
        </w:rPr>
        <w:br w:type="textWrapping"/>
        <w:t xml:space="preserve">TRAVIS</w:t>
        <w:br w:type="textWrapping"/>
        <w:t xml:space="preserve">That’s what I’m sayin’, </w:t>
      </w:r>
      <w:commentRangeStart w:id="311"/>
      <w:r w:rsidDel="00000000" w:rsidR="00000000" w:rsidRPr="00000000">
        <w:rPr>
          <w:rtl w:val="0"/>
        </w:rPr>
        <w:t xml:space="preserve">big-eyed</w:t>
      </w:r>
      <w:commentRangeEnd w:id="311"/>
      <w:r w:rsidDel="00000000" w:rsidR="00000000" w:rsidRPr="00000000">
        <w:commentReference w:id="311"/>
      </w:r>
      <w:r w:rsidDel="00000000" w:rsidR="00000000" w:rsidRPr="00000000">
        <w:rPr>
          <w:rtl w:val="0"/>
        </w:rPr>
        <w:t xml:space="preserve"> guitar boy, it’s not a good display of American freedom! Man, can’t something interesting just come on?!</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REPORTER</w:t>
        <w:br w:type="textWrapping"/>
        <w:t xml:space="preserve">We interrupt this broadcast for something interesting. Mr. Mayor, the mayor of Nenjac City, has just been shot and has been taken to the nearest hospital. The citizens of Nenjac City are in shambles and disbelief. We are now getting word that a violent massacre is taking place outside this very news station, and- please, no, NO, I HAVE A FAMILY, PLEASE-</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w:t>
      </w:r>
      <w:commentRangeStart w:id="312"/>
      <w:r w:rsidDel="00000000" w:rsidR="00000000" w:rsidRPr="00000000">
        <w:rPr>
          <w:rtl w:val="0"/>
        </w:rPr>
        <w:t xml:space="preserve">REPORTER is shot in the back of the h</w:t>
      </w:r>
      <w:commentRangeEnd w:id="312"/>
      <w:r w:rsidDel="00000000" w:rsidR="00000000" w:rsidRPr="00000000">
        <w:commentReference w:id="312"/>
      </w:r>
      <w:r w:rsidDel="00000000" w:rsidR="00000000" w:rsidRPr="00000000">
        <w:rPr>
          <w:rtl w:val="0"/>
        </w:rPr>
        <w:t xml:space="preserve">ead, and CHIEF walks into frame with a smoking gun. He points it at the camera.]</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CHIEF</w:t>
        <w:br w:type="textWrapping"/>
        <w:t xml:space="preserve">You BETTER keep that camera rolling, you worthless geek. </w:t>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SPENCER</w:t>
        <w:br w:type="textWrapping"/>
        <w:t xml:space="preserve">What the FUCK?</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CIGGY</w:t>
      </w:r>
    </w:p>
    <w:p w:rsidR="00000000" w:rsidDel="00000000" w:rsidP="00000000" w:rsidRDefault="00000000" w:rsidRPr="00000000" w14:paraId="00002011">
      <w:pPr>
        <w:rPr/>
      </w:pPr>
      <w:r w:rsidDel="00000000" w:rsidR="00000000" w:rsidRPr="00000000">
        <w:rPr>
          <w:rtl w:val="0"/>
        </w:rPr>
        <w:t xml:space="preserve">Oh my god…</w:t>
      </w:r>
    </w:p>
    <w:p w:rsidR="00000000" w:rsidDel="00000000" w:rsidP="00000000" w:rsidRDefault="00000000" w:rsidRPr="00000000" w14:paraId="00002012">
      <w:pPr>
        <w:rPr/>
      </w:pPr>
      <w:r w:rsidDel="00000000" w:rsidR="00000000" w:rsidRPr="00000000">
        <w:rPr>
          <w:rtl w:val="0"/>
        </w:rPr>
        <w:br w:type="textWrapping"/>
        <w:t xml:space="preserve">STARR</w:t>
        <w:br w:type="textWrapping"/>
      </w:r>
      <w:commentRangeStart w:id="313"/>
      <w:r w:rsidDel="00000000" w:rsidR="00000000" w:rsidRPr="00000000">
        <w:rPr>
          <w:rtl w:val="0"/>
        </w:rPr>
        <w:t xml:space="preserve">Hey, hey guys, it’s Chief! Look, Chief is on TV! We know that guy!</w:t>
      </w:r>
      <w:commentRangeEnd w:id="313"/>
      <w:r w:rsidDel="00000000" w:rsidR="00000000" w:rsidRPr="00000000">
        <w:commentReference w:id="313"/>
      </w:r>
      <w:r w:rsidDel="00000000" w:rsidR="00000000" w:rsidRPr="00000000">
        <w:rPr>
          <w:rtl w:val="0"/>
        </w:rPr>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t xml:space="preserve">DEEGS</w:t>
        <w:br w:type="textWrapping"/>
        <w:t xml:space="preserve">Shut up, Starr.</w:t>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CHIEF</w:t>
      </w:r>
    </w:p>
    <w:p w:rsidR="00000000" w:rsidDel="00000000" w:rsidP="00000000" w:rsidRDefault="00000000" w:rsidRPr="00000000" w14:paraId="00002017">
      <w:pPr>
        <w:rPr/>
      </w:pPr>
      <w:r w:rsidDel="00000000" w:rsidR="00000000" w:rsidRPr="00000000">
        <w:rPr>
          <w:rtl w:val="0"/>
        </w:rPr>
        <w:t xml:space="preserve">Your beloved Mr. Mayor… is dead. His head has been put on display outside the city hall. Naturally, since the mayor has been shot, why… legally, that would… </w:t>
      </w:r>
      <w:r w:rsidDel="00000000" w:rsidR="00000000" w:rsidRPr="00000000">
        <w:rPr>
          <w:i w:val="1"/>
          <w:iCs w:val="1"/>
          <w:rtl w:val="0"/>
        </w:rPr>
        <w:t xml:space="preserve">what a coincidence</w:t>
      </w:r>
      <w:r w:rsidDel="00000000" w:rsidR="00000000" w:rsidRPr="00000000">
        <w:rPr>
          <w:rtl w:val="0"/>
        </w:rPr>
        <w:t xml:space="preserve">, that would make the </w:t>
      </w:r>
      <w:commentRangeStart w:id="314"/>
      <w:r w:rsidDel="00000000" w:rsidR="00000000" w:rsidRPr="00000000">
        <w:rPr>
          <w:rtl w:val="0"/>
        </w:rPr>
        <w:t xml:space="preserve">chief of police become the mayor immediately! </w:t>
      </w:r>
      <w:commentRangeEnd w:id="314"/>
      <w:r w:rsidDel="00000000" w:rsidR="00000000" w:rsidRPr="00000000">
        <w:commentReference w:id="314"/>
      </w:r>
      <w:r w:rsidDel="00000000" w:rsidR="00000000" w:rsidRPr="00000000">
        <w:rPr>
          <w:rtl w:val="0"/>
        </w:rPr>
        <w:t xml:space="preserve">Why… Why I’M the Chief of police! What an INTERESTING chain of events! Now, this goes out to the citizens of Nenjac City.</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[montage of citizens watching in their respective places]</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CHIEF (VO)</w:t>
        <w:br w:type="textWrapping"/>
        <w:t xml:space="preserve">Nenjac City is not what you once knew. No longer is it a place of freedom, or chaos, or… </w:t>
      </w:r>
      <w:r w:rsidDel="00000000" w:rsidR="00000000" w:rsidRPr="00000000">
        <w:rPr>
          <w:i w:val="1"/>
          <w:iCs w:val="1"/>
          <w:rtl w:val="0"/>
        </w:rPr>
        <w:t xml:space="preserve">community.</w:t>
      </w:r>
      <w:r w:rsidDel="00000000" w:rsidR="00000000" w:rsidRPr="00000000">
        <w:rPr>
          <w:rtl w:val="0"/>
        </w:rPr>
        <w:t xml:space="preserve"> Nenjac City is a place of ORDER! A place of OBEDIENCE! And who will KEEP the order? Who will GUIDE Nenjac City through this? Why, </w:t>
      </w:r>
      <w:r w:rsidDel="00000000" w:rsidR="00000000" w:rsidRPr="00000000">
        <w:rPr>
          <w:i w:val="1"/>
          <w:iCs w:val="1"/>
          <w:rtl w:val="0"/>
        </w:rPr>
        <w:t xml:space="preserve">I will… </w:t>
      </w:r>
      <w:r w:rsidDel="00000000" w:rsidR="00000000" w:rsidRPr="00000000">
        <w:rPr>
          <w:rtl w:val="0"/>
        </w:rPr>
        <w:t xml:space="preserve">with a fucking IRON FIST! So. I suggest you don’t get in my way, or… or, to put it simply, you could end up just like your Mayor. McCormack!</w:t>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t xml:space="preserve">MCCORMACK</w:t>
        <w:br w:type="textWrapping"/>
        <w:t xml:space="preserve">Yes, Chief, Sir?</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CHIEF</w:t>
        <w:br w:type="textWrapping"/>
        <w:t xml:space="preserve">Survey the streets for any signs of revolt. Slaughter all those who oppose me. And spread the word! The police force is HIRING!!! Chief out.</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[SIGNAL CUTS]</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[pause]</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TRAVIS</w:t>
        <w:br w:type="textWrapping"/>
        <w:t xml:space="preserve">Aw, c’mon, it was just gettin’ good!</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[explosion in distance]</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DEEGS</w:t>
        <w:br w:type="textWrapping"/>
        <w:t xml:space="preserve">Awwwwwww, fuck…</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[WARREN walks in]</w:t>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tl w:val="0"/>
        </w:rPr>
        <w:t xml:space="preserve">WARREN</w:t>
        <w:br w:type="textWrapping"/>
        <w:t xml:space="preserve">Kids, what was that?</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t xml:space="preserve">STARR</w:t>
        <w:br w:type="textWrapping"/>
        <w:t xml:space="preserve">It was an explosion Warren, apparently that </w:t>
      </w:r>
      <w:commentRangeStart w:id="315"/>
      <w:r w:rsidDel="00000000" w:rsidR="00000000" w:rsidRPr="00000000">
        <w:rPr>
          <w:rtl w:val="0"/>
        </w:rPr>
        <w:t xml:space="preserve">Chief guy turned evil </w:t>
      </w:r>
      <w:commentRangeEnd w:id="315"/>
      <w:r w:rsidDel="00000000" w:rsidR="00000000" w:rsidRPr="00000000">
        <w:commentReference w:id="315"/>
      </w:r>
      <w:r w:rsidDel="00000000" w:rsidR="00000000" w:rsidRPr="00000000">
        <w:rPr>
          <w:rtl w:val="0"/>
        </w:rPr>
        <w:t xml:space="preserve">and killed the mayor.</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CAS</w:t>
      </w:r>
    </w:p>
    <w:p w:rsidR="00000000" w:rsidDel="00000000" w:rsidP="00000000" w:rsidRDefault="00000000" w:rsidRPr="00000000" w14:paraId="00002032">
      <w:pPr>
        <w:rPr/>
      </w:pPr>
      <w:r w:rsidDel="00000000" w:rsidR="00000000" w:rsidRPr="00000000">
        <w:rPr>
          <w:rtl w:val="0"/>
        </w:rPr>
        <w:t xml:space="preserve">they’re </w:t>
      </w:r>
      <w:commentRangeStart w:id="316"/>
      <w:r w:rsidDel="00000000" w:rsidR="00000000" w:rsidRPr="00000000">
        <w:rPr>
          <w:rtl w:val="0"/>
        </w:rPr>
        <w:t xml:space="preserve">gonna iron fist us</w:t>
      </w:r>
      <w:commentRangeEnd w:id="316"/>
      <w:r w:rsidDel="00000000" w:rsidR="00000000" w:rsidRPr="00000000">
        <w:commentReference w:id="316"/>
      </w:r>
      <w:r w:rsidDel="00000000" w:rsidR="00000000" w:rsidRPr="00000000">
        <w:rPr>
          <w:rtl w:val="0"/>
        </w:rPr>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WARREN</w:t>
        <w:br w:type="textWrapping"/>
        <w:t xml:space="preserve">What, the government collapsed?</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CIGGY</w:t>
        <w:br w:type="textWrapping"/>
        <w:t xml:space="preserve">Yeah! What are we gonna do?!?!</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WARREN</w:t>
        <w:br w:type="textWrapping"/>
        <w:t xml:space="preserve">Oh, just click that button over there. The one that says “Dictatorship Shield”</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CAS</w:t>
        <w:br w:type="textWrapping"/>
        <w:t xml:space="preserve">ok</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t xml:space="preserve">[CAS clicks it with no question and a force field surrounds the theater]</w:t>
      </w:r>
    </w:p>
    <w:p w:rsidR="00000000" w:rsidDel="00000000" w:rsidP="00000000" w:rsidRDefault="00000000" w:rsidRPr="00000000" w14:paraId="0000203D">
      <w:pPr>
        <w:rPr/>
      </w:pPr>
      <w:r w:rsidDel="00000000" w:rsidR="00000000" w:rsidRPr="00000000">
        <w:rPr>
          <w:rtl w:val="0"/>
        </w:rPr>
        <w:br w:type="textWrapping"/>
        <w:t xml:space="preserve">DEEGS</w:t>
        <w:br w:type="textWrapping"/>
        <w:t xml:space="preserve">What, have we just, always had that??</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t xml:space="preserve">WARREN</w:t>
        <w:br w:type="textWrapping"/>
        <w:t xml:space="preserve">Yeah, just in case.</w:t>
      </w:r>
    </w:p>
    <w:p w:rsidR="00000000" w:rsidDel="00000000" w:rsidP="00000000" w:rsidRDefault="00000000" w:rsidRPr="00000000" w14:paraId="00002040">
      <w:pPr>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TRAVIS</w:t>
        <w:br w:type="textWrapping"/>
        <w:t xml:space="preserve">HELL YEAH, BROTHER! </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pPr>
      <w:r w:rsidDel="00000000" w:rsidR="00000000" w:rsidRPr="00000000">
        <w:rPr>
          <w:rtl w:val="0"/>
        </w:rPr>
        <w:t xml:space="preserve">DEEGS</w:t>
        <w:br w:type="textWrapping"/>
        <w:t xml:space="preserve">Yeah, is anyone else not really satisfied with that explanation-</w:t>
      </w:r>
    </w:p>
    <w:p w:rsidR="00000000" w:rsidDel="00000000" w:rsidP="00000000" w:rsidRDefault="00000000" w:rsidRPr="00000000" w14:paraId="00002044">
      <w:pPr>
        <w:rPr/>
      </w:pPr>
      <w:r w:rsidDel="00000000" w:rsidR="00000000" w:rsidRPr="00000000">
        <w:rPr>
          <w:rtl w:val="0"/>
        </w:rPr>
        <w:br w:type="textWrapping"/>
        <w:t xml:space="preserve">TRAVIS</w:t>
        <w:br w:type="textWrapping"/>
        <w:t xml:space="preserve">THIS IS THE SAFEZONE BASE OF THE REVOLUTION BABYYYYYYY!!! YEEEEHAWWWWWW!!!</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[meanwhile]</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MCCORMACK</w:t>
        <w:br w:type="textWrapping"/>
        <w:t xml:space="preserve">Sir, the Mafia is here to negotiate with you.</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CHIEF</w:t>
        <w:br w:type="textWrapping"/>
        <w:t xml:space="preserve">Bring those pesto slurpers in!</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TONY</w:t>
        <w:br w:type="textWrapping"/>
        <w:t xml:space="preserve">Well well well, If it isn’t the Chief of police.</w:t>
      </w:r>
    </w:p>
    <w:p w:rsidR="00000000" w:rsidDel="00000000" w:rsidP="00000000" w:rsidRDefault="00000000" w:rsidRPr="00000000" w14:paraId="0000204D">
      <w:pPr>
        <w:rPr/>
      </w:pPr>
      <w:r w:rsidDel="00000000" w:rsidR="00000000" w:rsidRPr="00000000">
        <w:rPr>
          <w:rtl w:val="0"/>
        </w:rPr>
        <w:br w:type="textWrapping"/>
        <w:t xml:space="preserve">CHIEF</w:t>
        <w:br w:type="textWrapping"/>
      </w:r>
      <w:commentRangeStart w:id="317"/>
      <w:commentRangeStart w:id="318"/>
      <w:r w:rsidDel="00000000" w:rsidR="00000000" w:rsidRPr="00000000">
        <w:rPr>
          <w:rtl w:val="0"/>
        </w:rPr>
        <w:t xml:space="preserve">Tony Morelli. Lorenzo, Rocco, welcome, wel</w:t>
      </w:r>
      <w:commentRangeEnd w:id="317"/>
      <w:r w:rsidDel="00000000" w:rsidR="00000000" w:rsidRPr="00000000">
        <w:commentReference w:id="317"/>
      </w:r>
      <w:commentRangeEnd w:id="318"/>
      <w:r w:rsidDel="00000000" w:rsidR="00000000" w:rsidRPr="00000000">
        <w:commentReference w:id="318"/>
      </w:r>
      <w:r w:rsidDel="00000000" w:rsidR="00000000" w:rsidRPr="00000000">
        <w:rPr>
          <w:rtl w:val="0"/>
        </w:rPr>
        <w:t xml:space="preserve">come.</w:t>
      </w:r>
    </w:p>
    <w:p w:rsidR="00000000" w:rsidDel="00000000" w:rsidP="00000000" w:rsidRDefault="00000000" w:rsidRPr="00000000" w14:paraId="0000204E">
      <w:pPr>
        <w:rPr/>
      </w:pPr>
      <w:r w:rsidDel="00000000" w:rsidR="00000000" w:rsidRPr="00000000">
        <w:rPr>
          <w:rtl w:val="0"/>
        </w:rPr>
      </w:r>
    </w:p>
    <w:p w:rsidR="00000000" w:rsidDel="00000000" w:rsidP="00000000" w:rsidRDefault="00000000" w:rsidRPr="00000000" w14:paraId="0000204F">
      <w:pPr>
        <w:rPr/>
      </w:pPr>
      <w:r w:rsidDel="00000000" w:rsidR="00000000" w:rsidRPr="00000000">
        <w:rPr>
          <w:rtl w:val="0"/>
        </w:rPr>
        <w:t xml:space="preserve">TONY</w:t>
        <w:br w:type="textWrapping"/>
        <w:t xml:space="preserve">Ayy, you got a coffee I could sip on?</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commentRangeStart w:id="319"/>
      <w:r w:rsidDel="00000000" w:rsidR="00000000" w:rsidRPr="00000000">
        <w:rPr>
          <w:rtl w:val="0"/>
        </w:rPr>
        <w:t xml:space="preserve">CHIEF</w:t>
        <w:br w:type="textWrapping"/>
        <w:t xml:space="preserve">Oh, of course, of course, right over there near the BULLET TO YOUR FACE!</w:t>
      </w:r>
      <w:commentRangeEnd w:id="319"/>
      <w:r w:rsidDel="00000000" w:rsidR="00000000" w:rsidRPr="00000000">
        <w:commentReference w:id="319"/>
      </w:r>
      <w:r w:rsidDel="00000000" w:rsidR="00000000" w:rsidRPr="00000000">
        <w:rPr>
          <w:rtl w:val="0"/>
        </w:rPr>
      </w:r>
    </w:p>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rPr>
          <w:rtl w:val="0"/>
        </w:rPr>
        <w:t xml:space="preserve">[CHIEF shoots TONY MORELLI in the face and he drops]</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t xml:space="preserve">LORENZO</w:t>
        <w:br w:type="textWrapping"/>
        <w:t xml:space="preserve">BAWSSSSSSSS!!!</w:t>
      </w:r>
    </w:p>
    <w:p w:rsidR="00000000" w:rsidDel="00000000" w:rsidP="00000000" w:rsidRDefault="00000000" w:rsidRPr="00000000" w14:paraId="00002056">
      <w:pPr>
        <w:rPr/>
      </w:pPr>
      <w:r w:rsidDel="00000000" w:rsidR="00000000" w:rsidRPr="00000000">
        <w:rPr>
          <w:rtl w:val="0"/>
        </w:rPr>
      </w:r>
    </w:p>
    <w:p w:rsidR="00000000" w:rsidDel="00000000" w:rsidP="00000000" w:rsidRDefault="00000000" w:rsidRPr="00000000" w14:paraId="00002057">
      <w:pPr>
        <w:rPr/>
      </w:pPr>
      <w:r w:rsidDel="00000000" w:rsidR="00000000" w:rsidRPr="00000000">
        <w:rPr>
          <w:rtl w:val="0"/>
        </w:rPr>
        <w:t xml:space="preserve">CHIEF</w:t>
        <w:br w:type="textWrapping"/>
        <w:t xml:space="preserve">You see, a Mafia organization in Nenjac City would just look </w:t>
      </w:r>
      <w:r w:rsidDel="00000000" w:rsidR="00000000" w:rsidRPr="00000000">
        <w:rPr>
          <w:i w:val="1"/>
          <w:iCs w:val="1"/>
          <w:rtl w:val="0"/>
        </w:rPr>
        <w:t xml:space="preserve">bad</w:t>
      </w:r>
      <w:r w:rsidDel="00000000" w:rsidR="00000000" w:rsidRPr="00000000">
        <w:rPr>
          <w:rtl w:val="0"/>
        </w:rPr>
        <w:t xml:space="preserve"> for me. And my whole tight-knight dictator vibe. How can there be crime, if my citizens listen, y’know? So, I killed your Godfather, and uh, now you’ll listen to me!</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LORENZO</w:t>
      </w:r>
    </w:p>
    <w:p w:rsidR="00000000" w:rsidDel="00000000" w:rsidP="00000000" w:rsidRDefault="00000000" w:rsidRPr="00000000" w14:paraId="0000205A">
      <w:pPr>
        <w:rPr/>
      </w:pPr>
      <w:r w:rsidDel="00000000" w:rsidR="00000000" w:rsidRPr="00000000">
        <w:rPr>
          <w:rtl w:val="0"/>
        </w:rPr>
        <w:t xml:space="preserve">I’LL NEVER LISTEN TO YOU!!!</w:t>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CHIEF</w:t>
        <w:br w:type="textWrapping"/>
        <w:t xml:space="preserve">I will slurp you up noodle by noodle, alright? You’re gonna wanna fucking listen to me, spaghetti boy. I’m fucking crazy. Not normal, run-of-the-mill crazy. I’M CRAZY, ALRIGHT?</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LORENZO</w:t>
        <w:br w:type="textWrapping"/>
        <w:t xml:space="preserve">ALRIGHT ALRIGHT!!! I’m sorry! Let’s go, Rocco…</w:t>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tl w:val="0"/>
        </w:rPr>
        <w:t xml:space="preserve">[they walk out]</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MCCORMACK</w:t>
        <w:br w:type="textWrapping"/>
        <w:t xml:space="preserve">Chief, there’s word that an impenetrable force field has just surrounded the theater, keeping all the theater kids inside safe!</w:t>
      </w:r>
    </w:p>
    <w:p w:rsidR="00000000" w:rsidDel="00000000" w:rsidP="00000000" w:rsidRDefault="00000000" w:rsidRPr="00000000" w14:paraId="00002063">
      <w:pPr>
        <w:rPr/>
      </w:pPr>
      <w:r w:rsidDel="00000000" w:rsidR="00000000" w:rsidRPr="00000000">
        <w:rPr>
          <w:rtl w:val="0"/>
        </w:rPr>
      </w:r>
    </w:p>
    <w:p w:rsidR="00000000" w:rsidDel="00000000" w:rsidP="00000000" w:rsidRDefault="00000000" w:rsidRPr="00000000" w14:paraId="00002064">
      <w:pPr>
        <w:rPr/>
      </w:pPr>
      <w:r w:rsidDel="00000000" w:rsidR="00000000" w:rsidRPr="00000000">
        <w:rPr>
          <w:rtl w:val="0"/>
        </w:rPr>
        <w:t xml:space="preserve">CHIEF</w:t>
        <w:br w:type="textWrapping"/>
        <w:t xml:space="preserve">WHAT! PENETRATE IT!</w:t>
        <w:br w:type="textWrapping"/>
        <w:br w:type="textWrapping"/>
        <w:t xml:space="preserve">MCCORMACK</w:t>
      </w:r>
    </w:p>
    <w:p w:rsidR="00000000" w:rsidDel="00000000" w:rsidP="00000000" w:rsidRDefault="00000000" w:rsidRPr="00000000" w14:paraId="00002065">
      <w:pPr>
        <w:rPr/>
      </w:pPr>
      <w:r w:rsidDel="00000000" w:rsidR="00000000" w:rsidRPr="00000000">
        <w:rPr>
          <w:rtl w:val="0"/>
        </w:rPr>
        <w:t xml:space="preserve">Well, it’s… It’s impenetrable.</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CHIEF</w:t>
        <w:br w:type="textWrapping"/>
        <w:t xml:space="preserve">Damn it! Those damn theater kids… I’ll think of something… I always </w:t>
      </w:r>
      <w:commentRangeStart w:id="320"/>
      <w:r w:rsidDel="00000000" w:rsidR="00000000" w:rsidRPr="00000000">
        <w:rPr>
          <w:rtl w:val="0"/>
        </w:rPr>
        <w:t xml:space="preserve">do…</w:t>
      </w:r>
      <w:commentRangeEnd w:id="320"/>
      <w:r w:rsidDel="00000000" w:rsidR="00000000" w:rsidRPr="00000000">
        <w:commentReference w:id="320"/>
      </w:r>
      <w:r w:rsidDel="00000000" w:rsidR="00000000" w:rsidRPr="00000000">
        <w:rPr>
          <w:rtl w:val="0"/>
        </w:rPr>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sectPr>
          <w:headerReference r:id="rId105" w:type="default"/>
          <w:footerReference r:id="rId106" w:type="default"/>
          <w:type w:val="nextPage"/>
          <w:pgSz w:h="15840" w:w="12240" w:orient="portrait"/>
          <w:pgMar w:bottom="1440" w:top="1440" w:left="1440" w:right="1440" w:header="720" w:footer="720"/>
          <w:pgNumType w:start="1"/>
        </w:sectPr>
      </w:pPr>
      <w:r w:rsidDel="00000000" w:rsidR="00000000" w:rsidRPr="00000000">
        <w:rPr>
          <w:rtl w:val="0"/>
        </w:rPr>
        <w:br w:type="textWrapping"/>
      </w:r>
      <w:commentRangeStart w:id="321"/>
      <w:r w:rsidDel="00000000" w:rsidR="00000000" w:rsidRPr="00000000">
        <w:rPr>
          <w:rtl w:val="0"/>
        </w:rPr>
        <w:t xml:space="preserve">EVERYONE WHO DIED WAKES UP IN THE HOSPITAL LIKE WOW THESE ARE REALLY GOOD DOCTORS</w:t>
      </w:r>
      <w:commentRangeEnd w:id="321"/>
      <w:r w:rsidDel="00000000" w:rsidR="00000000" w:rsidRPr="00000000">
        <w:commentReference w:id="321"/>
      </w:r>
      <w:r w:rsidDel="00000000" w:rsidR="00000000" w:rsidRPr="00000000">
        <w:rPr>
          <w:rtl w:val="0"/>
        </w:rPr>
      </w:r>
    </w:p>
    <w:p w:rsidR="00000000" w:rsidDel="00000000" w:rsidP="00000000" w:rsidRDefault="00000000" w:rsidRPr="00000000" w14:paraId="00002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7" w:type="default"/>
          <w:footerReference r:id="rId108" w:type="default"/>
          <w:type w:val="nextPage"/>
          <w:pgSz w:h="15840" w:w="12240" w:orient="portrait"/>
          <w:pgMar w:bottom="1440" w:top="1440" w:left="1440" w:right="1440" w:header="720" w:footer="720"/>
          <w:pgNumType w:start="1"/>
        </w:sectPr>
      </w:pPr>
      <w:bookmarkStart w:colFirst="0" w:colLast="0" w:name="_b5tcneqwu9j"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nenjac civil war</w:t>
      </w:r>
      <w:r w:rsidDel="00000000" w:rsidR="00000000" w:rsidRPr="00000000">
        <w:rPr>
          <w:rtl w:val="0"/>
        </w:rPr>
      </w:r>
    </w:p>
    <w:p w:rsidR="00000000" w:rsidDel="00000000" w:rsidP="00000000" w:rsidRDefault="00000000" w:rsidRPr="00000000" w14:paraId="00002071">
      <w:pPr>
        <w:rPr/>
      </w:pPr>
      <w:r w:rsidDel="00000000" w:rsidR="00000000" w:rsidRPr="00000000">
        <w:rPr>
          <w:rtl w:val="0"/>
        </w:rPr>
        <w:t xml:space="preserve">[DOWNTOWN. CHIEF is beating MONOLEG MOLUGNEY with his truncheon.]</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MONOLEG</w:t>
        <w:br w:type="textWrapping"/>
        <w:t xml:space="preserve">Please.. Stop…</w:t>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CHIEF</w:t>
        <w:br w:type="textWrapping"/>
        <w:t xml:space="preserve">Siri, cancel my very important meeting tonight! Monoleg here’s talking back…</w:t>
      </w:r>
    </w:p>
    <w:p w:rsidR="00000000" w:rsidDel="00000000" w:rsidP="00000000" w:rsidRDefault="00000000" w:rsidRPr="00000000" w14:paraId="00002076">
      <w:pPr>
        <w:rPr/>
      </w:pPr>
      <w:r w:rsidDel="00000000" w:rsidR="00000000" w:rsidRPr="00000000">
        <w:rPr>
          <w:rtl w:val="0"/>
        </w:rPr>
      </w:r>
    </w:p>
    <w:p w:rsidR="00000000" w:rsidDel="00000000" w:rsidP="00000000" w:rsidRDefault="00000000" w:rsidRPr="00000000" w14:paraId="00002077">
      <w:pPr>
        <w:rPr/>
      </w:pPr>
      <w:r w:rsidDel="00000000" w:rsidR="00000000" w:rsidRPr="00000000">
        <w:rPr>
          <w:rtl w:val="0"/>
        </w:rPr>
        <w:t xml:space="preserve">[DEEGS and STARR enter]</w:t>
      </w:r>
    </w:p>
    <w:p w:rsidR="00000000" w:rsidDel="00000000" w:rsidP="00000000" w:rsidRDefault="00000000" w:rsidRPr="00000000" w14:paraId="00002078">
      <w:pPr>
        <w:rPr/>
      </w:pPr>
      <w:r w:rsidDel="00000000" w:rsidR="00000000" w:rsidRPr="00000000">
        <w:rPr>
          <w:rtl w:val="0"/>
        </w:rPr>
      </w:r>
    </w:p>
    <w:p w:rsidR="00000000" w:rsidDel="00000000" w:rsidP="00000000" w:rsidRDefault="00000000" w:rsidRPr="00000000" w14:paraId="00002079">
      <w:pPr>
        <w:rPr/>
      </w:pPr>
      <w:r w:rsidDel="00000000" w:rsidR="00000000" w:rsidRPr="00000000">
        <w:rPr>
          <w:rtl w:val="0"/>
        </w:rPr>
        <w:t xml:space="preserve">DEEGS</w:t>
        <w:br w:type="textWrapping"/>
        <w:t xml:space="preserve">Oh, hey Chief. How’s it going?</w:t>
        <w:br w:type="textWrapping"/>
        <w:br w:type="textWrapping"/>
        <w:t xml:space="preserve">CHIEF</w:t>
        <w:br w:type="textWrapping"/>
        <w:t xml:space="preserve">Oh. Hey Deegs. I’m alright. Just blowing off some steam.</w:t>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STARR</w:t>
        <w:br w:type="textWrapping"/>
        <w:t xml:space="preserve">You know Deegs… watching this completely horrific display of authority really makes me realize something. I’m SICK of being your sidekick! I’m my own person!</w:t>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t xml:space="preserve">DEEGS</w:t>
        <w:br w:type="textWrapping"/>
        <w:t xml:space="preserve">Wha- Starr, you’re built to be my secondary protagonist! Its basic narrative structure! We’re like, meant to be!</w:t>
        <w:br w:type="textWrapping"/>
        <w:br w:type="textWrapping"/>
        <w:t xml:space="preserve">STARR</w:t>
        <w:br w:type="textWrapping"/>
        <w:t xml:space="preserve">No, bucko! We’re done! I have complex emotions! I love Dean McQueen! I love squids! I have a Prius! And you know what? I’m declaring war on you,  Deegs. From this moment on… we are ENEMIES!!!</w:t>
      </w:r>
    </w:p>
    <w:p w:rsidR="00000000" w:rsidDel="00000000" w:rsidP="00000000" w:rsidRDefault="00000000" w:rsidRPr="00000000" w14:paraId="0000207E">
      <w:pPr>
        <w:rPr/>
      </w:pPr>
      <w:r w:rsidDel="00000000" w:rsidR="00000000" w:rsidRPr="00000000">
        <w:rPr>
          <w:rtl w:val="0"/>
        </w:rPr>
      </w:r>
    </w:p>
    <w:p w:rsidR="00000000" w:rsidDel="00000000" w:rsidP="00000000" w:rsidRDefault="00000000" w:rsidRPr="00000000" w14:paraId="0000207F">
      <w:pPr>
        <w:rPr/>
      </w:pPr>
      <w:r w:rsidDel="00000000" w:rsidR="00000000" w:rsidRPr="00000000">
        <w:rPr>
          <w:rtl w:val="0"/>
        </w:rPr>
        <w:t xml:space="preserve">DEEGS</w:t>
        <w:br w:type="textWrapping"/>
        <w:t xml:space="preserve">What… ENEMIES? FINE! But… But I get custody of Cas! And the theater! </w:t>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STARR</w:t>
        <w:br w:type="textWrapping"/>
        <w:t xml:space="preserve">We’ll see about that, bucko… I’m assembling an ARMY!!!</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[intro]</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[THEATER]</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WARREN</w:t>
        <w:br w:type="textWrapping"/>
        <w:t xml:space="preserve">Attention kids, I partied through my conflict-resolution class in college. So, if Starr and Deegs are having a civil war, uh, just try not to bleed on the carpet.</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STARR</w:t>
        <w:br w:type="textWrapping"/>
        <w:t xml:space="preserve">Attention Nenjac Thespians! Deegs thinks he can just carve everyone’s faces off and plant bombs, just because he has plot armor! I am offering a NEW REGIME! A regime of super positivity!</w:t>
        <w:br w:type="textWrapping"/>
        <w:br w:type="textWrapping"/>
        <w:t xml:space="preserve">SPENCER</w:t>
        <w:br w:type="textWrapping"/>
        <w:t xml:space="preserve">Wow Starr, that sounds really inclusive and emotionally mature! I’ll join your side!</w:t>
        <w:br w:type="textWrapping"/>
        <w:br w:type="textWrapping"/>
        <w:t xml:space="preserve">DEEGS</w:t>
        <w:br w:type="textWrapping"/>
        <w:t xml:space="preserve">Shutup, Spencer.</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commentRangeStart w:id="322"/>
      <w:r w:rsidDel="00000000" w:rsidR="00000000" w:rsidRPr="00000000">
        <w:rPr>
          <w:rtl w:val="0"/>
        </w:rPr>
        <w:t xml:space="preserve">CAS</w:t>
        <w:br w:type="textWrapping"/>
        <w:t xml:space="preserve">i will join deegs because i ate a battery and i also crave violence often</w:t>
      </w:r>
      <w:commentRangeEnd w:id="322"/>
      <w:r w:rsidDel="00000000" w:rsidR="00000000" w:rsidRPr="00000000">
        <w:commentReference w:id="322"/>
      </w:r>
      <w:r w:rsidDel="00000000" w:rsidR="00000000" w:rsidRPr="00000000">
        <w:rPr>
          <w:rtl w:val="0"/>
        </w:rPr>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ELEA</w:t>
        <w:br w:type="textWrapping"/>
        <w:t xml:space="preserve">I’m joining Starr’s side because Deegs is straight, and straight people kinda scare me.</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commentRangeStart w:id="323"/>
      <w:r w:rsidDel="00000000" w:rsidR="00000000" w:rsidRPr="00000000">
        <w:rPr>
          <w:rtl w:val="0"/>
        </w:rPr>
        <w:t xml:space="preserve">STARR</w:t>
        <w:br w:type="textWrapping"/>
        <w:t xml:space="preserve">Elea, I’m… I’m straight-</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ELEA</w:t>
        <w:br w:type="textWrapping"/>
        <w:t xml:space="preserve">HA! Hahahaha, hahahaha… ha… Okay, yeah, sure.</w:t>
      </w:r>
      <w:commentRangeEnd w:id="323"/>
      <w:r w:rsidDel="00000000" w:rsidR="00000000" w:rsidRPr="00000000">
        <w:commentReference w:id="323"/>
      </w:r>
      <w:r w:rsidDel="00000000" w:rsidR="00000000" w:rsidRPr="00000000">
        <w:rPr>
          <w:rtl w:val="0"/>
        </w:rPr>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TRAVIS</w:t>
        <w:br w:type="textWrapping"/>
        <w:t xml:space="preserve">I’m siding with Deegs, because I hate to say it, Starr’s Prius runs on electricity which is a communist plot to destroy American gas stations!</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t xml:space="preserve">DEAN</w:t>
        <w:br w:type="textWrapping"/>
        <w:t xml:space="preserve">I’ll just stay neutral, because I’m a feminist icon and I don’t want to get my perfectly sculpted face bruised. Isn’t that right, ladies?</w:t>
        <w:br w:type="textWrapping"/>
        <w:br w:type="textWrapping"/>
        <w:t xml:space="preserve">DEANS GIRLS</w:t>
        <w:br w:type="textWrapping"/>
        <w:t xml:space="preserve">YES DEAN MCQUEEN!!! YOU’RE SO RIGHT!!!</w:t>
      </w:r>
    </w:p>
    <w:p w:rsidR="00000000" w:rsidDel="00000000" w:rsidP="00000000" w:rsidRDefault="00000000" w:rsidRPr="00000000" w14:paraId="00002096">
      <w:pPr>
        <w:rPr/>
      </w:pPr>
      <w:r w:rsidDel="00000000" w:rsidR="00000000" w:rsidRPr="00000000">
        <w:rPr>
          <w:rtl w:val="0"/>
        </w:rPr>
      </w:r>
    </w:p>
    <w:p w:rsidR="00000000" w:rsidDel="00000000" w:rsidP="00000000" w:rsidRDefault="00000000" w:rsidRPr="00000000" w14:paraId="00002097">
      <w:pPr>
        <w:rPr/>
      </w:pPr>
      <w:r w:rsidDel="00000000" w:rsidR="00000000" w:rsidRPr="00000000">
        <w:rPr>
          <w:rtl w:val="0"/>
        </w:rPr>
        <w:t xml:space="preserve">DEEGS</w:t>
        <w:br w:type="textWrapping"/>
        <w:t xml:space="preserve">Alright. It’s settled. The Deegs Faction VS the Starr Rebellion. Meet me in the town square at high noon… and bring weapons.</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[TOWN SQUARE]</w:t>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[DEEGS stands with CAS, TRAVIS, and the entire Mafia. STARR stands across from him with SPENCER, ELEA, NEEN, CIGGY, and a bucket of squid.]</w:t>
      </w:r>
    </w:p>
    <w:p w:rsidR="00000000" w:rsidDel="00000000" w:rsidP="00000000" w:rsidRDefault="00000000" w:rsidRPr="00000000" w14:paraId="0000209C">
      <w:pPr>
        <w:rPr/>
      </w:pPr>
      <w:r w:rsidDel="00000000" w:rsidR="00000000" w:rsidRPr="00000000">
        <w:rPr>
          <w:rtl w:val="0"/>
        </w:rPr>
      </w:r>
    </w:p>
    <w:p w:rsidR="00000000" w:rsidDel="00000000" w:rsidP="00000000" w:rsidRDefault="00000000" w:rsidRPr="00000000" w14:paraId="0000209D">
      <w:pPr>
        <w:rPr/>
      </w:pPr>
      <w:r w:rsidDel="00000000" w:rsidR="00000000" w:rsidRPr="00000000">
        <w:rPr>
          <w:rtl w:val="0"/>
        </w:rPr>
        <w:t xml:space="preserve">TONY</w:t>
        <w:br w:type="textWrapping"/>
        <w:t xml:space="preserve">Listen Deegs, I’m only helpin ya in ya little war because-</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DEEGS</w:t>
        <w:br w:type="textWrapping"/>
        <w:t xml:space="preserve">Yeah, yeah, whatever, zip it. STARR! Surrender now, or I’ll carve your face off!</w:t>
      </w:r>
    </w:p>
    <w:p w:rsidR="00000000" w:rsidDel="00000000" w:rsidP="00000000" w:rsidRDefault="00000000" w:rsidRPr="00000000" w14:paraId="000020A0">
      <w:pPr>
        <w:rPr/>
      </w:pPr>
      <w:r w:rsidDel="00000000" w:rsidR="00000000" w:rsidRPr="00000000">
        <w:rPr>
          <w:rtl w:val="0"/>
        </w:rPr>
      </w:r>
    </w:p>
    <w:p w:rsidR="00000000" w:rsidDel="00000000" w:rsidP="00000000" w:rsidRDefault="00000000" w:rsidRPr="00000000" w14:paraId="000020A1">
      <w:pPr>
        <w:rPr/>
      </w:pPr>
      <w:r w:rsidDel="00000000" w:rsidR="00000000" w:rsidRPr="00000000">
        <w:rPr>
          <w:rtl w:val="0"/>
        </w:rPr>
        <w:t xml:space="preserve">STARR</w:t>
        <w:br w:type="textWrapping"/>
        <w:t xml:space="preserve">HA! JOKES ON YOU, I’M A PIECE OF PAPER! MY FACE IS DRAWN ON! </w:t>
      </w:r>
      <w:commentRangeStart w:id="324"/>
      <w:r w:rsidDel="00000000" w:rsidR="00000000" w:rsidRPr="00000000">
        <w:rPr>
          <w:rtl w:val="0"/>
        </w:rPr>
        <w:t xml:space="preserve">Spencer-San, use the karate I taught you!</w:t>
      </w:r>
    </w:p>
    <w:p w:rsidR="00000000" w:rsidDel="00000000" w:rsidP="00000000" w:rsidRDefault="00000000" w:rsidRPr="00000000" w14:paraId="000020A2">
      <w:pPr>
        <w:rPr/>
      </w:pPr>
      <w:commentRangeEnd w:id="324"/>
      <w:r w:rsidDel="00000000" w:rsidR="00000000" w:rsidRPr="00000000">
        <w:commentReference w:id="324"/>
      </w:r>
      <w:r w:rsidDel="00000000" w:rsidR="00000000" w:rsidRPr="00000000">
        <w:rPr>
          <w:rtl w:val="0"/>
        </w:rPr>
      </w:r>
    </w:p>
    <w:p w:rsidR="00000000" w:rsidDel="00000000" w:rsidP="00000000" w:rsidRDefault="00000000" w:rsidRPr="00000000" w14:paraId="000020A3">
      <w:pPr>
        <w:rPr/>
      </w:pPr>
      <w:r w:rsidDel="00000000" w:rsidR="00000000" w:rsidRPr="00000000">
        <w:rPr>
          <w:rtl w:val="0"/>
        </w:rPr>
        <w:t xml:space="preserve">SPENCER</w:t>
        <w:br w:type="textWrapping"/>
        <w:t xml:space="preserve">I don’t really like fighting, guys-</w:t>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[TRAVIS shoots his shotgun into the air]</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tl w:val="0"/>
        </w:rPr>
        <w:t xml:space="preserve">TRAVIS</w:t>
        <w:br w:type="textWrapping"/>
        <w:t xml:space="preserve">YEEEEHAW, BITCHES!!! CHARGE!!!!!</w:t>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[epic battle scene]</w:t>
      </w:r>
    </w:p>
    <w:p w:rsidR="00000000" w:rsidDel="00000000" w:rsidP="00000000" w:rsidRDefault="00000000" w:rsidRPr="00000000" w14:paraId="000020AA">
      <w:pPr>
        <w:rPr/>
      </w:pPr>
      <w:r w:rsidDel="00000000" w:rsidR="00000000" w:rsidRPr="00000000">
        <w:rPr>
          <w:rtl w:val="0"/>
        </w:rPr>
      </w:r>
    </w:p>
    <w:p w:rsidR="00000000" w:rsidDel="00000000" w:rsidP="00000000" w:rsidRDefault="00000000" w:rsidRPr="00000000" w14:paraId="000020AB">
      <w:pPr>
        <w:rPr/>
      </w:pPr>
      <w:r w:rsidDel="00000000" w:rsidR="00000000" w:rsidRPr="00000000">
        <w:rPr>
          <w:rtl w:val="0"/>
        </w:rPr>
        <w:t xml:space="preserve">CAS</w:t>
      </w:r>
    </w:p>
    <w:p w:rsidR="00000000" w:rsidDel="00000000" w:rsidP="00000000" w:rsidRDefault="00000000" w:rsidRPr="00000000" w14:paraId="000020AC">
      <w:pPr>
        <w:rPr/>
      </w:pPr>
      <w:r w:rsidDel="00000000" w:rsidR="00000000" w:rsidRPr="00000000">
        <w:rPr>
          <w:rtl w:val="0"/>
        </w:rPr>
        <w:t xml:space="preserve">die die die im vibrating with malice</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ELEA</w:t>
        <w:br w:type="textWrapping"/>
        <w:t xml:space="preserve">I can punch YOU! And YOU! And YOU! You get a KICK!</w:t>
      </w:r>
    </w:p>
    <w:p w:rsidR="00000000" w:rsidDel="00000000" w:rsidP="00000000" w:rsidRDefault="00000000" w:rsidRPr="00000000" w14:paraId="000020AF">
      <w:pPr>
        <w:rPr/>
      </w:pPr>
      <w:r w:rsidDel="00000000" w:rsidR="00000000" w:rsidRPr="00000000">
        <w:rPr>
          <w:rtl w:val="0"/>
        </w:rPr>
      </w:r>
    </w:p>
    <w:p w:rsidR="00000000" w:rsidDel="00000000" w:rsidP="00000000" w:rsidRDefault="00000000" w:rsidRPr="00000000" w14:paraId="000020B0">
      <w:pPr>
        <w:rPr/>
      </w:pPr>
      <w:r w:rsidDel="00000000" w:rsidR="00000000" w:rsidRPr="00000000">
        <w:rPr>
          <w:rtl w:val="0"/>
        </w:rPr>
        <w:t xml:space="preserve">STARR</w:t>
        <w:br w:type="textWrapping"/>
        <w:t xml:space="preserve">EAT CALAMARI, MAFIOSOS!</w:t>
      </w:r>
    </w:p>
    <w:p w:rsidR="00000000" w:rsidDel="00000000" w:rsidP="00000000" w:rsidRDefault="00000000" w:rsidRPr="00000000" w14:paraId="000020B1">
      <w:pPr>
        <w:rPr/>
      </w:pPr>
      <w:r w:rsidDel="00000000" w:rsidR="00000000" w:rsidRPr="00000000">
        <w:rPr>
          <w:rtl w:val="0"/>
        </w:rPr>
      </w:r>
    </w:p>
    <w:p w:rsidR="00000000" w:rsidDel="00000000" w:rsidP="00000000" w:rsidRDefault="00000000" w:rsidRPr="00000000" w14:paraId="000020B2">
      <w:pPr>
        <w:rPr/>
      </w:pPr>
      <w:r w:rsidDel="00000000" w:rsidR="00000000" w:rsidRPr="00000000">
        <w:rPr>
          <w:rtl w:val="0"/>
        </w:rPr>
        <w:t xml:space="preserve">[STARR whips squids at LORENZO and ROCCO, and they are getting attacked by the squids.]</w:t>
      </w:r>
    </w:p>
    <w:p w:rsidR="00000000" w:rsidDel="00000000" w:rsidP="00000000" w:rsidRDefault="00000000" w:rsidRPr="00000000" w14:paraId="000020B3">
      <w:pPr>
        <w:rPr/>
      </w:pPr>
      <w:r w:rsidDel="00000000" w:rsidR="00000000" w:rsidRPr="00000000">
        <w:rPr>
          <w:rtl w:val="0"/>
        </w:rPr>
      </w:r>
    </w:p>
    <w:p w:rsidR="00000000" w:rsidDel="00000000" w:rsidP="00000000" w:rsidRDefault="00000000" w:rsidRPr="00000000" w14:paraId="000020B4">
      <w:pPr>
        <w:rPr/>
      </w:pPr>
      <w:r w:rsidDel="00000000" w:rsidR="00000000" w:rsidRPr="00000000">
        <w:rPr>
          <w:rtl w:val="0"/>
        </w:rPr>
        <w:t xml:space="preserve">LORENZO</w:t>
        <w:br w:type="textWrapping"/>
        <w:t xml:space="preserve">BOSS!!! THE SQUID IS GNAWING AT MY GODDAMN FACE!!!</w:t>
      </w:r>
    </w:p>
    <w:p w:rsidR="00000000" w:rsidDel="00000000" w:rsidP="00000000" w:rsidRDefault="00000000" w:rsidRPr="00000000" w14:paraId="000020B5">
      <w:pPr>
        <w:rPr/>
      </w:pPr>
      <w:r w:rsidDel="00000000" w:rsidR="00000000" w:rsidRPr="00000000">
        <w:rPr>
          <w:rtl w:val="0"/>
        </w:rPr>
      </w:r>
    </w:p>
    <w:p w:rsidR="00000000" w:rsidDel="00000000" w:rsidP="00000000" w:rsidRDefault="00000000" w:rsidRPr="00000000" w14:paraId="000020B6">
      <w:pPr>
        <w:rPr/>
      </w:pPr>
      <w:r w:rsidDel="00000000" w:rsidR="00000000" w:rsidRPr="00000000">
        <w:rPr>
          <w:rtl w:val="0"/>
        </w:rPr>
        <w:t xml:space="preserve">DEEGS</w:t>
        <w:br w:type="textWrapping"/>
        <w:t xml:space="preserve">Enough games! It’s time for my SIGNATURE MOVE!</w:t>
        <w:br w:type="textWrapping"/>
      </w:r>
    </w:p>
    <w:p w:rsidR="00000000" w:rsidDel="00000000" w:rsidP="00000000" w:rsidRDefault="00000000" w:rsidRPr="00000000" w14:paraId="000020B7">
      <w:pPr>
        <w:rPr/>
      </w:pPr>
      <w:r w:rsidDel="00000000" w:rsidR="00000000" w:rsidRPr="00000000">
        <w:rPr>
          <w:rtl w:val="0"/>
        </w:rPr>
        <w:t xml:space="preserve">[DEEGS pulls out a bomb]</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t xml:space="preserve">STARR</w:t>
        <w:br w:type="textWrapping"/>
        <w:t xml:space="preserve">OH NO! A BOMB!</w:t>
        <w:br w:type="textWrapping"/>
      </w:r>
    </w:p>
    <w:p w:rsidR="00000000" w:rsidDel="00000000" w:rsidP="00000000" w:rsidRDefault="00000000" w:rsidRPr="00000000" w14:paraId="000020BA">
      <w:pPr>
        <w:rPr/>
      </w:pPr>
      <w:r w:rsidDel="00000000" w:rsidR="00000000" w:rsidRPr="00000000">
        <w:rPr>
          <w:rtl w:val="0"/>
        </w:rPr>
        <w:t xml:space="preserve">DEEGS</w:t>
        <w:br w:type="textWrapping"/>
        <w:t xml:space="preserve">Prepare to be nuked! ALLAHU-</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[the bomb puffs into a tiny bit of smoke]</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t xml:space="preserve">DEEGS</w:t>
        <w:br w:type="textWrapping"/>
        <w:t xml:space="preserve">Wha- WHAT!?! WHAT HAPPENED??</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CIGGY</w:t>
        <w:br w:type="textWrapping"/>
        <w:t xml:space="preserve">Didn’t you hear? It’s National-Bombs-Don’t-Explode-Day.</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t xml:space="preserve">DEEGS</w:t>
        <w:br w:type="textWrapping"/>
        <w:t xml:space="preserve">WHA- NOOOOOOOOOO!!!!! I… I have… been defeated. Without my bombs, I’m.. just a fat cheeseburger. You win, Starr… You’re the main character…</w:t>
      </w:r>
    </w:p>
    <w:p w:rsidR="00000000" w:rsidDel="00000000" w:rsidP="00000000" w:rsidRDefault="00000000" w:rsidRPr="00000000" w14:paraId="000020C3">
      <w:pPr>
        <w:rPr/>
      </w:pPr>
      <w:r w:rsidDel="00000000" w:rsidR="00000000" w:rsidRPr="00000000">
        <w:rPr>
          <w:rtl w:val="0"/>
        </w:rPr>
      </w:r>
    </w:p>
    <w:p w:rsidR="00000000" w:rsidDel="00000000" w:rsidP="00000000" w:rsidRDefault="00000000" w:rsidRPr="00000000" w14:paraId="000020C4">
      <w:pPr>
        <w:rPr/>
      </w:pPr>
      <w:r w:rsidDel="00000000" w:rsidR="00000000" w:rsidRPr="00000000">
        <w:rPr>
          <w:rtl w:val="0"/>
        </w:rPr>
        <w:t xml:space="preserve">STARR</w:t>
        <w:br w:type="textWrapping"/>
        <w:t xml:space="preserve">Y’know Deegs, being your enemy was fun for a high-stakes action plot, but it’s actually really exhausting. I miss our stupid dumb adventures.</w:t>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t xml:space="preserve">DEEGS</w:t>
        <w:br w:type="textWrapping"/>
        <w:t xml:space="preserve">Yeah, honestly, fighting you takes away from the valuable time I could be bullying Dean McQueen.</w:t>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t xml:space="preserve">STARR</w:t>
        <w:br w:type="textWrapping"/>
        <w:t xml:space="preserve">So… Truce? We go back to the old status quo?</w:t>
        <w:br w:type="textWrapping"/>
        <w:br w:type="textWrapping"/>
        <w:t xml:space="preserve">DEEGS</w:t>
        <w:br w:type="textWrapping"/>
        <w:t xml:space="preserve">Yeah. Truce.</w:t>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t xml:space="preserve">TONY</w:t>
        <w:br w:type="textWrapping"/>
        <w:t xml:space="preserve">Wait, what about the Mafia! We came here for a BLOODBATH!</w:t>
        <w:br w:type="textWrapping"/>
        <w:br w:type="textWrapping"/>
        <w:t xml:space="preserve">DEEGS</w:t>
        <w:br w:type="textWrapping"/>
        <w:t xml:space="preserve">Shutup Tony, you’re an afterthought. No one here takes you seriously.</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TONY</w:t>
        <w:br w:type="textWrapping"/>
      </w:r>
      <w:r w:rsidDel="00000000" w:rsidR="00000000" w:rsidRPr="00000000">
        <w:rPr>
          <w:i w:val="1"/>
          <w:iCs w:val="1"/>
          <w:rtl w:val="0"/>
        </w:rPr>
        <w:t xml:space="preserve">Sigh… </w:t>
      </w:r>
      <w:r w:rsidDel="00000000" w:rsidR="00000000" w:rsidRPr="00000000">
        <w:rPr>
          <w:rtl w:val="0"/>
        </w:rPr>
        <w:t xml:space="preserve">You’re right. Lorenzo, Rocco, let’s go rob a bank or something.</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[The MAFIA leaves]</w:t>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t xml:space="preserve">STARR</w:t>
        <w:br w:type="textWrapping"/>
        <w:t xml:space="preserve">Hey Deegs… wanna go to Fat Mary’s? </w:t>
        <w:br w:type="textWrapping"/>
        <w:br w:type="textWrapping"/>
        <w:t xml:space="preserve">DEEGS</w:t>
        <w:br w:type="textWrapping"/>
        <w:t xml:space="preserve">Is that that new sandwich shop?</w:t>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STARR</w:t>
        <w:br w:type="textWrapping"/>
        <w:t xml:space="preserve">Yeah, it’s pretty good.</w:t>
      </w:r>
    </w:p>
    <w:p w:rsidR="00000000" w:rsidDel="00000000" w:rsidP="00000000" w:rsidRDefault="00000000" w:rsidRPr="00000000" w14:paraId="000020D3">
      <w:pPr>
        <w:rPr/>
      </w:pPr>
      <w:r w:rsidDel="00000000" w:rsidR="00000000" w:rsidRPr="00000000">
        <w:rPr>
          <w:rtl w:val="0"/>
        </w:rPr>
      </w:r>
    </w:p>
    <w:p w:rsidR="00000000" w:rsidDel="00000000" w:rsidP="00000000" w:rsidRDefault="00000000" w:rsidRPr="00000000" w14:paraId="000020D4">
      <w:pPr>
        <w:rPr/>
      </w:pPr>
      <w:r w:rsidDel="00000000" w:rsidR="00000000" w:rsidRPr="00000000">
        <w:rPr>
          <w:rtl w:val="0"/>
        </w:rPr>
        <w:t xml:space="preserve">DEEGS</w:t>
        <w:br w:type="textWrapping"/>
        <w:t xml:space="preserve">Sure.</w:t>
      </w:r>
    </w:p>
    <w:p w:rsidR="00000000" w:rsidDel="00000000" w:rsidP="00000000" w:rsidRDefault="00000000" w:rsidRPr="00000000" w14:paraId="000020D5">
      <w:pPr>
        <w:rPr/>
      </w:pPr>
      <w:r w:rsidDel="00000000" w:rsidR="00000000" w:rsidRPr="00000000">
        <w:rPr>
          <w:rtl w:val="0"/>
        </w:rPr>
      </w:r>
    </w:p>
    <w:p w:rsidR="00000000" w:rsidDel="00000000" w:rsidP="00000000" w:rsidRDefault="00000000" w:rsidRPr="00000000" w14:paraId="000020D6">
      <w:pPr>
        <w:rPr/>
      </w:pPr>
      <w:r w:rsidDel="00000000" w:rsidR="00000000" w:rsidRPr="00000000">
        <w:rPr>
          <w:rtl w:val="0"/>
        </w:rPr>
        <w:t xml:space="preserve">[they walk off into the sunset together]</w:t>
      </w:r>
    </w:p>
    <w:p w:rsidR="00000000" w:rsidDel="00000000" w:rsidP="00000000" w:rsidRDefault="00000000" w:rsidRPr="00000000" w14:paraId="000020D7">
      <w:pPr>
        <w:rPr/>
      </w:pPr>
      <w:r w:rsidDel="00000000" w:rsidR="00000000" w:rsidRPr="00000000">
        <w:rPr>
          <w:rtl w:val="0"/>
        </w:rPr>
      </w:r>
    </w:p>
    <w:p w:rsidR="00000000" w:rsidDel="00000000" w:rsidP="00000000" w:rsidRDefault="00000000" w:rsidRPr="00000000" w14:paraId="000020D8">
      <w:pPr>
        <w:rPr/>
      </w:pPr>
      <w:commentRangeStart w:id="325"/>
      <w:r w:rsidDel="00000000" w:rsidR="00000000" w:rsidRPr="00000000">
        <w:rPr>
          <w:rtl w:val="0"/>
        </w:rPr>
        <w:t xml:space="preserve">CAS</w:t>
        <w:br w:type="textWrapping"/>
        <w:t xml:space="preserve">all the squid suffocated to death and now they make good hats</w:t>
      </w:r>
      <w:commentRangeEnd w:id="325"/>
      <w:r w:rsidDel="00000000" w:rsidR="00000000" w:rsidRPr="00000000">
        <w:commentReference w:id="325"/>
      </w:r>
      <w:r w:rsidDel="00000000" w:rsidR="00000000" w:rsidRPr="00000000">
        <w:rPr>
          <w:rtl w:val="0"/>
        </w:rPr>
      </w:r>
    </w:p>
    <w:p w:rsidR="00000000" w:rsidDel="00000000" w:rsidP="00000000" w:rsidRDefault="00000000" w:rsidRPr="00000000" w14:paraId="000020D9">
      <w:pPr>
        <w:rPr/>
      </w:pPr>
      <w:r w:rsidDel="00000000" w:rsidR="00000000" w:rsidRPr="00000000">
        <w:rPr>
          <w:rtl w:val="0"/>
        </w:rPr>
      </w:r>
    </w:p>
    <w:p w:rsidR="00000000" w:rsidDel="00000000" w:rsidP="00000000" w:rsidRDefault="00000000" w:rsidRPr="00000000" w14:paraId="000020DA">
      <w:pPr>
        <w:rPr/>
      </w:pPr>
      <w:r w:rsidDel="00000000" w:rsidR="00000000" w:rsidRPr="00000000">
        <w:rPr>
          <w:rtl w:val="0"/>
        </w:rPr>
        <w:t xml:space="preserve">[THE END]</w:t>
      </w:r>
    </w:p>
    <w:p w:rsidR="00000000" w:rsidDel="00000000" w:rsidP="00000000" w:rsidRDefault="00000000" w:rsidRPr="00000000" w14:paraId="000020DB">
      <w:pPr>
        <w:rPr/>
      </w:pPr>
      <w:r w:rsidDel="00000000" w:rsidR="00000000" w:rsidRPr="00000000">
        <w:rPr>
          <w:rtl w:val="0"/>
        </w:rPr>
      </w:r>
    </w:p>
    <w:p w:rsidR="00000000" w:rsidDel="00000000" w:rsidP="00000000" w:rsidRDefault="00000000" w:rsidRPr="00000000" w14:paraId="000020DC">
      <w:pPr>
        <w:rPr/>
        <w:sectPr>
          <w:headerReference r:id="rId109" w:type="default"/>
          <w:footerReference r:id="rId1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1" w:type="default"/>
          <w:footerReference r:id="rId112" w:type="default"/>
          <w:type w:val="nextPage"/>
          <w:pgSz w:h="15840" w:w="12240" w:orient="portrait"/>
          <w:pgMar w:bottom="1440" w:top="1440" w:left="1440" w:right="1440" w:header="720" w:footer="720"/>
          <w:pgNumType w:start="1"/>
        </w:sectPr>
      </w:pPr>
      <w:bookmarkStart w:colFirst="0" w:colLast="0" w:name="_a4nw3j6786cp"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papa nottonys short but its still long lol</w:t>
      </w:r>
      <w:r w:rsidDel="00000000" w:rsidR="00000000" w:rsidRPr="00000000">
        <w:rPr>
          <w:rtl w:val="0"/>
        </w:rPr>
      </w:r>
    </w:p>
    <w:p w:rsidR="00000000" w:rsidDel="00000000" w:rsidP="00000000" w:rsidRDefault="00000000" w:rsidRPr="00000000" w14:paraId="000020D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 A large empty table in a restaurant with a sign above it saying “Papa Nottony’s Pizza”. Next to the sign, a banner reading “Happy Birthday Dean McQueen!” A chattering group of theater kids walk in and take their seats. The camera does not move at all the ENTIRE EPISODE, getting all of them in frame (They’re all on one side of the table facing the camera)]</w:t>
      </w:r>
    </w:p>
    <w:p w:rsidR="00000000" w:rsidDel="00000000" w:rsidP="00000000" w:rsidRDefault="00000000" w:rsidRPr="00000000" w14:paraId="000020D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0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0E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Deandeandean Deannnnnn!! MOTHERFUCKING DEANNNN- I got you something, buddy, I gotchu a gift!</w:t>
      </w:r>
    </w:p>
    <w:p w:rsidR="00000000" w:rsidDel="00000000" w:rsidP="00000000" w:rsidRDefault="00000000" w:rsidRPr="00000000" w14:paraId="000020E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0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(CONDESENDING)</w:t>
      </w:r>
    </w:p>
    <w:p w:rsidR="00000000" w:rsidDel="00000000" w:rsidP="00000000" w:rsidRDefault="00000000" w:rsidRPr="00000000" w14:paraId="000020E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Hey Starr, buddy, we all agreed to give gifts after we get our food, and we’re gonna stick to that </w:t>
      </w:r>
      <w:r w:rsidDel="00000000" w:rsidR="00000000" w:rsidRPr="00000000">
        <w:rPr>
          <w:rFonts w:ascii="Courier New" w:cs="Courier New" w:eastAsia="Courier New" w:hAnsi="Courier New"/>
          <w:b w:val="1"/>
          <w:bCs w:val="1"/>
          <w:sz w:val="24"/>
          <w:szCs w:val="24"/>
          <w:rtl w:val="0"/>
        </w:rPr>
        <w:t xml:space="preserve">rigid plan</w:t>
      </w:r>
      <w:r w:rsidDel="00000000" w:rsidR="00000000" w:rsidRPr="00000000">
        <w:rPr>
          <w:rFonts w:ascii="Courier New" w:cs="Courier New" w:eastAsia="Courier New" w:hAnsi="Courier New"/>
          <w:sz w:val="24"/>
          <w:szCs w:val="24"/>
          <w:rtl w:val="0"/>
        </w:rPr>
        <w:t xml:space="preserve">, okay buddy?</w:t>
      </w:r>
    </w:p>
    <w:p w:rsidR="00000000" w:rsidDel="00000000" w:rsidP="00000000" w:rsidRDefault="00000000" w:rsidRPr="00000000" w14:paraId="000020E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0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(Taking the shoddily wrapped present)</w:t>
      </w:r>
    </w:p>
    <w:p w:rsidR="00000000" w:rsidDel="00000000" w:rsidP="00000000" w:rsidRDefault="00000000" w:rsidRPr="00000000" w14:paraId="000020E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Well I mean it’s fine, whatcha got, kid? Breath freshener, yeah that’s cool, thanks.</w:t>
      </w:r>
    </w:p>
    <w:p w:rsidR="00000000" w:rsidDel="00000000" w:rsidP="00000000" w:rsidRDefault="00000000" w:rsidRPr="00000000" w14:paraId="000020E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0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20E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Speaking of absolutely nothing related, what’s with the </w:t>
      </w:r>
      <w:r w:rsidDel="00000000" w:rsidR="00000000" w:rsidRPr="00000000">
        <w:rPr>
          <w:rFonts w:ascii="Courier New" w:cs="Courier New" w:eastAsia="Courier New" w:hAnsi="Courier New"/>
          <w:i w:val="1"/>
          <w:iCs w:val="1"/>
          <w:sz w:val="24"/>
          <w:szCs w:val="24"/>
          <w:rtl w:val="0"/>
        </w:rPr>
        <w:t xml:space="preserve">name </w:t>
      </w:r>
      <w:r w:rsidDel="00000000" w:rsidR="00000000" w:rsidRPr="00000000">
        <w:rPr>
          <w:rFonts w:ascii="Courier New" w:cs="Courier New" w:eastAsia="Courier New" w:hAnsi="Courier New"/>
          <w:sz w:val="24"/>
          <w:szCs w:val="24"/>
          <w:rtl w:val="0"/>
        </w:rPr>
        <w:t xml:space="preserve">of this place? </w:t>
      </w:r>
      <w:r w:rsidDel="00000000" w:rsidR="00000000" w:rsidRPr="00000000">
        <w:rPr>
          <w:rFonts w:ascii="Courier New" w:cs="Courier New" w:eastAsia="Courier New" w:hAnsi="Courier New"/>
          <w:i w:val="1"/>
          <w:iCs w:val="1"/>
          <w:sz w:val="24"/>
          <w:szCs w:val="24"/>
          <w:rtl w:val="0"/>
        </w:rPr>
        <w:t xml:space="preserve">“Papa Nottony’s Pizza?” </w:t>
      </w:r>
      <w:r w:rsidDel="00000000" w:rsidR="00000000" w:rsidRPr="00000000">
        <w:rPr>
          <w:rFonts w:ascii="Courier New" w:cs="Courier New" w:eastAsia="Courier New" w:hAnsi="Courier New"/>
          <w:sz w:val="24"/>
          <w:szCs w:val="24"/>
          <w:rtl w:val="0"/>
        </w:rPr>
        <w:t xml:space="preserve">We thinkin’ it’s a mafia front? Like I think an </w:t>
      </w:r>
      <w:r w:rsidDel="00000000" w:rsidR="00000000" w:rsidRPr="00000000">
        <w:rPr>
          <w:rFonts w:ascii="Courier New" w:cs="Courier New" w:eastAsia="Courier New" w:hAnsi="Courier New"/>
          <w:sz w:val="24"/>
          <w:szCs w:val="24"/>
          <w:rtl w:val="0"/>
        </w:rPr>
        <w:t xml:space="preserve">ITALIAN</w:t>
      </w:r>
      <w:r w:rsidDel="00000000" w:rsidR="00000000" w:rsidRPr="00000000">
        <w:rPr>
          <w:rFonts w:ascii="Courier New" w:cs="Courier New" w:eastAsia="Courier New" w:hAnsi="Courier New"/>
          <w:sz w:val="24"/>
          <w:szCs w:val="24"/>
          <w:rtl w:val="0"/>
        </w:rPr>
        <w:t xml:space="preserve"> RESTRUANT is a little on the nose, but…</w:t>
      </w:r>
    </w:p>
    <w:p w:rsidR="00000000" w:rsidDel="00000000" w:rsidP="00000000" w:rsidRDefault="00000000" w:rsidRPr="00000000" w14:paraId="000020E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0E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0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Down to business, fuckers. This is the most sacred ritual of a birthday party, let alone a </w:t>
      </w:r>
      <w:commentRangeStart w:id="326"/>
      <w:r w:rsidDel="00000000" w:rsidR="00000000" w:rsidRPr="00000000">
        <w:rPr>
          <w:rFonts w:ascii="Courier New" w:cs="Courier New" w:eastAsia="Courier New" w:hAnsi="Courier New"/>
          <w:sz w:val="24"/>
          <w:szCs w:val="24"/>
          <w:rtl w:val="0"/>
        </w:rPr>
        <w:t xml:space="preserve">KING’S </w:t>
      </w:r>
      <w:commentRangeEnd w:id="326"/>
      <w:r w:rsidDel="00000000" w:rsidR="00000000" w:rsidRPr="00000000">
        <w:commentReference w:id="326"/>
      </w:r>
      <w:r w:rsidDel="00000000" w:rsidR="00000000" w:rsidRPr="00000000">
        <w:rPr>
          <w:rFonts w:ascii="Courier New" w:cs="Courier New" w:eastAsia="Courier New" w:hAnsi="Courier New"/>
          <w:sz w:val="24"/>
          <w:szCs w:val="24"/>
          <w:rtl w:val="0"/>
        </w:rPr>
        <w:t xml:space="preserve">party… Anyway, pizza. Very </w:t>
      </w:r>
      <w:r w:rsidDel="00000000" w:rsidR="00000000" w:rsidRPr="00000000">
        <w:rPr>
          <w:rFonts w:ascii="Courier New" w:cs="Courier New" w:eastAsia="Courier New" w:hAnsi="Courier New"/>
          <w:sz w:val="24"/>
          <w:szCs w:val="24"/>
          <w:rtl w:val="0"/>
        </w:rPr>
        <w:t xml:space="preserve">important we order</w:t>
      </w:r>
      <w:r w:rsidDel="00000000" w:rsidR="00000000" w:rsidRPr="00000000">
        <w:rPr>
          <w:rFonts w:ascii="Courier New" w:cs="Courier New" w:eastAsia="Courier New" w:hAnsi="Courier New"/>
          <w:sz w:val="24"/>
          <w:szCs w:val="24"/>
          <w:rtl w:val="0"/>
        </w:rPr>
        <w:t xml:space="preserve"> the right kind. I say we add on extra cheese, black olives, and vampire squid.</w:t>
      </w:r>
    </w:p>
    <w:p w:rsidR="00000000" w:rsidDel="00000000" w:rsidP="00000000" w:rsidRDefault="00000000" w:rsidRPr="00000000" w14:paraId="000020E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0E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20F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0F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20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bro tried to sneak black olives in there</w:t>
      </w:r>
    </w:p>
    <w:p w:rsidR="00000000" w:rsidDel="00000000" w:rsidP="00000000" w:rsidRDefault="00000000" w:rsidRPr="00000000" w14:paraId="000020F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0F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0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not putting ANY of that shit on my pizza bro, extra cheese is RANCID. NO cheese is honestly better.</w:t>
      </w:r>
    </w:p>
    <w:p w:rsidR="00000000" w:rsidDel="00000000" w:rsidP="00000000" w:rsidRDefault="00000000" w:rsidRPr="00000000" w14:paraId="000020F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0F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0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We’re not getting a pizza without CHEESE, DEEGS, do you WANT to ruin Dean’s birthday party and his entire LIFE?</w:t>
      </w:r>
    </w:p>
    <w:p w:rsidR="00000000" w:rsidDel="00000000" w:rsidP="00000000" w:rsidRDefault="00000000" w:rsidRPr="00000000" w14:paraId="000020F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0F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w:t>
      </w:r>
    </w:p>
    <w:p w:rsidR="00000000" w:rsidDel="00000000" w:rsidP="00000000" w:rsidRDefault="00000000" w:rsidRPr="00000000" w14:paraId="000020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Hii children, my name’s Meredith, and I’ll be your waitress this evening! Can I start you off with some drinks?</w:t>
      </w:r>
    </w:p>
    <w:p w:rsidR="00000000" w:rsidDel="00000000" w:rsidP="00000000" w:rsidRDefault="00000000" w:rsidRPr="00000000" w14:paraId="000020F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0F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20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tar</w:t>
      </w:r>
    </w:p>
    <w:p w:rsidR="00000000" w:rsidDel="00000000" w:rsidP="00000000" w:rsidRDefault="00000000" w:rsidRPr="00000000" w14:paraId="000020F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0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0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Don’t give us anything similar to that. We’ll just eat pizza.</w:t>
      </w:r>
    </w:p>
    <w:p w:rsidR="00000000" w:rsidDel="00000000" w:rsidP="00000000" w:rsidRDefault="00000000" w:rsidRPr="00000000" w14:paraId="0000210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0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 (As the waitress leaves)</w:t>
      </w:r>
    </w:p>
    <w:p w:rsidR="00000000" w:rsidDel="00000000" w:rsidP="00000000" w:rsidRDefault="00000000" w:rsidRPr="00000000" w14:paraId="0000210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I </w:t>
      </w:r>
      <w:r w:rsidDel="00000000" w:rsidR="00000000" w:rsidRPr="00000000">
        <w:rPr>
          <w:rFonts w:ascii="Courier New" w:cs="Courier New" w:eastAsia="Courier New" w:hAnsi="Courier New"/>
          <w:i w:val="1"/>
          <w:iCs w:val="1"/>
          <w:sz w:val="24"/>
          <w:szCs w:val="24"/>
          <w:rtl w:val="0"/>
        </w:rPr>
        <w:t xml:space="preserve">was</w:t>
      </w:r>
      <w:r w:rsidDel="00000000" w:rsidR="00000000" w:rsidRPr="00000000">
        <w:rPr>
          <w:rFonts w:ascii="Courier New" w:cs="Courier New" w:eastAsia="Courier New" w:hAnsi="Courier New"/>
          <w:sz w:val="24"/>
          <w:szCs w:val="24"/>
          <w:rtl w:val="0"/>
        </w:rPr>
        <w:t xml:space="preserve"> kind of thirsty…</w:t>
      </w:r>
    </w:p>
    <w:p w:rsidR="00000000" w:rsidDel="00000000" w:rsidP="00000000" w:rsidRDefault="00000000" w:rsidRPr="00000000" w14:paraId="0000210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0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07">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Ok I could see why that would suck for you, BUT I feel like it’s a pretty good time to say all y’alls favorite </w:t>
      </w:r>
      <w:r w:rsidDel="00000000" w:rsidR="00000000" w:rsidRPr="00000000">
        <w:rPr>
          <w:rFonts w:ascii="Courier New" w:cs="Courier New" w:eastAsia="Courier New" w:hAnsi="Courier New"/>
          <w:i w:val="1"/>
          <w:iCs w:val="1"/>
          <w:sz w:val="24"/>
          <w:szCs w:val="24"/>
          <w:rtl w:val="0"/>
        </w:rPr>
        <w:t xml:space="preserve">PIZZA TOPPINGS!!</w:t>
      </w:r>
    </w:p>
    <w:p w:rsidR="00000000" w:rsidDel="00000000" w:rsidP="00000000" w:rsidRDefault="00000000" w:rsidRPr="00000000" w14:paraId="00002108">
      <w:pPr>
        <w:spacing w:lin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210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210A">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Only</w:t>
      </w:r>
      <w:r w:rsidDel="00000000" w:rsidR="00000000" w:rsidRPr="00000000">
        <w:rPr>
          <w:rFonts w:ascii="Courier New" w:cs="Courier New" w:eastAsia="Courier New" w:hAnsi="Courier New"/>
          <w:sz w:val="24"/>
          <w:szCs w:val="24"/>
          <w:rtl w:val="0"/>
        </w:rPr>
        <w:t xml:space="preserve"> topping I want is a PIZZA DAT ASS, right, Spence?!</w:t>
      </w:r>
      <w:r w:rsidDel="00000000" w:rsidR="00000000" w:rsidRPr="00000000">
        <w:rPr>
          <w:rtl w:val="0"/>
        </w:rPr>
      </w:r>
    </w:p>
    <w:p w:rsidR="00000000" w:rsidDel="00000000" w:rsidP="00000000" w:rsidRDefault="00000000" w:rsidRPr="00000000" w14:paraId="0000210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0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210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Capitalism! And eagle droppings.</w:t>
      </w:r>
    </w:p>
    <w:p w:rsidR="00000000" w:rsidDel="00000000" w:rsidP="00000000" w:rsidRDefault="00000000" w:rsidRPr="00000000" w14:paraId="0000210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0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211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Welp, MY favorite topping is-</w:t>
      </w:r>
    </w:p>
    <w:p w:rsidR="00000000" w:rsidDel="00000000" w:rsidP="00000000" w:rsidRDefault="00000000" w:rsidRPr="00000000" w14:paraId="0000211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1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211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liberal tears.</w:t>
      </w:r>
    </w:p>
    <w:p w:rsidR="00000000" w:rsidDel="00000000" w:rsidP="00000000" w:rsidRDefault="00000000" w:rsidRPr="00000000" w14:paraId="00002114">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1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211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yummy yummy in my… f hole</w:t>
      </w:r>
    </w:p>
    <w:p w:rsidR="00000000" w:rsidDel="00000000" w:rsidP="00000000" w:rsidRDefault="00000000" w:rsidRPr="00000000" w14:paraId="0000211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1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211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1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1B">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What?</w:t>
      </w:r>
    </w:p>
    <w:p w:rsidR="00000000" w:rsidDel="00000000" w:rsidP="00000000" w:rsidRDefault="00000000" w:rsidRPr="00000000" w14:paraId="0000211C">
      <w:pPr>
        <w:spacing w:lin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211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1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it’s like a part of a guitar. I guess it’s like- his stomach a- or something, I dunno move past it.</w:t>
      </w:r>
    </w:p>
    <w:p w:rsidR="00000000" w:rsidDel="00000000" w:rsidP="00000000" w:rsidRDefault="00000000" w:rsidRPr="00000000" w14:paraId="0000211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2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212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hard earned cash! And horse manure!</w:t>
      </w:r>
    </w:p>
    <w:p w:rsidR="00000000" w:rsidDel="00000000" w:rsidP="00000000" w:rsidRDefault="00000000" w:rsidRPr="00000000" w14:paraId="0000212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2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212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...Greaaat for you, Travis, but does anyone wanna hear </w:t>
      </w:r>
      <w:r w:rsidDel="00000000" w:rsidR="00000000" w:rsidRPr="00000000">
        <w:rPr>
          <w:rFonts w:ascii="Courier New" w:cs="Courier New" w:eastAsia="Courier New" w:hAnsi="Courier New"/>
          <w:i w:val="1"/>
          <w:iCs w:val="1"/>
          <w:sz w:val="24"/>
          <w:szCs w:val="24"/>
          <w:rtl w:val="0"/>
        </w:rPr>
        <w:t xml:space="preserve">my</w:t>
      </w:r>
      <w:r w:rsidDel="00000000" w:rsidR="00000000" w:rsidRPr="00000000">
        <w:rPr>
          <w:rFonts w:ascii="Courier New" w:cs="Courier New" w:eastAsia="Courier New" w:hAnsi="Courier New"/>
          <w:sz w:val="24"/>
          <w:szCs w:val="24"/>
          <w:rtl w:val="0"/>
        </w:rPr>
        <w:t xml:space="preserve"> favorite topping? Anyone at all?</w:t>
      </w:r>
    </w:p>
    <w:p w:rsidR="00000000" w:rsidDel="00000000" w:rsidP="00000000" w:rsidRDefault="00000000" w:rsidRPr="00000000" w14:paraId="0000212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2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DEEGS/ELEA</w:t>
      </w:r>
    </w:p>
    <w:p w:rsidR="00000000" w:rsidDel="00000000" w:rsidP="00000000" w:rsidRDefault="00000000" w:rsidRPr="00000000" w14:paraId="0000212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t>
      </w:r>
    </w:p>
    <w:p w:rsidR="00000000" w:rsidDel="00000000" w:rsidP="00000000" w:rsidRDefault="00000000" w:rsidRPr="00000000" w14:paraId="0000212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2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212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 then… because I was gonna say friendship. My favorite pizza topping… is friendship.</w:t>
      </w:r>
    </w:p>
    <w:p w:rsidR="00000000" w:rsidDel="00000000" w:rsidP="00000000" w:rsidRDefault="00000000" w:rsidRPr="00000000" w14:paraId="0000212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2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212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2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212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Starrs giving me a footjob underneath the table</w:t>
      </w:r>
    </w:p>
    <w:p w:rsidR="00000000" w:rsidDel="00000000" w:rsidP="00000000" w:rsidRDefault="00000000" w:rsidRPr="00000000" w14:paraId="0000213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3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3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no I wasn't gonna point that out but </w:t>
      </w:r>
      <w:r w:rsidDel="00000000" w:rsidR="00000000" w:rsidRPr="00000000">
        <w:rPr>
          <w:rFonts w:ascii="Courier New" w:cs="Courier New" w:eastAsia="Courier New" w:hAnsi="Courier New"/>
          <w:sz w:val="24"/>
          <w:szCs w:val="24"/>
          <w:rtl w:val="0"/>
        </w:rPr>
        <w:t xml:space="preserve">yeahhh</w:t>
      </w:r>
      <w:r w:rsidDel="00000000" w:rsidR="00000000" w:rsidRPr="00000000">
        <w:rPr>
          <w:rFonts w:ascii="Courier New" w:cs="Courier New" w:eastAsia="Courier New" w:hAnsi="Courier New"/>
          <w:sz w:val="24"/>
          <w:szCs w:val="24"/>
          <w:rtl w:val="0"/>
        </w:rPr>
        <w:t xml:space="preserve"> we all can tell, bro…</w:t>
      </w:r>
    </w:p>
    <w:p w:rsidR="00000000" w:rsidDel="00000000" w:rsidP="00000000" w:rsidRDefault="00000000" w:rsidRPr="00000000" w14:paraId="0000213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3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3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Okay WHAT, there is NO WAY I’d be able to give Cas a footjob right now, my dogs’ve locked in the past five minutes attempting to to reach DEAN MCQUEEN, but he’s too far away. And I don’t have feet. Dean, you’re too far away.</w:t>
      </w:r>
    </w:p>
    <w:p w:rsidR="00000000" w:rsidDel="00000000" w:rsidP="00000000" w:rsidRDefault="00000000" w:rsidRPr="00000000" w14:paraId="0000213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3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213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w:t>
      </w:r>
      <w:r w:rsidDel="00000000" w:rsidR="00000000" w:rsidRPr="00000000">
        <w:rPr>
          <w:rFonts w:ascii="Courier New" w:cs="Courier New" w:eastAsia="Courier New" w:hAnsi="Courier New"/>
          <w:sz w:val="24"/>
          <w:szCs w:val="24"/>
          <w:rtl w:val="0"/>
        </w:rPr>
        <w:t xml:space="preserve">youre</w:t>
      </w:r>
      <w:r w:rsidDel="00000000" w:rsidR="00000000" w:rsidRPr="00000000">
        <w:rPr>
          <w:rFonts w:ascii="Courier New" w:cs="Courier New" w:eastAsia="Courier New" w:hAnsi="Courier New"/>
          <w:sz w:val="24"/>
          <w:szCs w:val="24"/>
          <w:rtl w:val="0"/>
        </w:rPr>
        <w:t xml:space="preserve"> too far for </w:t>
      </w:r>
      <w:r w:rsidDel="00000000" w:rsidR="00000000" w:rsidRPr="00000000">
        <w:rPr>
          <w:rFonts w:ascii="Courier New" w:cs="Courier New" w:eastAsia="Courier New" w:hAnsi="Courier New"/>
          <w:sz w:val="24"/>
          <w:szCs w:val="24"/>
          <w:rtl w:val="0"/>
        </w:rPr>
        <w:t xml:space="preserve">starrs</w:t>
      </w:r>
      <w:r w:rsidDel="00000000" w:rsidR="00000000" w:rsidRPr="00000000">
        <w:rPr>
          <w:rFonts w:ascii="Courier New" w:cs="Courier New" w:eastAsia="Courier New" w:hAnsi="Courier New"/>
          <w:sz w:val="24"/>
          <w:szCs w:val="24"/>
          <w:rtl w:val="0"/>
        </w:rPr>
        <w:t xml:space="preserve"> feet to beat your meat</w:t>
      </w:r>
    </w:p>
    <w:p w:rsidR="00000000" w:rsidDel="00000000" w:rsidP="00000000" w:rsidRDefault="00000000" w:rsidRPr="00000000" w14:paraId="0000213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3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213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y-yep. But, uh… I hate to tell you guys, because you all seem weirdly excited, but there’s NO WAY we can order ALL those toppings on one pizza.</w:t>
      </w:r>
    </w:p>
    <w:p w:rsidR="00000000" w:rsidDel="00000000" w:rsidP="00000000" w:rsidRDefault="00000000" w:rsidRPr="00000000" w14:paraId="0000213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3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(WITH TRIUMPHANT MUSIC)</w:t>
      </w:r>
    </w:p>
    <w:p w:rsidR="00000000" w:rsidDel="00000000" w:rsidP="00000000" w:rsidRDefault="00000000" w:rsidRPr="00000000" w14:paraId="0000213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you’re right, we’d just fail… If we weren’t AMERICANS!! Did Goerge Washington second guess himself when he stormed London and took King Goerge captive?? Did Alexander Hamilton decide his vocal chords couldn’t take on the entire British army?? Did Richard Nixon decide that illegal government spying was a bad idea?? Did Nathan Forrest just ASSUME that no one would join his new club?? NO! They stood strong, each and every one of ‘em, because THEY, WERE, AMERICAN!! AND SO ARE WE!! We BREATHE tax dollars, we SHIT OUT eagle crap, and WE LAUGH IN THE FACE OF FREE HEALTHCARE!! AND GOD STRIKE ME DOWN IF I’M FIBBIN’, BUT WE, WILL, ORDER, THAT, PIZZA!!!! HELL YEAH BROTHERRRRRRRRR-</w:t>
      </w:r>
    </w:p>
    <w:p w:rsidR="00000000" w:rsidDel="00000000" w:rsidP="00000000" w:rsidRDefault="00000000" w:rsidRPr="00000000" w14:paraId="0000213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4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w:t>
      </w:r>
    </w:p>
    <w:p w:rsidR="00000000" w:rsidDel="00000000" w:rsidP="00000000" w:rsidRDefault="00000000" w:rsidRPr="00000000" w14:paraId="0000214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 can I take your order?</w:t>
      </w:r>
    </w:p>
    <w:p w:rsidR="00000000" w:rsidDel="00000000" w:rsidP="00000000" w:rsidRDefault="00000000" w:rsidRPr="00000000" w14:paraId="0000214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4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(Nonchalantly)</w:t>
      </w:r>
    </w:p>
    <w:p w:rsidR="00000000" w:rsidDel="00000000" w:rsidP="00000000" w:rsidRDefault="00000000" w:rsidRPr="00000000" w14:paraId="0000214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we’ll just have one large pepperoni thanks.</w:t>
      </w:r>
    </w:p>
    <w:p w:rsidR="00000000" w:rsidDel="00000000" w:rsidP="00000000" w:rsidRDefault="00000000" w:rsidRPr="00000000" w14:paraId="0000214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4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waitress leaves as Travis stops yelling. Silence.]</w:t>
      </w:r>
    </w:p>
    <w:p w:rsidR="00000000" w:rsidDel="00000000" w:rsidP="00000000" w:rsidRDefault="00000000" w:rsidRPr="00000000" w14:paraId="0000214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4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4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What? Forgive me for not wanting </w:t>
      </w:r>
      <w:r w:rsidDel="00000000" w:rsidR="00000000" w:rsidRPr="00000000">
        <w:rPr>
          <w:rFonts w:ascii="Courier New" w:cs="Courier New" w:eastAsia="Courier New" w:hAnsi="Courier New"/>
          <w:i w:val="1"/>
          <w:iCs w:val="1"/>
          <w:sz w:val="24"/>
          <w:szCs w:val="24"/>
          <w:rtl w:val="0"/>
        </w:rPr>
        <w:t xml:space="preserve">eagle droppings</w:t>
      </w:r>
      <w:r w:rsidDel="00000000" w:rsidR="00000000" w:rsidRPr="00000000">
        <w:rPr>
          <w:rFonts w:ascii="Courier New" w:cs="Courier New" w:eastAsia="Courier New" w:hAnsi="Courier New"/>
          <w:sz w:val="24"/>
          <w:szCs w:val="24"/>
          <w:rtl w:val="0"/>
        </w:rPr>
        <w:t xml:space="preserve"> on my pizza.</w:t>
      </w:r>
    </w:p>
    <w:p w:rsidR="00000000" w:rsidDel="00000000" w:rsidP="00000000" w:rsidRDefault="00000000" w:rsidRPr="00000000" w14:paraId="0000214A">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4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214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eating shit would mess up my hard earned crispy breath, isn’t that right ladies? Which reminds me-</w:t>
      </w:r>
    </w:p>
    <w:p w:rsidR="00000000" w:rsidDel="00000000" w:rsidP="00000000" w:rsidRDefault="00000000" w:rsidRPr="00000000" w14:paraId="0000214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4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sprays Starr’s breath freshener]</w:t>
      </w:r>
    </w:p>
    <w:p w:rsidR="00000000" w:rsidDel="00000000" w:rsidP="00000000" w:rsidRDefault="00000000" w:rsidRPr="00000000" w14:paraId="0000214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5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215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Thanks for the breath freshener, Sta- jeez what is that smell- It smells like… straight… ASS!</w:t>
      </w:r>
    </w:p>
    <w:p w:rsidR="00000000" w:rsidDel="00000000" w:rsidP="00000000" w:rsidRDefault="00000000" w:rsidRPr="00000000" w14:paraId="0000215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5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5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just any ass, Dean! It smells like YOUR ass! See, I know that beautiful spanker of yours is one of your best features- and since girls seem to like your ass, they MUST like a guy who’s breath literally SMELLS like it! Happy birthday, buddy!</w:t>
      </w:r>
    </w:p>
    <w:p w:rsidR="00000000" w:rsidDel="00000000" w:rsidP="00000000" w:rsidRDefault="00000000" w:rsidRPr="00000000" w14:paraId="0000215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5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215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5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w:t>
      </w:r>
    </w:p>
    <w:p w:rsidR="00000000" w:rsidDel="00000000" w:rsidP="00000000" w:rsidRDefault="00000000" w:rsidRPr="00000000" w14:paraId="0000215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Pizza’s ready! Bon Apetit, kids- Oh my, what’s that scent…?</w:t>
      </w:r>
    </w:p>
    <w:p w:rsidR="00000000" w:rsidDel="00000000" w:rsidP="00000000" w:rsidRDefault="00000000" w:rsidRPr="00000000" w14:paraId="0000215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5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215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uh, I think it’s the hick kid!</w:t>
      </w:r>
    </w:p>
    <w:p w:rsidR="00000000" w:rsidDel="00000000" w:rsidP="00000000" w:rsidRDefault="00000000" w:rsidRPr="00000000" w14:paraId="0000215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5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215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 new </w:t>
      </w:r>
      <w:r w:rsidDel="00000000" w:rsidR="00000000" w:rsidRPr="00000000">
        <w:rPr>
          <w:rFonts w:ascii="Courier New" w:cs="Courier New" w:eastAsia="Courier New" w:hAnsi="Courier New"/>
          <w:sz w:val="24"/>
          <w:szCs w:val="24"/>
          <w:rtl w:val="0"/>
        </w:rPr>
        <w:t xml:space="preserve">years</w:t>
      </w:r>
      <w:r w:rsidDel="00000000" w:rsidR="00000000" w:rsidRPr="00000000">
        <w:rPr>
          <w:rFonts w:ascii="Courier New" w:cs="Courier New" w:eastAsia="Courier New" w:hAnsi="Courier New"/>
          <w:sz w:val="24"/>
          <w:szCs w:val="24"/>
          <w:rtl w:val="0"/>
        </w:rPr>
        <w:t xml:space="preserve"> resolution was to cut down on my showering habit!</w:t>
      </w:r>
    </w:p>
    <w:p w:rsidR="00000000" w:rsidDel="00000000" w:rsidP="00000000" w:rsidRDefault="00000000" w:rsidRPr="00000000" w14:paraId="0000216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6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6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Folded under ZERO pressure.</w:t>
      </w:r>
    </w:p>
    <w:p w:rsidR="00000000" w:rsidDel="00000000" w:rsidP="00000000" w:rsidRDefault="00000000" w:rsidRPr="00000000" w14:paraId="0000216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6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216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so Starr, this smell is specifically DEAN’S ass? Like, personalized for HIS ass? No one else's ass was smelled in the making of this bizarre breath freshener?</w:t>
      </w:r>
    </w:p>
    <w:p w:rsidR="00000000" w:rsidDel="00000000" w:rsidP="00000000" w:rsidRDefault="00000000" w:rsidRPr="00000000" w14:paraId="0000216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6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6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 yeah like it smells wicked good, so I dunno what you guys are on about, but after many many sleepless nights in the lab, I was finally able to capture the exact smell of Dean McQueen’s ass and put it into his new breath freshener. I dunno what YOU GUYS got him, but MY gift was a hit…</w:t>
      </w:r>
    </w:p>
    <w:p w:rsidR="00000000" w:rsidDel="00000000" w:rsidP="00000000" w:rsidRDefault="00000000" w:rsidRPr="00000000" w14:paraId="0000216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6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CIGGY (handing him her present)</w:t>
      </w:r>
    </w:p>
    <w:p w:rsidR="00000000" w:rsidDel="00000000" w:rsidP="00000000" w:rsidRDefault="00000000" w:rsidRPr="00000000" w14:paraId="0000216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Wow so no it wasn’t, but uh, I guess this is a good time to open your other gifts, McQueen? I got you a rubber band. Y’know, ‘cause you’re a dollar bill?</w:t>
      </w:r>
    </w:p>
    <w:p w:rsidR="00000000" w:rsidDel="00000000" w:rsidP="00000000" w:rsidRDefault="00000000" w:rsidRPr="00000000" w14:paraId="0000216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6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216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Eugh okay well thanks, Ciggy. That’s pretty clever. Get ready for a lighter on your birthday, haha…</w:t>
      </w:r>
    </w:p>
    <w:p w:rsidR="00000000" w:rsidDel="00000000" w:rsidP="00000000" w:rsidRDefault="00000000" w:rsidRPr="00000000" w14:paraId="0000216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7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CIGGY</w:t>
      </w:r>
    </w:p>
    <w:p w:rsidR="00000000" w:rsidDel="00000000" w:rsidP="00000000" w:rsidRDefault="00000000" w:rsidRPr="00000000" w14:paraId="0000217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That’s offensive. I take offense to that.</w:t>
      </w:r>
    </w:p>
    <w:p w:rsidR="00000000" w:rsidDel="00000000" w:rsidP="00000000" w:rsidRDefault="00000000" w:rsidRPr="00000000" w14:paraId="0000217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7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217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me and Elea chipped in and got you something at the mall the other day. I wanted to buy you something at the apple store, but Elea opted for the back of Spencer’s. Spencer went to Spencer's, Ahahaha fuck my life…</w:t>
      </w:r>
    </w:p>
    <w:p w:rsidR="00000000" w:rsidDel="00000000" w:rsidP="00000000" w:rsidRDefault="00000000" w:rsidRPr="00000000" w14:paraId="0000217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7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OPENS UP A DILDO]</w:t>
      </w:r>
    </w:p>
    <w:p w:rsidR="00000000" w:rsidDel="00000000" w:rsidP="00000000" w:rsidRDefault="00000000" w:rsidRPr="00000000" w14:paraId="0000217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7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217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Cute, right? And if you click the button, it plays voice lines from Johnny Depp AND </w:t>
      </w:r>
      <w:r w:rsidDel="00000000" w:rsidR="00000000" w:rsidRPr="00000000">
        <w:rPr>
          <w:rFonts w:ascii="Courier New" w:cs="Courier New" w:eastAsia="Courier New" w:hAnsi="Courier New"/>
          <w:b w:val="1"/>
          <w:bCs w:val="1"/>
          <w:sz w:val="24"/>
          <w:szCs w:val="24"/>
          <w:rtl w:val="0"/>
        </w:rPr>
        <w:t xml:space="preserve">iconic </w:t>
      </w:r>
      <w:r w:rsidDel="00000000" w:rsidR="00000000" w:rsidRPr="00000000">
        <w:rPr>
          <w:rFonts w:ascii="Courier New" w:cs="Courier New" w:eastAsia="Courier New" w:hAnsi="Courier New"/>
          <w:sz w:val="24"/>
          <w:szCs w:val="24"/>
          <w:rtl w:val="0"/>
        </w:rPr>
        <w:t xml:space="preserve">pornstars Mia and Johnny McQueen… who I’m just now realizing are your parents, aren’t they… Uh, I mean… It also shoots out like a lightsaber!</w:t>
      </w:r>
    </w:p>
    <w:p w:rsidR="00000000" w:rsidDel="00000000" w:rsidP="00000000" w:rsidRDefault="00000000" w:rsidRPr="00000000" w14:paraId="0000217A">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7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7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I’m not even gonna lie, I GENUINELY feel </w:t>
      </w:r>
      <w:r w:rsidDel="00000000" w:rsidR="00000000" w:rsidRPr="00000000">
        <w:rPr>
          <w:rFonts w:ascii="Courier New" w:cs="Courier New" w:eastAsia="Courier New" w:hAnsi="Courier New"/>
          <w:i w:val="1"/>
          <w:iCs w:val="1"/>
          <w:sz w:val="24"/>
          <w:szCs w:val="24"/>
          <w:rtl w:val="0"/>
        </w:rPr>
        <w:t xml:space="preserve">bad </w:t>
      </w:r>
      <w:r w:rsidDel="00000000" w:rsidR="00000000" w:rsidRPr="00000000">
        <w:rPr>
          <w:rFonts w:ascii="Courier New" w:cs="Courier New" w:eastAsia="Courier New" w:hAnsi="Courier New"/>
          <w:sz w:val="24"/>
          <w:szCs w:val="24"/>
          <w:rtl w:val="0"/>
        </w:rPr>
        <w:t xml:space="preserve">for Dean right now, so I’m just gonna go ahead and give him my present. Here ya go, Dean.</w:t>
      </w:r>
    </w:p>
    <w:p w:rsidR="00000000" w:rsidDel="00000000" w:rsidP="00000000" w:rsidRDefault="00000000" w:rsidRPr="00000000" w14:paraId="0000217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7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217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I open it, will a bomb kill or seriously maim me?</w:t>
      </w:r>
    </w:p>
    <w:p w:rsidR="00000000" w:rsidDel="00000000" w:rsidP="00000000" w:rsidRDefault="00000000" w:rsidRPr="00000000" w14:paraId="0000218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8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8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Maybe…</w:t>
      </w:r>
    </w:p>
    <w:p w:rsidR="00000000" w:rsidDel="00000000" w:rsidP="00000000" w:rsidRDefault="00000000" w:rsidRPr="00000000" w14:paraId="0000218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8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218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8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8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8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Most DEFINITELY.</w:t>
      </w:r>
    </w:p>
    <w:p w:rsidR="00000000" w:rsidDel="00000000" w:rsidP="00000000" w:rsidRDefault="00000000" w:rsidRPr="00000000" w14:paraId="0000218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8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218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i got you a thing too. </w:t>
      </w:r>
      <w:r w:rsidDel="00000000" w:rsidR="00000000" w:rsidRPr="00000000">
        <w:rPr>
          <w:rFonts w:ascii="Courier New" w:cs="Courier New" w:eastAsia="Courier New" w:hAnsi="Courier New"/>
          <w:sz w:val="24"/>
          <w:szCs w:val="24"/>
          <w:rtl w:val="0"/>
        </w:rPr>
        <w:t xml:space="preserve">its</w:t>
      </w:r>
      <w:r w:rsidDel="00000000" w:rsidR="00000000" w:rsidRPr="00000000">
        <w:rPr>
          <w:rFonts w:ascii="Courier New" w:cs="Courier New" w:eastAsia="Courier New" w:hAnsi="Courier New"/>
          <w:sz w:val="24"/>
          <w:szCs w:val="24"/>
          <w:rtl w:val="0"/>
        </w:rPr>
        <w:t xml:space="preserve"> a pet chimp. i dropped it off at your house</w:t>
      </w:r>
    </w:p>
    <w:p w:rsidR="00000000" w:rsidDel="00000000" w:rsidP="00000000" w:rsidRDefault="00000000" w:rsidRPr="00000000" w14:paraId="0000218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8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218E">
      <w:pPr>
        <w:spacing w:line="240" w:lineRule="auto"/>
        <w:jc w:val="center"/>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sz w:val="24"/>
          <w:szCs w:val="24"/>
          <w:rtl w:val="0"/>
        </w:rPr>
        <w:t xml:space="preserve">You… got me a </w:t>
      </w:r>
      <w:r w:rsidDel="00000000" w:rsidR="00000000" w:rsidRPr="00000000">
        <w:rPr>
          <w:rFonts w:ascii="Courier New" w:cs="Courier New" w:eastAsia="Courier New" w:hAnsi="Courier New"/>
          <w:b w:val="1"/>
          <w:bCs w:val="1"/>
          <w:i w:val="1"/>
          <w:iCs w:val="1"/>
          <w:sz w:val="24"/>
          <w:szCs w:val="24"/>
          <w:rtl w:val="0"/>
        </w:rPr>
        <w:t xml:space="preserve">WHAT?</w:t>
      </w:r>
    </w:p>
    <w:p w:rsidR="00000000" w:rsidDel="00000000" w:rsidP="00000000" w:rsidRDefault="00000000" w:rsidRPr="00000000" w14:paraId="0000218F">
      <w:pPr>
        <w:spacing w:line="240" w:lineRule="auto"/>
        <w:jc w:val="center"/>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219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9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Damn dude, you should've opted for a bonobo, they’re smaller than chimps and </w:t>
      </w:r>
      <w:r w:rsidDel="00000000" w:rsidR="00000000" w:rsidRPr="00000000">
        <w:rPr>
          <w:rFonts w:ascii="Courier New" w:cs="Courier New" w:eastAsia="Courier New" w:hAnsi="Courier New"/>
          <w:i w:val="1"/>
          <w:iCs w:val="1"/>
          <w:sz w:val="24"/>
          <w:szCs w:val="24"/>
          <w:rtl w:val="0"/>
        </w:rPr>
        <w:t xml:space="preserve">significantly</w:t>
      </w:r>
      <w:r w:rsidDel="00000000" w:rsidR="00000000" w:rsidRPr="00000000">
        <w:rPr>
          <w:rFonts w:ascii="Courier New" w:cs="Courier New" w:eastAsia="Courier New" w:hAnsi="Courier New"/>
          <w:sz w:val="24"/>
          <w:szCs w:val="24"/>
          <w:rtl w:val="0"/>
        </w:rPr>
        <w:t xml:space="preserve"> less aggressive, with the rates of attacks being only-</w:t>
      </w:r>
    </w:p>
    <w:p w:rsidR="00000000" w:rsidDel="00000000" w:rsidP="00000000" w:rsidRDefault="00000000" w:rsidRPr="00000000" w14:paraId="0000219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9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9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I’d rather you talk about SQUIDS at this point.</w:t>
      </w:r>
    </w:p>
    <w:p w:rsidR="00000000" w:rsidDel="00000000" w:rsidP="00000000" w:rsidRDefault="00000000" w:rsidRPr="00000000" w14:paraId="0000219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9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(WALKING IN)</w:t>
      </w:r>
    </w:p>
    <w:p w:rsidR="00000000" w:rsidDel="00000000" w:rsidP="00000000" w:rsidRDefault="00000000" w:rsidRPr="00000000" w14:paraId="0000219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Howdaaaaay fellers I’m back!</w:t>
      </w:r>
    </w:p>
    <w:p w:rsidR="00000000" w:rsidDel="00000000" w:rsidP="00000000" w:rsidRDefault="00000000" w:rsidRPr="00000000" w14:paraId="0000219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9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9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CRAZY considering I didn’t even notice you were gone.</w:t>
      </w:r>
    </w:p>
    <w:p w:rsidR="00000000" w:rsidDel="00000000" w:rsidP="00000000" w:rsidRDefault="00000000" w:rsidRPr="00000000" w14:paraId="0000219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9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w:t>
      </w:r>
    </w:p>
    <w:p w:rsidR="00000000" w:rsidDel="00000000" w:rsidP="00000000" w:rsidRDefault="00000000" w:rsidRPr="00000000" w14:paraId="0000219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was in the mountains, waiting for our national bird to drop a deuce on my slice of pizza. Thankfully, I didn’t have to wait long. God is kind.</w:t>
      </w:r>
    </w:p>
    <w:p w:rsidR="00000000" w:rsidDel="00000000" w:rsidP="00000000" w:rsidRDefault="00000000" w:rsidRPr="00000000" w14:paraId="0000219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[TRAVIS TAKES A BITE OF HIS PIZZA. SILENCE]</w:t>
      </w:r>
    </w:p>
    <w:p w:rsidR="00000000" w:rsidDel="00000000" w:rsidP="00000000" w:rsidRDefault="00000000" w:rsidRPr="00000000" w14:paraId="000021A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A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21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have pinkeye</w:t>
      </w:r>
    </w:p>
    <w:p w:rsidR="00000000" w:rsidDel="00000000" w:rsidP="00000000" w:rsidRDefault="00000000" w:rsidRPr="00000000" w14:paraId="000021A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A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Ooookay dude, WHAT are you even TALKING about, nobody ASKED if you had pinkeye. Seriously I’m mad why the FUCK would you even say that, Cas, like what POSSIBLY could be going through your brain right now.</w:t>
      </w:r>
    </w:p>
    <w:p w:rsidR="00000000" w:rsidDel="00000000" w:rsidP="00000000" w:rsidRDefault="00000000" w:rsidRPr="00000000" w14:paraId="000021A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A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21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dunno like im a fucking guitar man</w:t>
      </w:r>
    </w:p>
    <w:p w:rsidR="00000000" w:rsidDel="00000000" w:rsidP="00000000" w:rsidRDefault="00000000" w:rsidRPr="00000000" w14:paraId="000021A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A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A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Yeahh</w:t>
      </w:r>
      <w:r w:rsidDel="00000000" w:rsidR="00000000" w:rsidRPr="00000000">
        <w:rPr>
          <w:rFonts w:ascii="Courier New" w:cs="Courier New" w:eastAsia="Courier New" w:hAnsi="Courier New"/>
          <w:sz w:val="24"/>
          <w:szCs w:val="24"/>
          <w:rtl w:val="0"/>
        </w:rPr>
        <w:t xml:space="preserve"> well, I guess- yeah good point. I forgive you, bud.</w:t>
      </w:r>
    </w:p>
    <w:p w:rsidR="00000000" w:rsidDel="00000000" w:rsidP="00000000" w:rsidRDefault="00000000" w:rsidRPr="00000000" w14:paraId="000021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CAS</w:t>
      </w:r>
    </w:p>
    <w:p w:rsidR="00000000" w:rsidDel="00000000" w:rsidP="00000000" w:rsidRDefault="00000000" w:rsidRPr="00000000" w14:paraId="000021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 that deep </w:t>
      </w:r>
      <w:r w:rsidDel="00000000" w:rsidR="00000000" w:rsidRPr="00000000">
        <w:rPr>
          <w:rFonts w:ascii="Courier New" w:cs="Courier New" w:eastAsia="Courier New" w:hAnsi="Courier New"/>
          <w:sz w:val="24"/>
          <w:szCs w:val="24"/>
          <w:rtl w:val="0"/>
        </w:rPr>
        <w:t xml:space="preserve">deegsy</w:t>
      </w:r>
      <w:r w:rsidDel="00000000" w:rsidR="00000000" w:rsidRPr="00000000">
        <w:rPr>
          <w:rtl w:val="0"/>
        </w:rPr>
      </w:r>
    </w:p>
    <w:p w:rsidR="00000000" w:rsidDel="00000000" w:rsidP="00000000" w:rsidRDefault="00000000" w:rsidRPr="00000000" w14:paraId="000021A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Guys, that Johnny Depp lightsaber dildo is NOT on the table anymore, who has it.</w:t>
      </w:r>
    </w:p>
    <w:p w:rsidR="00000000" w:rsidDel="00000000" w:rsidP="00000000" w:rsidRDefault="00000000" w:rsidRPr="00000000" w14:paraId="000021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21B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B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think </w:t>
      </w:r>
      <w:r w:rsidDel="00000000" w:rsidR="00000000" w:rsidRPr="00000000">
        <w:rPr>
          <w:rFonts w:ascii="Courier New" w:cs="Courier New" w:eastAsia="Courier New" w:hAnsi="Courier New"/>
          <w:b w:val="1"/>
          <w:bCs w:val="1"/>
          <w:sz w:val="24"/>
          <w:szCs w:val="24"/>
          <w:rtl w:val="0"/>
        </w:rPr>
        <w:t xml:space="preserve">you </w:t>
      </w:r>
      <w:r w:rsidDel="00000000" w:rsidR="00000000" w:rsidRPr="00000000">
        <w:rPr>
          <w:rFonts w:ascii="Courier New" w:cs="Courier New" w:eastAsia="Courier New" w:hAnsi="Courier New"/>
          <w:sz w:val="24"/>
          <w:szCs w:val="24"/>
          <w:rtl w:val="0"/>
        </w:rPr>
        <w:t xml:space="preserve">have it.</w:t>
      </w:r>
    </w:p>
    <w:p w:rsidR="00000000" w:rsidDel="00000000" w:rsidP="00000000" w:rsidRDefault="00000000" w:rsidRPr="00000000" w14:paraId="000021B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B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 not.</w:t>
      </w:r>
    </w:p>
    <w:p w:rsidR="00000000" w:rsidDel="00000000" w:rsidP="00000000" w:rsidRDefault="00000000" w:rsidRPr="00000000" w14:paraId="000021B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JOHNNY DEPP’S VOICE (Coming from Starr’s general direction)</w:t>
      </w:r>
    </w:p>
    <w:p w:rsidR="00000000" w:rsidDel="00000000" w:rsidP="00000000" w:rsidRDefault="00000000" w:rsidRPr="00000000" w14:paraId="000021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gotta jar of dirrrrt! I </w:t>
      </w:r>
      <w:r w:rsidDel="00000000" w:rsidR="00000000" w:rsidRPr="00000000">
        <w:rPr>
          <w:rFonts w:ascii="Courier New" w:cs="Courier New" w:eastAsia="Courier New" w:hAnsi="Courier New"/>
          <w:sz w:val="24"/>
          <w:szCs w:val="24"/>
          <w:rtl w:val="0"/>
        </w:rPr>
        <w:t xml:space="preserve">gotta jar</w:t>
      </w:r>
      <w:r w:rsidDel="00000000" w:rsidR="00000000" w:rsidRPr="00000000">
        <w:rPr>
          <w:rFonts w:ascii="Courier New" w:cs="Courier New" w:eastAsia="Courier New" w:hAnsi="Courier New"/>
          <w:sz w:val="24"/>
          <w:szCs w:val="24"/>
          <w:rtl w:val="0"/>
        </w:rPr>
        <w:t xml:space="preserve"> of dirrrrt! And guess what’s inside it!"</w:t>
      </w:r>
    </w:p>
    <w:p w:rsidR="00000000" w:rsidDel="00000000" w:rsidP="00000000" w:rsidRDefault="00000000" w:rsidRPr="00000000" w14:paraId="000021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21B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C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 do not know what that was. That was weird.</w:t>
      </w:r>
    </w:p>
    <w:p w:rsidR="00000000" w:rsidDel="00000000" w:rsidP="00000000" w:rsidRDefault="00000000" w:rsidRPr="00000000" w14:paraId="000021C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C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[SILENCE]</w:t>
      </w:r>
    </w:p>
    <w:p w:rsidR="00000000" w:rsidDel="00000000" w:rsidP="00000000" w:rsidRDefault="00000000" w:rsidRPr="00000000" w14:paraId="000021C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C6">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sz w:val="24"/>
          <w:szCs w:val="24"/>
          <w:rtl w:val="0"/>
        </w:rPr>
        <w:t xml:space="preserve">Dude I’m just gonna say it, ‘cause I know we’re all thinking it, but is anything going to </w:t>
      </w:r>
      <w:r w:rsidDel="00000000" w:rsidR="00000000" w:rsidRPr="00000000">
        <w:rPr>
          <w:rFonts w:ascii="Courier New" w:cs="Courier New" w:eastAsia="Courier New" w:hAnsi="Courier New"/>
          <w:i w:val="1"/>
          <w:iCs w:val="1"/>
          <w:sz w:val="24"/>
          <w:szCs w:val="24"/>
          <w:rtl w:val="0"/>
        </w:rPr>
        <w:t xml:space="preserve">fucking happen </w:t>
      </w:r>
      <w:r w:rsidDel="00000000" w:rsidR="00000000" w:rsidRPr="00000000">
        <w:rPr>
          <w:rFonts w:ascii="Courier New" w:cs="Courier New" w:eastAsia="Courier New" w:hAnsi="Courier New"/>
          <w:sz w:val="24"/>
          <w:szCs w:val="24"/>
          <w:rtl w:val="0"/>
        </w:rPr>
        <w:t xml:space="preserve">today? Like we’ve just been sitting here arguing about eagle shit and dildos for ten minutes. At least </w:t>
      </w:r>
      <w:r w:rsidDel="00000000" w:rsidR="00000000" w:rsidRPr="00000000">
        <w:rPr>
          <w:rFonts w:ascii="Courier New" w:cs="Courier New" w:eastAsia="Courier New" w:hAnsi="Courier New"/>
          <w:b w:val="1"/>
          <w:bCs w:val="1"/>
          <w:i w:val="1"/>
          <w:iCs w:val="1"/>
          <w:sz w:val="24"/>
          <w:szCs w:val="24"/>
          <w:u w:val="single"/>
          <w:rtl w:val="0"/>
        </w:rPr>
        <w:t xml:space="preserve">I</w:t>
      </w:r>
      <w:r w:rsidDel="00000000" w:rsidR="00000000" w:rsidRPr="00000000">
        <w:rPr>
          <w:rFonts w:ascii="Courier New" w:cs="Courier New" w:eastAsia="Courier New" w:hAnsi="Courier New"/>
          <w:sz w:val="24"/>
          <w:szCs w:val="24"/>
          <w:rtl w:val="0"/>
        </w:rPr>
        <w:t xml:space="preserve"> tried to spice things up with that </w:t>
      </w:r>
      <w:r w:rsidDel="00000000" w:rsidR="00000000" w:rsidRPr="00000000">
        <w:rPr>
          <w:rFonts w:ascii="Courier New" w:cs="Courier New" w:eastAsia="Courier New" w:hAnsi="Courier New"/>
          <w:i w:val="1"/>
          <w:iCs w:val="1"/>
          <w:sz w:val="24"/>
          <w:szCs w:val="24"/>
          <w:rtl w:val="0"/>
        </w:rPr>
        <w:t xml:space="preserve">bomb </w:t>
      </w:r>
      <w:r w:rsidDel="00000000" w:rsidR="00000000" w:rsidRPr="00000000">
        <w:rPr>
          <w:rFonts w:ascii="Courier New" w:cs="Courier New" w:eastAsia="Courier New" w:hAnsi="Courier New"/>
          <w:sz w:val="24"/>
          <w:szCs w:val="24"/>
          <w:rtl w:val="0"/>
        </w:rPr>
        <w:t xml:space="preserve">a couple narrative </w:t>
      </w:r>
      <w:r w:rsidDel="00000000" w:rsidR="00000000" w:rsidRPr="00000000">
        <w:rPr>
          <w:rFonts w:ascii="Courier New" w:cs="Courier New" w:eastAsia="Courier New" w:hAnsi="Courier New"/>
          <w:i w:val="1"/>
          <w:iCs w:val="1"/>
          <w:sz w:val="24"/>
          <w:szCs w:val="24"/>
          <w:rtl w:val="0"/>
        </w:rPr>
        <w:t xml:space="preserve">u-turns</w:t>
      </w:r>
      <w:r w:rsidDel="00000000" w:rsidR="00000000" w:rsidRPr="00000000">
        <w:rPr>
          <w:rFonts w:ascii="Courier New" w:cs="Courier New" w:eastAsia="Courier New" w:hAnsi="Courier New"/>
          <w:sz w:val="24"/>
          <w:szCs w:val="24"/>
          <w:rtl w:val="0"/>
        </w:rPr>
        <w:t xml:space="preserve"> ago</w:t>
      </w: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21C7">
      <w:pPr>
        <w:spacing w:lin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21C8">
      <w:pPr>
        <w:spacing w:lin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[SILENCE.]</w:t>
      </w:r>
    </w:p>
    <w:p w:rsidR="00000000" w:rsidDel="00000000" w:rsidP="00000000" w:rsidRDefault="00000000" w:rsidRPr="00000000" w14:paraId="000021C9">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C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Dude I think this is as good as it gets.</w:t>
      </w:r>
    </w:p>
    <w:p w:rsidR="00000000" w:rsidDel="00000000" w:rsidP="00000000" w:rsidRDefault="00000000" w:rsidRPr="00000000" w14:paraId="000021C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C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Seriously? At this point I </w:t>
      </w:r>
      <w:r w:rsidDel="00000000" w:rsidR="00000000" w:rsidRPr="00000000">
        <w:rPr>
          <w:rFonts w:ascii="Courier New" w:cs="Courier New" w:eastAsia="Courier New" w:hAnsi="Courier New"/>
          <w:b w:val="1"/>
          <w:bCs w:val="1"/>
          <w:sz w:val="24"/>
          <w:szCs w:val="24"/>
          <w:rtl w:val="0"/>
        </w:rPr>
        <w:t xml:space="preserve">HOPE </w:t>
      </w:r>
      <w:r w:rsidDel="00000000" w:rsidR="00000000" w:rsidRPr="00000000">
        <w:rPr>
          <w:rFonts w:ascii="Courier New" w:cs="Courier New" w:eastAsia="Courier New" w:hAnsi="Courier New"/>
          <w:sz w:val="24"/>
          <w:szCs w:val="24"/>
          <w:rtl w:val="0"/>
        </w:rPr>
        <w:t xml:space="preserve">you were right about this pizza place being a Mafia front, just so SOMETHING CAN FUCKING HAPPEN!</w:t>
      </w:r>
    </w:p>
    <w:p w:rsidR="00000000" w:rsidDel="00000000" w:rsidP="00000000" w:rsidRDefault="00000000" w:rsidRPr="00000000" w14:paraId="000021C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D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 (Sweetly)</w:t>
      </w:r>
    </w:p>
    <w:p w:rsidR="00000000" w:rsidDel="00000000" w:rsidP="00000000" w:rsidRDefault="00000000" w:rsidRPr="00000000" w14:paraId="000021D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hi… We’ve received quite a bit of noise complaints from this table, I’m afraid we’re going to have to ask you all to leave. You can pay the check by cash or card, before you go.</w:t>
      </w:r>
    </w:p>
    <w:p w:rsidR="00000000" w:rsidDel="00000000" w:rsidP="00000000" w:rsidRDefault="00000000" w:rsidRPr="00000000" w14:paraId="000021D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D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D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 FUCK no, where’s that bomb I so lovingly gifted you, Dean, I’m throwing it at this lady-</w:t>
      </w:r>
    </w:p>
    <w:p w:rsidR="00000000" w:rsidDel="00000000" w:rsidP="00000000" w:rsidRDefault="00000000" w:rsidRPr="00000000" w14:paraId="000021D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D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D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Nonono the pizza was pretty good and I don’t wanna get banned for life, so let’s just pay the check and leave. Dean, I’ll pay for you, since your breath is HEAVENLY right now, bucko…</w:t>
      </w:r>
    </w:p>
    <w:p w:rsidR="00000000" w:rsidDel="00000000" w:rsidP="00000000" w:rsidRDefault="00000000" w:rsidRPr="00000000" w14:paraId="000021D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D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21D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Who </w:t>
      </w:r>
      <w:r w:rsidDel="00000000" w:rsidR="00000000" w:rsidRPr="00000000">
        <w:rPr>
          <w:rFonts w:ascii="Courier New" w:cs="Courier New" w:eastAsia="Courier New" w:hAnsi="Courier New"/>
          <w:b w:val="1"/>
          <w:bCs w:val="1"/>
          <w:sz w:val="24"/>
          <w:szCs w:val="24"/>
          <w:rtl w:val="0"/>
        </w:rPr>
        <w:t xml:space="preserve">IS</w:t>
      </w:r>
      <w:r w:rsidDel="00000000" w:rsidR="00000000" w:rsidRPr="00000000">
        <w:rPr>
          <w:rFonts w:ascii="Courier New" w:cs="Courier New" w:eastAsia="Courier New" w:hAnsi="Courier New"/>
          <w:sz w:val="24"/>
          <w:szCs w:val="24"/>
          <w:rtl w:val="0"/>
        </w:rPr>
        <w:t xml:space="preserve"> this kid, bro…</w:t>
      </w:r>
    </w:p>
    <w:p w:rsidR="00000000" w:rsidDel="00000000" w:rsidP="00000000" w:rsidRDefault="00000000" w:rsidRPr="00000000" w14:paraId="000021D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D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1D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Y’know, just for that, you’re pissing me off a lot less than usual, Dean. Happy birthday.</w:t>
      </w:r>
    </w:p>
    <w:p w:rsidR="00000000" w:rsidDel="00000000" w:rsidP="00000000" w:rsidRDefault="00000000" w:rsidRPr="00000000" w14:paraId="000021D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D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 (GIVING STARR’S CARD BACK)</w:t>
      </w:r>
    </w:p>
    <w:p w:rsidR="00000000" w:rsidDel="00000000" w:rsidP="00000000" w:rsidRDefault="00000000" w:rsidRPr="00000000" w14:paraId="000021E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Thank you so much for your business, and come again soon! Just… try to keep the noise down to a minimum, okay? And maybe try to heighten the quality of conversation?</w:t>
      </w:r>
    </w:p>
    <w:p w:rsidR="00000000" w:rsidDel="00000000" w:rsidP="00000000" w:rsidRDefault="00000000" w:rsidRPr="00000000" w14:paraId="000021E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E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1E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Nah, Bonobos are PEAK, you just don’t know </w:t>
      </w:r>
      <w:r w:rsidDel="00000000" w:rsidR="00000000" w:rsidRPr="00000000">
        <w:rPr>
          <w:rFonts w:ascii="Courier New" w:cs="Courier New" w:eastAsia="Courier New" w:hAnsi="Courier New"/>
          <w:sz w:val="24"/>
          <w:szCs w:val="24"/>
          <w:rtl w:val="0"/>
        </w:rPr>
        <w:t xml:space="preserve">what you’re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tl w:val="0"/>
        </w:rPr>
        <w:t xml:space="preserve">talmbout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21E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E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SPENCER</w:t>
      </w:r>
    </w:p>
    <w:p w:rsidR="00000000" w:rsidDel="00000000" w:rsidP="00000000" w:rsidRDefault="00000000" w:rsidRPr="00000000" w14:paraId="000021E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 well, where to, birthday boy?</w:t>
      </w:r>
    </w:p>
    <w:p w:rsidR="00000000" w:rsidDel="00000000" w:rsidP="00000000" w:rsidRDefault="00000000" w:rsidRPr="00000000" w14:paraId="000021E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E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21E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 I could go for a good salad, </w:t>
      </w:r>
      <w:r w:rsidDel="00000000" w:rsidR="00000000" w:rsidRPr="00000000">
        <w:rPr>
          <w:rFonts w:ascii="Courier New" w:cs="Courier New" w:eastAsia="Courier New" w:hAnsi="Courier New"/>
          <w:sz w:val="24"/>
          <w:szCs w:val="24"/>
          <w:rtl w:val="0"/>
        </w:rPr>
        <w:t xml:space="preserve">keep</w:t>
      </w:r>
      <w:r w:rsidDel="00000000" w:rsidR="00000000" w:rsidRPr="00000000">
        <w:rPr>
          <w:rFonts w:ascii="Courier New" w:cs="Courier New" w:eastAsia="Courier New" w:hAnsi="Courier New"/>
          <w:sz w:val="24"/>
          <w:szCs w:val="24"/>
          <w:rtl w:val="0"/>
        </w:rPr>
        <w:t xml:space="preserve"> up my slim figure. Birthday ain’t a cheat day! Chilis.</w:t>
      </w:r>
    </w:p>
    <w:p w:rsidR="00000000" w:rsidDel="00000000" w:rsidP="00000000" w:rsidRDefault="00000000" w:rsidRPr="00000000" w14:paraId="000021E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E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[Small cheer then general agreement/chattering as they exit.]</w:t>
      </w:r>
    </w:p>
    <w:p w:rsidR="00000000" w:rsidDel="00000000" w:rsidP="00000000" w:rsidRDefault="00000000" w:rsidRPr="00000000" w14:paraId="000021E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E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(Over chatter, as they leave)</w:t>
      </w:r>
    </w:p>
    <w:p w:rsidR="00000000" w:rsidDel="00000000" w:rsidP="00000000" w:rsidRDefault="00000000" w:rsidRPr="00000000" w14:paraId="000021E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 we’re the only ones in the store, who the hell complained about our </w:t>
      </w:r>
      <w:r w:rsidDel="00000000" w:rsidR="00000000" w:rsidRPr="00000000">
        <w:rPr>
          <w:rFonts w:ascii="Courier New" w:cs="Courier New" w:eastAsia="Courier New" w:hAnsi="Courier New"/>
          <w:i w:val="1"/>
          <w:iCs w:val="1"/>
          <w:sz w:val="24"/>
          <w:szCs w:val="24"/>
          <w:rtl w:val="0"/>
        </w:rPr>
        <w:t xml:space="preserve">noise?</w:t>
      </w:r>
      <w:r w:rsidDel="00000000" w:rsidR="00000000" w:rsidRPr="00000000">
        <w:rPr>
          <w:rtl w:val="0"/>
        </w:rPr>
      </w:r>
    </w:p>
    <w:p w:rsidR="00000000" w:rsidDel="00000000" w:rsidP="00000000" w:rsidRDefault="00000000" w:rsidRPr="00000000" w14:paraId="000021E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F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waitress watches them go. Once they’re gone, Tony Morelli steps into the restaurant from the kitchen]</w:t>
      </w:r>
    </w:p>
    <w:p w:rsidR="00000000" w:rsidDel="00000000" w:rsidP="00000000" w:rsidRDefault="00000000" w:rsidRPr="00000000" w14:paraId="000021F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F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21F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sent them away? </w:t>
      </w:r>
      <w:r w:rsidDel="00000000" w:rsidR="00000000" w:rsidRPr="00000000">
        <w:rPr>
          <w:rFonts w:ascii="Courier New" w:cs="Courier New" w:eastAsia="Courier New" w:hAnsi="Courier New"/>
          <w:sz w:val="24"/>
          <w:szCs w:val="24"/>
          <w:rtl w:val="0"/>
        </w:rPr>
        <w:t xml:space="preserve">The</w:t>
      </w:r>
      <w:r w:rsidDel="00000000" w:rsidR="00000000" w:rsidRPr="00000000">
        <w:rPr>
          <w:rFonts w:ascii="Courier New" w:cs="Courier New" w:eastAsia="Courier New" w:hAnsi="Courier New"/>
          <w:sz w:val="24"/>
          <w:szCs w:val="24"/>
          <w:rtl w:val="0"/>
        </w:rPr>
        <w:t xml:space="preserve"> fake noise complaint </w:t>
      </w:r>
      <w:r w:rsidDel="00000000" w:rsidR="00000000" w:rsidRPr="00000000">
        <w:rPr>
          <w:rFonts w:ascii="Courier New" w:cs="Courier New" w:eastAsia="Courier New" w:hAnsi="Courier New"/>
          <w:sz w:val="24"/>
          <w:szCs w:val="24"/>
          <w:rtl w:val="0"/>
        </w:rPr>
        <w:t xml:space="preserve">worked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21F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F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w:t>
      </w:r>
    </w:p>
    <w:p w:rsidR="00000000" w:rsidDel="00000000" w:rsidP="00000000" w:rsidRDefault="00000000" w:rsidRPr="00000000" w14:paraId="000021F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Like a charm, Don Morelli. They were so close to finding the truth about Papa Nottony’s.</w:t>
      </w:r>
    </w:p>
    <w:p w:rsidR="00000000" w:rsidDel="00000000" w:rsidP="00000000" w:rsidRDefault="00000000" w:rsidRPr="00000000" w14:paraId="000021F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F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21F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It’s NOT-TONY’s. And no one would ever suspect ME of all people to own a PIZZA RESTRUANT. Y’know, ‘cause…</w:t>
      </w:r>
    </w:p>
    <w:p w:rsidR="00000000" w:rsidDel="00000000" w:rsidP="00000000" w:rsidRDefault="00000000" w:rsidRPr="00000000" w14:paraId="000021F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F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WAITRESS</w:t>
      </w:r>
    </w:p>
    <w:p w:rsidR="00000000" w:rsidDel="00000000" w:rsidP="00000000" w:rsidRDefault="00000000" w:rsidRPr="00000000" w14:paraId="000021F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 Because </w:t>
      </w:r>
      <w:r w:rsidDel="00000000" w:rsidR="00000000" w:rsidRPr="00000000">
        <w:rPr>
          <w:rFonts w:ascii="Courier New" w:cs="Courier New" w:eastAsia="Courier New" w:hAnsi="Courier New"/>
          <w:i w:val="1"/>
          <w:iCs w:val="1"/>
          <w:sz w:val="24"/>
          <w:szCs w:val="24"/>
          <w:rtl w:val="0"/>
        </w:rPr>
        <w:t xml:space="preserve">you’re </w:t>
      </w:r>
      <w:r w:rsidDel="00000000" w:rsidR="00000000" w:rsidRPr="00000000">
        <w:rPr>
          <w:rFonts w:ascii="Courier New" w:cs="Courier New" w:eastAsia="Courier New" w:hAnsi="Courier New"/>
          <w:sz w:val="24"/>
          <w:szCs w:val="24"/>
          <w:rtl w:val="0"/>
        </w:rPr>
        <w:t xml:space="preserve">a pizza yourself! Ahahaha!</w:t>
      </w:r>
    </w:p>
    <w:p w:rsidR="00000000" w:rsidDel="00000000" w:rsidP="00000000" w:rsidRDefault="00000000" w:rsidRPr="00000000" w14:paraId="000021F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1F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TONY</w:t>
      </w:r>
    </w:p>
    <w:p w:rsidR="00000000" w:rsidDel="00000000" w:rsidP="00000000" w:rsidRDefault="00000000" w:rsidRPr="00000000" w14:paraId="000021F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Ahahaha- That’s offensive. You’re fired. Pack your things, I don’t wanna hear it, pack your things. You’re out of the family business.</w:t>
      </w:r>
    </w:p>
    <w:p w:rsidR="00000000" w:rsidDel="00000000" w:rsidP="00000000" w:rsidRDefault="00000000" w:rsidRPr="00000000" w14:paraId="0000220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201">
      <w:pPr>
        <w:spacing w:line="240" w:lineRule="auto"/>
        <w:jc w:val="center"/>
        <w:rPr/>
        <w:sectPr>
          <w:headerReference r:id="rId113" w:type="default"/>
          <w:footerReference r:id="rId114" w:type="default"/>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4"/>
          <w:szCs w:val="24"/>
          <w:rtl w:val="0"/>
        </w:rPr>
        <w:t xml:space="preserve">[CREDITS]</w:t>
      </w:r>
      <w:r w:rsidDel="00000000" w:rsidR="00000000" w:rsidRPr="00000000">
        <w:rPr>
          <w:rtl w:val="0"/>
        </w:rPr>
      </w:r>
    </w:p>
    <w:p w:rsidR="00000000" w:rsidDel="00000000" w:rsidP="00000000" w:rsidRDefault="00000000" w:rsidRPr="00000000" w14:paraId="00002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5" w:type="default"/>
          <w:footerReference r:id="rId116" w:type="default"/>
          <w:type w:val="nextPage"/>
          <w:pgSz w:h="15840" w:w="12240" w:orient="portrait"/>
          <w:pgMar w:bottom="1440" w:top="1440" w:left="1440" w:right="1440" w:header="720" w:footer="720"/>
          <w:pgNumType w:start="1"/>
        </w:sectPr>
      </w:pPr>
      <w:bookmarkStart w:colFirst="0" w:colLast="0" w:name="_1iy0fdkps4q1"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DEEGS, GERTRUDE, &amp; DEAN’S SHITTY ADVENTURE</w:t>
      </w: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DEEGS, GERTRUDE, &amp; DEAN’S SHITTY THEME PARK ADVENTURE</w:t>
      </w:r>
    </w:p>
    <w:p w:rsidR="00000000" w:rsidDel="00000000" w:rsidP="00000000" w:rsidRDefault="00000000" w:rsidRPr="00000000" w14:paraId="00002204">
      <w:pPr>
        <w:rPr/>
      </w:pPr>
      <w:r w:rsidDel="00000000" w:rsidR="00000000" w:rsidRPr="00000000">
        <w:rPr>
          <w:rtl w:val="0"/>
        </w:rPr>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There’s a little wispy fairy thing following them around, Noah voices him</w:t>
      </w:r>
    </w:p>
    <w:p w:rsidR="00000000" w:rsidDel="00000000" w:rsidP="00000000" w:rsidRDefault="00000000" w:rsidRPr="00000000" w14:paraId="00002207">
      <w:pPr>
        <w:rPr/>
      </w:pPr>
      <w:r w:rsidDel="00000000" w:rsidR="00000000" w:rsidRPr="00000000">
        <w:rPr>
          <w:rtl w:val="0"/>
        </w:rPr>
        <w:t xml:space="preserve">They go to magicville the land of magic but turns out it was just a theme park experience</w:t>
      </w:r>
    </w:p>
    <w:p w:rsidR="00000000" w:rsidDel="00000000" w:rsidP="00000000" w:rsidRDefault="00000000" w:rsidRPr="00000000" w14:paraId="00002208">
      <w:pPr>
        <w:rPr/>
      </w:pPr>
      <w:commentRangeStart w:id="327"/>
      <w:r w:rsidDel="00000000" w:rsidR="00000000" w:rsidRPr="00000000">
        <w:rPr>
          <w:rtl w:val="0"/>
        </w:rPr>
        <w:t xml:space="preserve">Gertrude has a heart condition and that makes deegs attracted to her cause she’s not a commitment cause she’s probably gonna die anyway</w:t>
      </w:r>
      <w:commentRangeEnd w:id="327"/>
      <w:r w:rsidDel="00000000" w:rsidR="00000000" w:rsidRPr="00000000">
        <w:commentReference w:id="327"/>
      </w:r>
      <w:r w:rsidDel="00000000" w:rsidR="00000000" w:rsidRPr="00000000">
        <w:rPr>
          <w:rtl w:val="0"/>
        </w:rPr>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[NENJAC THEATER. TRAVIS &amp; STARR </w:t>
      </w:r>
      <w:commentRangeStart w:id="328"/>
      <w:r w:rsidDel="00000000" w:rsidR="00000000" w:rsidRPr="00000000">
        <w:rPr>
          <w:rtl w:val="0"/>
        </w:rPr>
        <w:t xml:space="preserve">busts </w:t>
      </w:r>
      <w:commentRangeEnd w:id="328"/>
      <w:r w:rsidDel="00000000" w:rsidR="00000000" w:rsidRPr="00000000">
        <w:commentReference w:id="328"/>
      </w:r>
      <w:r w:rsidDel="00000000" w:rsidR="00000000" w:rsidRPr="00000000">
        <w:rPr>
          <w:rtl w:val="0"/>
        </w:rPr>
        <w:t xml:space="preserve">in.]</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TRAVIS</w:t>
        <w:br w:type="textWrapping"/>
        <w:t xml:space="preserve">ATTENTION EVERYBODY!!!! GREAT AMERICAN NEWS!!! YEEEEHAWWWW!!!</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STARR</w:t>
        <w:br w:type="textWrapping"/>
        <w:t xml:space="preserve">OH MY GOD I’M SO EXCITED!!!</w:t>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t xml:space="preserve">ELEA</w:t>
        <w:br w:type="textWrapping"/>
        <w:t xml:space="preserve">What is it, Starr? Are you coming out?</w:t>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t xml:space="preserve">STARR</w:t>
        <w:br w:type="textWrapping"/>
        <w:t xml:space="preserve">Wha- No, bucko! Me and Travis won a free field trip to Magicland!</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[gasp from theater kids]</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CIGGY</w:t>
        <w:br w:type="textWrapping"/>
        <w:t xml:space="preserve">WHAT. No. Freaking. Way. That is THE spot right now!</w:t>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tl w:val="0"/>
        </w:rPr>
        <w:t xml:space="preserve">SPENCER</w:t>
        <w:br w:type="textWrapping"/>
        <w:t xml:space="preserve">How did you guys win it?! That’s awesome!</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TRAVIS</w:t>
      </w:r>
    </w:p>
    <w:p w:rsidR="00000000" w:rsidDel="00000000" w:rsidP="00000000" w:rsidRDefault="00000000" w:rsidRPr="00000000" w14:paraId="0000221B">
      <w:pPr>
        <w:rPr/>
      </w:pPr>
      <w:commentRangeStart w:id="329"/>
      <w:r w:rsidDel="00000000" w:rsidR="00000000" w:rsidRPr="00000000">
        <w:rPr>
          <w:rtl w:val="0"/>
        </w:rPr>
        <w:t xml:space="preserve">Well, we saw two little kids win it at the mall, so we just took it from them. It was actually pretty easy.</w:t>
      </w:r>
      <w:commentRangeEnd w:id="329"/>
      <w:r w:rsidDel="00000000" w:rsidR="00000000" w:rsidRPr="00000000">
        <w:commentReference w:id="329"/>
      </w:r>
      <w:r w:rsidDel="00000000" w:rsidR="00000000" w:rsidRPr="00000000">
        <w:rPr>
          <w:rtl w:val="0"/>
        </w:rPr>
      </w:r>
    </w:p>
    <w:p w:rsidR="00000000" w:rsidDel="00000000" w:rsidP="00000000" w:rsidRDefault="00000000" w:rsidRPr="00000000" w14:paraId="0000221C">
      <w:pPr>
        <w:rPr/>
      </w:pPr>
      <w:r w:rsidDel="00000000" w:rsidR="00000000" w:rsidRPr="00000000">
        <w:rPr>
          <w:rtl w:val="0"/>
        </w:rPr>
      </w:r>
    </w:p>
    <w:p w:rsidR="00000000" w:rsidDel="00000000" w:rsidP="00000000" w:rsidRDefault="00000000" w:rsidRPr="00000000" w14:paraId="0000221D">
      <w:pPr>
        <w:rPr/>
      </w:pPr>
      <w:r w:rsidDel="00000000" w:rsidR="00000000" w:rsidRPr="00000000">
        <w:rPr>
          <w:rtl w:val="0"/>
        </w:rPr>
        <w:t xml:space="preserve">[pause]</w:t>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ELEA</w:t>
        <w:br w:type="textWrapping"/>
        <w:t xml:space="preserve">Awesome!</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STARR</w:t>
        <w:br w:type="textWrapping"/>
        <w:t xml:space="preserve">So WHO’S COMING!?!?!?</w:t>
        <w:br w:type="textWrapping"/>
      </w:r>
    </w:p>
    <w:p w:rsidR="00000000" w:rsidDel="00000000" w:rsidP="00000000" w:rsidRDefault="00000000" w:rsidRPr="00000000" w14:paraId="00002222">
      <w:pPr>
        <w:rPr/>
      </w:pPr>
      <w:commentRangeStart w:id="330"/>
      <w:r w:rsidDel="00000000" w:rsidR="00000000" w:rsidRPr="00000000">
        <w:rPr>
          <w:rtl w:val="0"/>
        </w:rPr>
        <w:t xml:space="preserve">EVERYBODY BUT DEEGS, DEAN, AND GERTRUDE</w:t>
      </w:r>
      <w:commentRangeEnd w:id="330"/>
      <w:r w:rsidDel="00000000" w:rsidR="00000000" w:rsidRPr="00000000">
        <w:commentReference w:id="330"/>
      </w: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WE ARE!!!</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STARR</w:t>
        <w:br w:type="textWrapping"/>
        <w:t xml:space="preserve">Aw what, Deegs, you don’t wanna come?</w:t>
      </w:r>
    </w:p>
    <w:p w:rsidR="00000000" w:rsidDel="00000000" w:rsidP="00000000" w:rsidRDefault="00000000" w:rsidRPr="00000000" w14:paraId="00002226">
      <w:pPr>
        <w:rPr/>
      </w:pPr>
      <w:r w:rsidDel="00000000" w:rsidR="00000000" w:rsidRPr="00000000">
        <w:rPr>
          <w:rtl w:val="0"/>
        </w:rPr>
      </w:r>
    </w:p>
    <w:p w:rsidR="00000000" w:rsidDel="00000000" w:rsidP="00000000" w:rsidRDefault="00000000" w:rsidRPr="00000000" w14:paraId="00002227">
      <w:pPr>
        <w:rPr/>
      </w:pPr>
      <w:r w:rsidDel="00000000" w:rsidR="00000000" w:rsidRPr="00000000">
        <w:rPr>
          <w:rtl w:val="0"/>
        </w:rPr>
        <w:t xml:space="preserve">DEEGS</w:t>
        <w:br w:type="textWrapping"/>
        <w:t xml:space="preserve">You know man, I’m… I’m actually </w:t>
      </w:r>
      <w:r w:rsidDel="00000000" w:rsidR="00000000" w:rsidRPr="00000000">
        <w:rPr>
          <w:rtl w:val="0"/>
        </w:rPr>
        <w:t xml:space="preserve">chillin</w:t>
      </w:r>
      <w:r w:rsidDel="00000000" w:rsidR="00000000" w:rsidRPr="00000000">
        <w:rPr>
          <w:rtl w:val="0"/>
        </w:rPr>
        <w:t xml:space="preserve">, man. I’m not… I’m not really interested in Magicland, bro.</w:t>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STARR</w:t>
        <w:br w:type="textWrapping"/>
        <w:t xml:space="preserve">Awwwww, whaaaat? C’mon, bucko! What about you. Dean?</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DEAN</w:t>
        <w:br w:type="textWrapping"/>
        <w:t xml:space="preserve">You know, I would, but, uh… I’m actually kinda banned from that place a little bit.</w:t>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t xml:space="preserve">DEEGS</w:t>
        <w:br w:type="textWrapping"/>
        <w:t xml:space="preserve">What?</w:t>
      </w:r>
    </w:p>
    <w:p w:rsidR="00000000" w:rsidDel="00000000" w:rsidP="00000000" w:rsidRDefault="00000000" w:rsidRPr="00000000" w14:paraId="0000222E">
      <w:pPr>
        <w:rPr/>
      </w:pPr>
      <w:r w:rsidDel="00000000" w:rsidR="00000000" w:rsidRPr="00000000">
        <w:rPr>
          <w:rtl w:val="0"/>
        </w:rPr>
        <w:br w:type="textWrapping"/>
        <w:t xml:space="preserve">DEAN</w:t>
        <w:br w:type="textWrapping"/>
        <w:t xml:space="preserve">Too handsome for them I guess! LOL!</w:t>
      </w:r>
    </w:p>
    <w:p w:rsidR="00000000" w:rsidDel="00000000" w:rsidP="00000000" w:rsidRDefault="00000000" w:rsidRPr="00000000" w14:paraId="0000222F">
      <w:pPr>
        <w:rPr/>
      </w:pPr>
      <w:r w:rsidDel="00000000" w:rsidR="00000000" w:rsidRPr="00000000">
        <w:rPr>
          <w:rtl w:val="0"/>
        </w:rPr>
      </w:r>
    </w:p>
    <w:p w:rsidR="00000000" w:rsidDel="00000000" w:rsidP="00000000" w:rsidRDefault="00000000" w:rsidRPr="00000000" w14:paraId="00002230">
      <w:pPr>
        <w:rPr/>
      </w:pPr>
      <w:r w:rsidDel="00000000" w:rsidR="00000000" w:rsidRPr="00000000">
        <w:rPr>
          <w:rtl w:val="0"/>
        </w:rPr>
        <w:t xml:space="preserve">DEEGS</w:t>
        <w:br w:type="textWrapping"/>
        <w:t xml:space="preserve">Bro this kid just said LOL out loud.</w:t>
      </w:r>
    </w:p>
    <w:p w:rsidR="00000000" w:rsidDel="00000000" w:rsidP="00000000" w:rsidRDefault="00000000" w:rsidRPr="00000000" w14:paraId="00002231">
      <w:pPr>
        <w:rPr/>
      </w:pPr>
      <w:r w:rsidDel="00000000" w:rsidR="00000000" w:rsidRPr="00000000">
        <w:rPr>
          <w:rtl w:val="0"/>
        </w:rPr>
      </w:r>
    </w:p>
    <w:p w:rsidR="00000000" w:rsidDel="00000000" w:rsidP="00000000" w:rsidRDefault="00000000" w:rsidRPr="00000000" w14:paraId="00002232">
      <w:pPr>
        <w:rPr/>
      </w:pPr>
      <w:commentRangeStart w:id="331"/>
      <w:r w:rsidDel="00000000" w:rsidR="00000000" w:rsidRPr="00000000">
        <w:rPr>
          <w:rtl w:val="0"/>
        </w:rPr>
        <w:t xml:space="preserve">STARR</w:t>
        <w:br w:type="textWrapping"/>
        <w:t xml:space="preserve">I’m so attracted to you, Dean McQueen.</w:t>
      </w:r>
      <w:commentRangeEnd w:id="331"/>
      <w:r w:rsidDel="00000000" w:rsidR="00000000" w:rsidRPr="00000000">
        <w:commentReference w:id="331"/>
      </w:r>
      <w:r w:rsidDel="00000000" w:rsidR="00000000" w:rsidRPr="00000000">
        <w:rPr>
          <w:rtl w:val="0"/>
        </w:rPr>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DEAN</w:t>
        <w:br w:type="textWrapping"/>
        <w:t xml:space="preserve">Yeah I’m staying here.</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DEEGS</w:t>
        <w:br w:type="textWrapping"/>
        <w:t xml:space="preserve">Alright, who else is staying?</w:t>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t xml:space="preserve">[silence]</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DEEGS</w:t>
        <w:br w:type="textWrapping"/>
        <w:t xml:space="preserve">What, no one else?!?! PLEASE?!?!?</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[silence]</w:t>
      </w:r>
    </w:p>
    <w:p w:rsidR="00000000" w:rsidDel="00000000" w:rsidP="00000000" w:rsidRDefault="00000000" w:rsidRPr="00000000" w14:paraId="0000223D">
      <w:pPr>
        <w:rPr/>
      </w:pPr>
      <w:r w:rsidDel="00000000" w:rsidR="00000000" w:rsidRPr="00000000">
        <w:rPr>
          <w:rtl w:val="0"/>
        </w:rPr>
      </w:r>
    </w:p>
    <w:p w:rsidR="00000000" w:rsidDel="00000000" w:rsidP="00000000" w:rsidRDefault="00000000" w:rsidRPr="00000000" w14:paraId="0000223E">
      <w:pPr>
        <w:rPr/>
      </w:pPr>
      <w:commentRangeStart w:id="332"/>
      <w:r w:rsidDel="00000000" w:rsidR="00000000" w:rsidRPr="00000000">
        <w:rPr>
          <w:rtl w:val="0"/>
        </w:rPr>
        <w:t xml:space="preserve">DEEGS</w:t>
      </w:r>
    </w:p>
    <w:p w:rsidR="00000000" w:rsidDel="00000000" w:rsidP="00000000" w:rsidRDefault="00000000" w:rsidRPr="00000000" w14:paraId="0000223F">
      <w:pPr>
        <w:rPr/>
      </w:pPr>
      <w:r w:rsidDel="00000000" w:rsidR="00000000" w:rsidRPr="00000000">
        <w:rPr>
          <w:rtl w:val="0"/>
        </w:rPr>
        <w:t xml:space="preserve">PLEASE? DON’T? LEAVE? ME? WITH? DEAN?</w:t>
      </w:r>
      <w:commentRangeEnd w:id="332"/>
      <w:r w:rsidDel="00000000" w:rsidR="00000000" w:rsidRPr="00000000">
        <w:commentReference w:id="332"/>
      </w:r>
      <w:r w:rsidDel="00000000" w:rsidR="00000000" w:rsidRPr="00000000">
        <w:rPr>
          <w:rtl w:val="0"/>
        </w:rPr>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GERTRUDE</w:t>
        <w:br w:type="textWrapping"/>
        <w:t xml:space="preserve">I’ll stay…</w:t>
      </w:r>
    </w:p>
    <w:p w:rsidR="00000000" w:rsidDel="00000000" w:rsidP="00000000" w:rsidRDefault="00000000" w:rsidRPr="00000000" w14:paraId="00002242">
      <w:pPr>
        <w:rPr/>
      </w:pPr>
      <w:r w:rsidDel="00000000" w:rsidR="00000000" w:rsidRPr="00000000">
        <w:rPr>
          <w:rtl w:val="0"/>
        </w:rPr>
      </w:r>
    </w:p>
    <w:p w:rsidR="00000000" w:rsidDel="00000000" w:rsidP="00000000" w:rsidRDefault="00000000" w:rsidRPr="00000000" w14:paraId="00002243">
      <w:pPr>
        <w:rPr/>
      </w:pPr>
      <w:r w:rsidDel="00000000" w:rsidR="00000000" w:rsidRPr="00000000">
        <w:rPr>
          <w:rtl w:val="0"/>
        </w:rPr>
        <w:t xml:space="preserve">DEEGS</w:t>
        <w:br w:type="textWrapping"/>
        <w:t xml:space="preserve">Who da fuhh… who said that?</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GERTRUDE</w:t>
        <w:br w:type="textWrapping"/>
        <w:t xml:space="preserve">Me.</w:t>
      </w:r>
    </w:p>
    <w:p w:rsidR="00000000" w:rsidDel="00000000" w:rsidP="00000000" w:rsidRDefault="00000000" w:rsidRPr="00000000" w14:paraId="00002246">
      <w:pPr>
        <w:rPr/>
      </w:pPr>
      <w:r w:rsidDel="00000000" w:rsidR="00000000" w:rsidRPr="00000000">
        <w:rPr>
          <w:rtl w:val="0"/>
        </w:rPr>
      </w:r>
    </w:p>
    <w:p w:rsidR="00000000" w:rsidDel="00000000" w:rsidP="00000000" w:rsidRDefault="00000000" w:rsidRPr="00000000" w14:paraId="00002247">
      <w:pPr>
        <w:rPr/>
      </w:pPr>
      <w:r w:rsidDel="00000000" w:rsidR="00000000" w:rsidRPr="00000000">
        <w:rPr>
          <w:rtl w:val="0"/>
        </w:rPr>
        <w:t xml:space="preserve">[slowmo shot of GERTRUDE </w:t>
      </w:r>
      <w:commentRangeStart w:id="333"/>
      <w:r w:rsidDel="00000000" w:rsidR="00000000" w:rsidRPr="00000000">
        <w:rPr>
          <w:rtl w:val="0"/>
        </w:rPr>
        <w:t xml:space="preserve">coming out</w:t>
      </w:r>
      <w:commentRangeEnd w:id="333"/>
      <w:r w:rsidDel="00000000" w:rsidR="00000000" w:rsidRPr="00000000">
        <w:commentReference w:id="333"/>
      </w:r>
      <w:r w:rsidDel="00000000" w:rsidR="00000000" w:rsidRPr="00000000">
        <w:rPr>
          <w:rtl w:val="0"/>
        </w:rPr>
        <w:t xml:space="preserve"> of the crowd as romantic music plays and flower petals fall from the sky]</w:t>
      </w:r>
    </w:p>
    <w:p w:rsidR="00000000" w:rsidDel="00000000" w:rsidP="00000000" w:rsidRDefault="00000000" w:rsidRPr="00000000" w14:paraId="00002248">
      <w:pPr>
        <w:rPr/>
      </w:pPr>
      <w:r w:rsidDel="00000000" w:rsidR="00000000" w:rsidRPr="00000000">
        <w:rPr>
          <w:rtl w:val="0"/>
        </w:rPr>
      </w:r>
    </w:p>
    <w:p w:rsidR="00000000" w:rsidDel="00000000" w:rsidP="00000000" w:rsidRDefault="00000000" w:rsidRPr="00000000" w14:paraId="00002249">
      <w:pPr>
        <w:rPr/>
      </w:pPr>
      <w:r w:rsidDel="00000000" w:rsidR="00000000" w:rsidRPr="00000000">
        <w:rPr>
          <w:rtl w:val="0"/>
        </w:rPr>
        <w:t xml:space="preserve">GERTRUDE</w:t>
        <w:br w:type="textWrapping"/>
        <w:t xml:space="preserve">Hey. I’m new here.</w:t>
      </w:r>
    </w:p>
    <w:p w:rsidR="00000000" w:rsidDel="00000000" w:rsidP="00000000" w:rsidRDefault="00000000" w:rsidRPr="00000000" w14:paraId="0000224A">
      <w:pPr>
        <w:rPr/>
      </w:pPr>
      <w:r w:rsidDel="00000000" w:rsidR="00000000" w:rsidRPr="00000000">
        <w:rPr>
          <w:rtl w:val="0"/>
        </w:rPr>
      </w:r>
    </w:p>
    <w:p w:rsidR="00000000" w:rsidDel="00000000" w:rsidP="00000000" w:rsidRDefault="00000000" w:rsidRPr="00000000" w14:paraId="0000224B">
      <w:pPr>
        <w:rPr/>
      </w:pPr>
      <w:r w:rsidDel="00000000" w:rsidR="00000000" w:rsidRPr="00000000">
        <w:rPr>
          <w:rtl w:val="0"/>
        </w:rPr>
        <w:t xml:space="preserve">[</w:t>
      </w:r>
      <w:commentRangeStart w:id="334"/>
      <w:r w:rsidDel="00000000" w:rsidR="00000000" w:rsidRPr="00000000">
        <w:rPr>
          <w:rtl w:val="0"/>
        </w:rPr>
        <w:t xml:space="preserve">DEAN and DEEGS have hearts in their eyes</w:t>
      </w:r>
      <w:commentRangeEnd w:id="334"/>
      <w:r w:rsidDel="00000000" w:rsidR="00000000" w:rsidRPr="00000000">
        <w:commentReference w:id="334"/>
      </w:r>
      <w:r w:rsidDel="00000000" w:rsidR="00000000" w:rsidRPr="00000000">
        <w:rPr>
          <w:rtl w:val="0"/>
        </w:rPr>
        <w:t xml:space="preserve">]</w:t>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DEEGS</w:t>
        <w:br w:type="textWrapping"/>
        <w:t xml:space="preserve">Uh… I uh…</w:t>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DEAN</w:t>
        <w:br w:type="textWrapping"/>
        <w:t xml:space="preserve">Well…. Um… If you…. Huh?</w:t>
      </w:r>
    </w:p>
    <w:p w:rsidR="00000000" w:rsidDel="00000000" w:rsidP="00000000" w:rsidRDefault="00000000" w:rsidRPr="00000000" w14:paraId="00002250">
      <w:pPr>
        <w:rPr/>
      </w:pPr>
      <w:r w:rsidDel="00000000" w:rsidR="00000000" w:rsidRPr="00000000">
        <w:rPr>
          <w:rtl w:val="0"/>
        </w:rPr>
      </w:r>
    </w:p>
    <w:p w:rsidR="00000000" w:rsidDel="00000000" w:rsidP="00000000" w:rsidRDefault="00000000" w:rsidRPr="00000000" w14:paraId="00002251">
      <w:pPr>
        <w:rPr/>
      </w:pPr>
      <w:r w:rsidDel="00000000" w:rsidR="00000000" w:rsidRPr="00000000">
        <w:rPr>
          <w:rtl w:val="0"/>
        </w:rPr>
        <w:t xml:space="preserve">STARR</w:t>
        <w:br w:type="textWrapping"/>
        <w:t xml:space="preserve">Oh, hey new kid. Alright, cya guys later, we’re goin’ to MAGICLAAAAAAND!!!</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[everyone cheers as they stampede out]</w:t>
      </w:r>
    </w:p>
    <w:p w:rsidR="00000000" w:rsidDel="00000000" w:rsidP="00000000" w:rsidRDefault="00000000" w:rsidRPr="00000000" w14:paraId="00002254">
      <w:pPr>
        <w:rPr/>
      </w:pPr>
      <w:r w:rsidDel="00000000" w:rsidR="00000000" w:rsidRPr="00000000">
        <w:rPr>
          <w:rtl w:val="0"/>
        </w:rPr>
      </w:r>
    </w:p>
    <w:p w:rsidR="00000000" w:rsidDel="00000000" w:rsidP="00000000" w:rsidRDefault="00000000" w:rsidRPr="00000000" w14:paraId="00002255">
      <w:pPr>
        <w:rPr/>
      </w:pPr>
      <w:r w:rsidDel="00000000" w:rsidR="00000000" w:rsidRPr="00000000">
        <w:rPr>
          <w:rtl w:val="0"/>
        </w:rPr>
        <w:t xml:space="preserve">DEEGS/DEAN</w:t>
        <w:br w:type="textWrapping"/>
        <w:t xml:space="preserve">Woah.</w:t>
      </w:r>
    </w:p>
    <w:p w:rsidR="00000000" w:rsidDel="00000000" w:rsidP="00000000" w:rsidRDefault="00000000" w:rsidRPr="00000000" w14:paraId="00002256">
      <w:pPr>
        <w:rPr/>
      </w:pPr>
      <w:r w:rsidDel="00000000" w:rsidR="00000000" w:rsidRPr="00000000">
        <w:rPr>
          <w:rtl w:val="0"/>
        </w:rPr>
      </w:r>
    </w:p>
    <w:p w:rsidR="00000000" w:rsidDel="00000000" w:rsidP="00000000" w:rsidRDefault="00000000" w:rsidRPr="00000000" w14:paraId="00002257">
      <w:pPr>
        <w:rPr/>
      </w:pPr>
      <w:r w:rsidDel="00000000" w:rsidR="00000000" w:rsidRPr="00000000">
        <w:rPr>
          <w:rtl w:val="0"/>
        </w:rPr>
        <w:t xml:space="preserve">GERTRUDE</w:t>
        <w:br w:type="textWrapping"/>
        <w:t xml:space="preserve">Um, hey.</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DEAN</w:t>
        <w:br w:type="textWrapping"/>
        <w:t xml:space="preserve">MAN HUDDLE!!!</w:t>
      </w:r>
    </w:p>
    <w:p w:rsidR="00000000" w:rsidDel="00000000" w:rsidP="00000000" w:rsidRDefault="00000000" w:rsidRPr="00000000" w14:paraId="0000225A">
      <w:pPr>
        <w:rPr/>
      </w:pPr>
      <w:r w:rsidDel="00000000" w:rsidR="00000000" w:rsidRPr="00000000">
        <w:rPr>
          <w:rtl w:val="0"/>
        </w:rPr>
      </w:r>
    </w:p>
    <w:p w:rsidR="00000000" w:rsidDel="00000000" w:rsidP="00000000" w:rsidRDefault="00000000" w:rsidRPr="00000000" w14:paraId="0000225B">
      <w:pPr>
        <w:rPr/>
      </w:pPr>
      <w:r w:rsidDel="00000000" w:rsidR="00000000" w:rsidRPr="00000000">
        <w:rPr>
          <w:rtl w:val="0"/>
        </w:rPr>
        <w:t xml:space="preserve">[DEAN and DEEGS huddle.]</w:t>
      </w:r>
    </w:p>
    <w:p w:rsidR="00000000" w:rsidDel="00000000" w:rsidP="00000000" w:rsidRDefault="00000000" w:rsidRPr="00000000" w14:paraId="0000225C">
      <w:pPr>
        <w:rPr/>
      </w:pPr>
      <w:r w:rsidDel="00000000" w:rsidR="00000000" w:rsidRPr="00000000">
        <w:rPr>
          <w:rtl w:val="0"/>
        </w:rPr>
      </w:r>
    </w:p>
    <w:p w:rsidR="00000000" w:rsidDel="00000000" w:rsidP="00000000" w:rsidRDefault="00000000" w:rsidRPr="00000000" w14:paraId="0000225D">
      <w:pPr>
        <w:rPr/>
      </w:pPr>
      <w:r w:rsidDel="00000000" w:rsidR="00000000" w:rsidRPr="00000000">
        <w:rPr>
          <w:rtl w:val="0"/>
        </w:rPr>
        <w:t xml:space="preserve">DEAN</w:t>
        <w:br w:type="textWrapping"/>
        <w:t xml:space="preserve">Deegs, you can NOT fuck this up for me. </w:t>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DEEGS</w:t>
        <w:br w:type="textWrapping"/>
        <w:t xml:space="preserve">Dude, FUCK YOU! You can’t fuck this up for ME, Dean! You have your own goddamn harem of women! I’m a fucking… I’m a fucking CHEESEBURGER, dude! Look at me! I’m all fat, and greasy and shit… I need this!</w:t>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t xml:space="preserve">DEAN</w:t>
        <w:br w:type="textWrapping"/>
        <w:t xml:space="preserve">Dude, what makes you think she’d like YOU?</w:t>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t xml:space="preserve">DEEGS</w:t>
        <w:br w:type="textWrapping"/>
        <w:t xml:space="preserve">Dude, you’re not hip to the Deegs Charm, though.</w:t>
      </w:r>
    </w:p>
    <w:p w:rsidR="00000000" w:rsidDel="00000000" w:rsidP="00000000" w:rsidRDefault="00000000" w:rsidRPr="00000000" w14:paraId="00002264">
      <w:pPr>
        <w:rPr/>
      </w:pPr>
      <w:r w:rsidDel="00000000" w:rsidR="00000000" w:rsidRPr="00000000">
        <w:rPr>
          <w:rtl w:val="0"/>
        </w:rPr>
      </w:r>
    </w:p>
    <w:p w:rsidR="00000000" w:rsidDel="00000000" w:rsidP="00000000" w:rsidRDefault="00000000" w:rsidRPr="00000000" w14:paraId="00002265">
      <w:pPr>
        <w:rPr/>
      </w:pPr>
      <w:r w:rsidDel="00000000" w:rsidR="00000000" w:rsidRPr="00000000">
        <w:rPr>
          <w:rtl w:val="0"/>
        </w:rPr>
        <w:t xml:space="preserve">DEAN</w:t>
        <w:br w:type="textWrapping"/>
        <w:t xml:space="preserve">Wha-</w:t>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DEEGS</w:t>
        <w:br w:type="textWrapping"/>
        <w:t xml:space="preserve">Yeah dude. The Deegs charm. Watch and learn, McQueen.</w:t>
      </w:r>
    </w:p>
    <w:p w:rsidR="00000000" w:rsidDel="00000000" w:rsidP="00000000" w:rsidRDefault="00000000" w:rsidRPr="00000000" w14:paraId="00002268">
      <w:pPr>
        <w:rPr/>
      </w:pPr>
      <w:r w:rsidDel="00000000" w:rsidR="00000000" w:rsidRPr="00000000">
        <w:rPr>
          <w:rtl w:val="0"/>
        </w:rPr>
      </w:r>
    </w:p>
    <w:p w:rsidR="00000000" w:rsidDel="00000000" w:rsidP="00000000" w:rsidRDefault="00000000" w:rsidRPr="00000000" w14:paraId="00002269">
      <w:pPr>
        <w:rPr/>
      </w:pPr>
      <w:r w:rsidDel="00000000" w:rsidR="00000000" w:rsidRPr="00000000">
        <w:rPr>
          <w:rtl w:val="0"/>
        </w:rPr>
        <w:t xml:space="preserve">[they turn around.]</w:t>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GERTRUDE</w:t>
        <w:br w:type="textWrapping"/>
        <w:t xml:space="preserve">Uh. Hey…?</w:t>
      </w:r>
    </w:p>
    <w:p w:rsidR="00000000" w:rsidDel="00000000" w:rsidP="00000000" w:rsidRDefault="00000000" w:rsidRPr="00000000" w14:paraId="0000226C">
      <w:pPr>
        <w:rPr/>
      </w:pPr>
      <w:r w:rsidDel="00000000" w:rsidR="00000000" w:rsidRPr="00000000">
        <w:rPr>
          <w:rtl w:val="0"/>
        </w:rPr>
      </w:r>
    </w:p>
    <w:p w:rsidR="00000000" w:rsidDel="00000000" w:rsidP="00000000" w:rsidRDefault="00000000" w:rsidRPr="00000000" w14:paraId="0000226D">
      <w:pPr>
        <w:rPr/>
      </w:pPr>
      <w:r w:rsidDel="00000000" w:rsidR="00000000" w:rsidRPr="00000000">
        <w:rPr>
          <w:rtl w:val="0"/>
        </w:rPr>
        <w:t xml:space="preserve">[awkward pause]</w:t>
      </w:r>
    </w:p>
    <w:p w:rsidR="00000000" w:rsidDel="00000000" w:rsidP="00000000" w:rsidRDefault="00000000" w:rsidRPr="00000000" w14:paraId="0000226E">
      <w:pPr>
        <w:rPr/>
      </w:pPr>
      <w:r w:rsidDel="00000000" w:rsidR="00000000" w:rsidRPr="00000000">
        <w:rPr>
          <w:rtl w:val="0"/>
        </w:rPr>
        <w:br w:type="textWrapping"/>
        <w:t xml:space="preserve">DEEGS</w:t>
        <w:br w:type="textWrapping"/>
        <w:t xml:space="preserve">Uhhhhhhhhhhhhhhhhh</w:t>
      </w:r>
    </w:p>
    <w:p w:rsidR="00000000" w:rsidDel="00000000" w:rsidP="00000000" w:rsidRDefault="00000000" w:rsidRPr="00000000" w14:paraId="0000226F">
      <w:pPr>
        <w:rPr/>
      </w:pPr>
      <w:r w:rsidDel="00000000" w:rsidR="00000000" w:rsidRPr="00000000">
        <w:rPr>
          <w:rtl w:val="0"/>
        </w:rPr>
      </w:r>
    </w:p>
    <w:p w:rsidR="00000000" w:rsidDel="00000000" w:rsidP="00000000" w:rsidRDefault="00000000" w:rsidRPr="00000000" w14:paraId="00002270">
      <w:pPr>
        <w:rPr/>
      </w:pPr>
      <w:commentRangeStart w:id="335"/>
      <w:r w:rsidDel="00000000" w:rsidR="00000000" w:rsidRPr="00000000">
        <w:rPr>
          <w:rtl w:val="0"/>
        </w:rPr>
        <w:t xml:space="preserve">DEAN</w:t>
        <w:br w:type="textWrapping"/>
        <w:t xml:space="preserve">Hey! So! Uh, well, I was wondering, if you wanted to go on a date sometime?</w:t>
      </w:r>
      <w:commentRangeEnd w:id="335"/>
      <w:r w:rsidDel="00000000" w:rsidR="00000000" w:rsidRPr="00000000">
        <w:commentReference w:id="335"/>
      </w:r>
      <w:r w:rsidDel="00000000" w:rsidR="00000000" w:rsidRPr="00000000">
        <w:rPr>
          <w:rtl w:val="0"/>
        </w:rPr>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GERTRUDE</w:t>
        <w:br w:type="textWrapping"/>
        <w:t xml:space="preserve">Sorry, what’s your name again?</w:t>
      </w:r>
    </w:p>
    <w:p w:rsidR="00000000" w:rsidDel="00000000" w:rsidP="00000000" w:rsidRDefault="00000000" w:rsidRPr="00000000" w14:paraId="00002273">
      <w:pPr>
        <w:rPr/>
      </w:pPr>
      <w:r w:rsidDel="00000000" w:rsidR="00000000" w:rsidRPr="00000000">
        <w:rPr>
          <w:rtl w:val="0"/>
        </w:rPr>
      </w:r>
    </w:p>
    <w:p w:rsidR="00000000" w:rsidDel="00000000" w:rsidP="00000000" w:rsidRDefault="00000000" w:rsidRPr="00000000" w14:paraId="00002274">
      <w:pPr>
        <w:rPr/>
      </w:pPr>
      <w:r w:rsidDel="00000000" w:rsidR="00000000" w:rsidRPr="00000000">
        <w:rPr>
          <w:rtl w:val="0"/>
        </w:rPr>
        <w:t xml:space="preserve">DEEGS</w:t>
        <w:br w:type="textWrapping"/>
        <w:t xml:space="preserve">OOOOOOOOH!!!! Rough, that’s rough McQueen, ouch, holy shit. Undermined me and oof, right to the gut, wow. Hi, I’m Deegs, nice to meet you.</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GERTRUDE</w:t>
        <w:br w:type="textWrapping"/>
        <w:t xml:space="preserve">Oh. Hi, I’m Gertrude, pleasure to meet you.</w:t>
      </w:r>
    </w:p>
    <w:p w:rsidR="00000000" w:rsidDel="00000000" w:rsidP="00000000" w:rsidRDefault="00000000" w:rsidRPr="00000000" w14:paraId="00002277">
      <w:pPr>
        <w:rPr/>
      </w:pPr>
      <w:r w:rsidDel="00000000" w:rsidR="00000000" w:rsidRPr="00000000">
        <w:rPr>
          <w:rtl w:val="0"/>
        </w:rPr>
      </w:r>
    </w:p>
    <w:p w:rsidR="00000000" w:rsidDel="00000000" w:rsidP="00000000" w:rsidRDefault="00000000" w:rsidRPr="00000000" w14:paraId="00002278">
      <w:pPr>
        <w:rPr/>
      </w:pPr>
      <w:commentRangeStart w:id="336"/>
      <w:r w:rsidDel="00000000" w:rsidR="00000000" w:rsidRPr="00000000">
        <w:rPr>
          <w:rtl w:val="0"/>
        </w:rPr>
        <w:t xml:space="preserve">DEEGS</w:t>
        <w:br w:type="textWrapping"/>
        <w:t xml:space="preserve">Holy shi- Trudy? Did you say Trudy?</w:t>
      </w:r>
      <w:commentRangeEnd w:id="336"/>
      <w:r w:rsidDel="00000000" w:rsidR="00000000" w:rsidRPr="00000000">
        <w:commentReference w:id="336"/>
      </w:r>
      <w:r w:rsidDel="00000000" w:rsidR="00000000" w:rsidRPr="00000000">
        <w:rPr>
          <w:rtl w:val="0"/>
        </w:rPr>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GERTRUDE</w:t>
        <w:br w:type="textWrapping"/>
        <w:t xml:space="preserve">No. </w:t>
      </w:r>
    </w:p>
    <w:p w:rsidR="00000000" w:rsidDel="00000000" w:rsidP="00000000" w:rsidRDefault="00000000" w:rsidRPr="00000000" w14:paraId="0000227B">
      <w:pPr>
        <w:rPr/>
      </w:pPr>
      <w:r w:rsidDel="00000000" w:rsidR="00000000" w:rsidRPr="00000000">
        <w:rPr>
          <w:rtl w:val="0"/>
        </w:rPr>
      </w:r>
    </w:p>
    <w:p w:rsidR="00000000" w:rsidDel="00000000" w:rsidP="00000000" w:rsidRDefault="00000000" w:rsidRPr="00000000" w14:paraId="0000227C">
      <w:pPr>
        <w:rPr/>
      </w:pPr>
      <w:r w:rsidDel="00000000" w:rsidR="00000000" w:rsidRPr="00000000">
        <w:rPr>
          <w:rtl w:val="0"/>
        </w:rPr>
        <w:t xml:space="preserve">DEEGS</w:t>
        <w:br w:type="textWrapping"/>
        <w:t xml:space="preserve">You sure? Cause… Cause it would be better if-</w:t>
      </w:r>
    </w:p>
    <w:p w:rsidR="00000000" w:rsidDel="00000000" w:rsidP="00000000" w:rsidRDefault="00000000" w:rsidRPr="00000000" w14:paraId="0000227D">
      <w:pPr>
        <w:rPr/>
      </w:pPr>
      <w:r w:rsidDel="00000000" w:rsidR="00000000" w:rsidRPr="00000000">
        <w:rPr>
          <w:rtl w:val="0"/>
        </w:rPr>
      </w:r>
    </w:p>
    <w:p w:rsidR="00000000" w:rsidDel="00000000" w:rsidP="00000000" w:rsidRDefault="00000000" w:rsidRPr="00000000" w14:paraId="0000227E">
      <w:pPr>
        <w:rPr/>
      </w:pPr>
      <w:r w:rsidDel="00000000" w:rsidR="00000000" w:rsidRPr="00000000">
        <w:rPr>
          <w:rtl w:val="0"/>
        </w:rPr>
        <w:t xml:space="preserve">GERTRUDE</w:t>
        <w:br w:type="textWrapping"/>
        <w:t xml:space="preserve">It’s Gertrude.</w:t>
      </w:r>
    </w:p>
    <w:p w:rsidR="00000000" w:rsidDel="00000000" w:rsidP="00000000" w:rsidRDefault="00000000" w:rsidRPr="00000000" w14:paraId="0000227F">
      <w:pPr>
        <w:rPr/>
      </w:pPr>
      <w:r w:rsidDel="00000000" w:rsidR="00000000" w:rsidRPr="00000000">
        <w:rPr>
          <w:rtl w:val="0"/>
        </w:rPr>
      </w:r>
    </w:p>
    <w:p w:rsidR="00000000" w:rsidDel="00000000" w:rsidP="00000000" w:rsidRDefault="00000000" w:rsidRPr="00000000" w14:paraId="00002280">
      <w:pPr>
        <w:rPr/>
      </w:pPr>
      <w:r w:rsidDel="00000000" w:rsidR="00000000" w:rsidRPr="00000000">
        <w:rPr>
          <w:rtl w:val="0"/>
        </w:rPr>
        <w:t xml:space="preserve">DEEGS</w:t>
        <w:br w:type="textWrapping"/>
        <w:t xml:space="preserve">*sigh* yeah, yeah, okay, whatever. What kinda stuff you do for fun?</w:t>
        <w:br w:type="textWrapping"/>
        <w:br w:type="textWrapping"/>
        <w:t xml:space="preserve">GERTRUDE</w:t>
        <w:br w:type="textWrapping"/>
        <w:t xml:space="preserve">I dunno… This is gonna make me sound like a maniac, but… I dunno, explosive devices and how they work is just like, really interesting to me. </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commentRangeStart w:id="337"/>
      <w:r w:rsidDel="00000000" w:rsidR="00000000" w:rsidRPr="00000000">
        <w:rPr>
          <w:rtl w:val="0"/>
        </w:rPr>
        <w:t xml:space="preserve">DEEGS (under his breath)</w:t>
      </w:r>
    </w:p>
    <w:p w:rsidR="00000000" w:rsidDel="00000000" w:rsidP="00000000" w:rsidRDefault="00000000" w:rsidRPr="00000000" w14:paraId="00002283">
      <w:pPr>
        <w:rPr>
          <w:i w:val="1"/>
          <w:iCs w:val="1"/>
        </w:rPr>
      </w:pPr>
      <w:r w:rsidDel="00000000" w:rsidR="00000000" w:rsidRPr="00000000">
        <w:rPr>
          <w:i w:val="1"/>
          <w:iCs w:val="1"/>
          <w:rtl w:val="0"/>
        </w:rPr>
        <w:t xml:space="preserve">Holy fuck I’m in love</w:t>
      </w:r>
      <w:commentRangeEnd w:id="337"/>
      <w:r w:rsidDel="00000000" w:rsidR="00000000" w:rsidRPr="00000000">
        <w:commentReference w:id="337"/>
      </w:r>
      <w:r w:rsidDel="00000000" w:rsidR="00000000" w:rsidRPr="00000000">
        <w:rPr>
          <w:rtl w:val="0"/>
        </w:rPr>
      </w:r>
    </w:p>
    <w:p w:rsidR="00000000" w:rsidDel="00000000" w:rsidP="00000000" w:rsidRDefault="00000000" w:rsidRPr="00000000" w14:paraId="00002284">
      <w:pPr>
        <w:rPr/>
      </w:pPr>
      <w:r w:rsidDel="00000000" w:rsidR="00000000" w:rsidRPr="00000000">
        <w:rPr>
          <w:rtl w:val="0"/>
        </w:rPr>
      </w:r>
    </w:p>
    <w:p w:rsidR="00000000" w:rsidDel="00000000" w:rsidP="00000000" w:rsidRDefault="00000000" w:rsidRPr="00000000" w14:paraId="00002285">
      <w:pPr>
        <w:rPr/>
      </w:pPr>
      <w:commentRangeStart w:id="338"/>
      <w:r w:rsidDel="00000000" w:rsidR="00000000" w:rsidRPr="00000000">
        <w:rPr>
          <w:rtl w:val="0"/>
        </w:rPr>
        <w:t xml:space="preserve">GERTRUDE</w:t>
        <w:br w:type="textWrapping"/>
        <w:t xml:space="preserve">What?</w:t>
        <w:br w:type="textWrapping"/>
        <w:br w:type="textWrapping"/>
        <w:t xml:space="preserve">DEEGS</w:t>
        <w:br w:type="textWrapping"/>
        <w:t xml:space="preserve">Nothing! What? Who said that? OoOoOooooOoOo it’s a ghost, it’s a ghost that haunts the theater that said that, OoooOOooO, this place is haunted there’s a ghost you wouldn’t know cause you’re new, oOoOOOooOooOooo</w:t>
      </w:r>
      <w:commentRangeEnd w:id="338"/>
      <w:r w:rsidDel="00000000" w:rsidR="00000000" w:rsidRPr="00000000">
        <w:commentReference w:id="338"/>
      </w:r>
      <w:r w:rsidDel="00000000" w:rsidR="00000000" w:rsidRPr="00000000">
        <w:rPr>
          <w:rtl w:val="0"/>
        </w:rPr>
      </w:r>
    </w:p>
    <w:p w:rsidR="00000000" w:rsidDel="00000000" w:rsidP="00000000" w:rsidRDefault="00000000" w:rsidRPr="00000000" w14:paraId="00002286">
      <w:pPr>
        <w:rPr/>
      </w:pPr>
      <w:r w:rsidDel="00000000" w:rsidR="00000000" w:rsidRPr="00000000">
        <w:rPr>
          <w:rtl w:val="0"/>
        </w:rPr>
      </w:r>
    </w:p>
    <w:p w:rsidR="00000000" w:rsidDel="00000000" w:rsidP="00000000" w:rsidRDefault="00000000" w:rsidRPr="00000000" w14:paraId="00002287">
      <w:pPr>
        <w:rPr/>
      </w:pPr>
      <w:r w:rsidDel="00000000" w:rsidR="00000000" w:rsidRPr="00000000">
        <w:rPr>
          <w:rtl w:val="0"/>
        </w:rPr>
        <w:t xml:space="preserve">GERTRUDE</w:t>
        <w:br w:type="textWrapping"/>
        <w:t xml:space="preserve">Oh. Okay!</w:t>
        <w:br w:type="textWrapping"/>
        <w:br w:type="textWrapping"/>
        <w:t xml:space="preserve">DEEGS</w:t>
        <w:br w:type="textWrapping"/>
        <w:t xml:space="preserve">Gertrude, you’re not gonna believe me, but… heh, bombs are my whole thing.</w:t>
      </w:r>
    </w:p>
    <w:p w:rsidR="00000000" w:rsidDel="00000000" w:rsidP="00000000" w:rsidRDefault="00000000" w:rsidRPr="00000000" w14:paraId="00002288">
      <w:pPr>
        <w:rPr/>
      </w:pPr>
      <w:r w:rsidDel="00000000" w:rsidR="00000000" w:rsidRPr="00000000">
        <w:rPr>
          <w:rtl w:val="0"/>
        </w:rPr>
        <w:br w:type="textWrapping"/>
        <w:t xml:space="preserve">GERTRUDE</w:t>
        <w:br w:type="textWrapping"/>
        <w:t xml:space="preserve">Wha- Really?</w:t>
        <w:br w:type="textWrapping"/>
        <w:br w:type="textWrapping"/>
        <w:t xml:space="preserve">DEEGS</w:t>
        <w:br w:type="textWrapping"/>
        <w:t xml:space="preserve">Yep. Got a </w:t>
      </w:r>
      <w:r w:rsidDel="00000000" w:rsidR="00000000" w:rsidRPr="00000000">
        <w:rPr>
          <w:i w:val="1"/>
          <w:iCs w:val="1"/>
          <w:rtl w:val="0"/>
        </w:rPr>
        <w:t xml:space="preserve">pretty dope collection </w:t>
      </w:r>
      <w:r w:rsidDel="00000000" w:rsidR="00000000" w:rsidRPr="00000000">
        <w:rPr>
          <w:rtl w:val="0"/>
        </w:rPr>
        <w:t xml:space="preserve">back at da crib. Wanna ditch this place and this lousy dollar bill guy?</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GERTRUDE</w:t>
        <w:br w:type="textWrapping"/>
        <w:t xml:space="preserve">UH, YEAH?!?! I LOVE EXPLOSIVE DEVICES!!!</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DEEGS</w:t>
        <w:br w:type="textWrapping"/>
        <w:t xml:space="preserve">Sweeeeeeeeeet! Cya, McQueen.</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DEAN</w:t>
        <w:br w:type="textWrapping"/>
        <w:t xml:space="preserve">Wait, but, I- FUCK YOU!</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DEEGS</w:t>
        <w:br w:type="textWrapping"/>
        <w:t xml:space="preserve">Pathetic.</w:t>
      </w:r>
    </w:p>
    <w:p w:rsidR="00000000" w:rsidDel="00000000" w:rsidP="00000000" w:rsidRDefault="00000000" w:rsidRPr="00000000" w14:paraId="00002291">
      <w:pPr>
        <w:rPr/>
      </w:pPr>
      <w:r w:rsidDel="00000000" w:rsidR="00000000" w:rsidRPr="00000000">
        <w:rPr>
          <w:rtl w:val="0"/>
        </w:rPr>
        <w:t xml:space="preserve"> </w:t>
      </w:r>
    </w:p>
    <w:p w:rsidR="00000000" w:rsidDel="00000000" w:rsidP="00000000" w:rsidRDefault="00000000" w:rsidRPr="00000000" w14:paraId="00002292">
      <w:pPr>
        <w:rPr/>
      </w:pPr>
      <w:r w:rsidDel="00000000" w:rsidR="00000000" w:rsidRPr="00000000">
        <w:rPr>
          <w:rtl w:val="0"/>
        </w:rPr>
        <w:t xml:space="preserve">[DEEGS and GERTRUDE leave]</w:t>
      </w:r>
    </w:p>
    <w:p w:rsidR="00000000" w:rsidDel="00000000" w:rsidP="00000000" w:rsidRDefault="00000000" w:rsidRPr="00000000" w14:paraId="00002293">
      <w:pPr>
        <w:rPr/>
      </w:pPr>
      <w:r w:rsidDel="00000000" w:rsidR="00000000" w:rsidRPr="00000000">
        <w:rPr>
          <w:rtl w:val="0"/>
        </w:rPr>
      </w:r>
    </w:p>
    <w:p w:rsidR="00000000" w:rsidDel="00000000" w:rsidP="00000000" w:rsidRDefault="00000000" w:rsidRPr="00000000" w14:paraId="00002294">
      <w:pPr>
        <w:rPr/>
      </w:pPr>
      <w:r w:rsidDel="00000000" w:rsidR="00000000" w:rsidRPr="00000000">
        <w:rPr>
          <w:rtl w:val="0"/>
        </w:rPr>
        <w:t xml:space="preserve">DEAN</w:t>
        <w:br w:type="textWrapping"/>
        <w:t xml:space="preserve">I’m gonna get REVENGE on Deegs! GODDAMN IT! I’M GONNA POISON THAT MOTHERFUCKER!!!</w:t>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commentRangeStart w:id="339"/>
      <w:r w:rsidDel="00000000" w:rsidR="00000000" w:rsidRPr="00000000">
        <w:rPr>
          <w:rtl w:val="0"/>
        </w:rPr>
        <w:t xml:space="preserve">[DEEGS ROOM]</w:t>
      </w:r>
      <w:commentRangeEnd w:id="339"/>
      <w:r w:rsidDel="00000000" w:rsidR="00000000" w:rsidRPr="00000000">
        <w:commentReference w:id="339"/>
      </w:r>
      <w:r w:rsidDel="00000000" w:rsidR="00000000" w:rsidRPr="00000000">
        <w:rPr>
          <w:rtl w:val="0"/>
        </w:rPr>
      </w:r>
    </w:p>
    <w:p w:rsidR="00000000" w:rsidDel="00000000" w:rsidP="00000000" w:rsidRDefault="00000000" w:rsidRPr="00000000" w14:paraId="00002297">
      <w:pPr>
        <w:rPr/>
      </w:pPr>
      <w:r w:rsidDel="00000000" w:rsidR="00000000" w:rsidRPr="00000000">
        <w:rPr>
          <w:rtl w:val="0"/>
        </w:rPr>
      </w:r>
    </w:p>
    <w:p w:rsidR="00000000" w:rsidDel="00000000" w:rsidP="00000000" w:rsidRDefault="00000000" w:rsidRPr="00000000" w14:paraId="00002298">
      <w:pPr>
        <w:rPr/>
      </w:pPr>
      <w:r w:rsidDel="00000000" w:rsidR="00000000" w:rsidRPr="00000000">
        <w:rPr>
          <w:rtl w:val="0"/>
        </w:rPr>
        <w:t xml:space="preserve">DEEGS (trying to show off)</w:t>
        <w:br w:type="textWrapping"/>
        <w:t xml:space="preserve">This is actually…a really fucking cool bomb.</w:t>
      </w:r>
    </w:p>
    <w:p w:rsidR="00000000" w:rsidDel="00000000" w:rsidP="00000000" w:rsidRDefault="00000000" w:rsidRPr="00000000" w14:paraId="00002299">
      <w:pPr>
        <w:rPr/>
      </w:pPr>
      <w:r w:rsidDel="00000000" w:rsidR="00000000" w:rsidRPr="00000000">
        <w:rPr>
          <w:rtl w:val="0"/>
        </w:rPr>
      </w:r>
    </w:p>
    <w:p w:rsidR="00000000" w:rsidDel="00000000" w:rsidP="00000000" w:rsidRDefault="00000000" w:rsidRPr="00000000" w14:paraId="0000229A">
      <w:pPr>
        <w:rPr/>
      </w:pPr>
      <w:r w:rsidDel="00000000" w:rsidR="00000000" w:rsidRPr="00000000">
        <w:rPr>
          <w:rtl w:val="0"/>
        </w:rPr>
        <w:t xml:space="preserve">GERTRUDE</w:t>
        <w:br w:type="textWrapping"/>
        <w:t xml:space="preserve">Holy shit, I know! This is a B-M-B-Nenjibomb! How did you get your hands on one of these </w:t>
      </w:r>
      <w:commentRangeStart w:id="340"/>
      <w:r w:rsidDel="00000000" w:rsidR="00000000" w:rsidRPr="00000000">
        <w:rPr>
          <w:rtl w:val="0"/>
        </w:rPr>
        <w:t xml:space="preserve">legally</w:t>
      </w:r>
      <w:commentRangeEnd w:id="340"/>
      <w:r w:rsidDel="00000000" w:rsidR="00000000" w:rsidRPr="00000000">
        <w:commentReference w:id="340"/>
      </w:r>
      <w:r w:rsidDel="00000000" w:rsidR="00000000" w:rsidRPr="00000000">
        <w:rPr>
          <w:rtl w:val="0"/>
        </w:rPr>
        <w:t xml:space="preserve">?</w:t>
        <w:br w:type="textWrapping"/>
        <w:br w:type="textWrapping"/>
        <w:t xml:space="preserve">DEEGS </w:t>
        <w:br w:type="textWrapping"/>
        <w:t xml:space="preserve">Well you see… I… Legally, I-</w:t>
      </w:r>
    </w:p>
    <w:p w:rsidR="00000000" w:rsidDel="00000000" w:rsidP="00000000" w:rsidRDefault="00000000" w:rsidRPr="00000000" w14:paraId="0000229B">
      <w:pPr>
        <w:rPr/>
      </w:pPr>
      <w:r w:rsidDel="00000000" w:rsidR="00000000" w:rsidRPr="00000000">
        <w:rPr>
          <w:rtl w:val="0"/>
        </w:rPr>
      </w:r>
    </w:p>
    <w:p w:rsidR="00000000" w:rsidDel="00000000" w:rsidP="00000000" w:rsidRDefault="00000000" w:rsidRPr="00000000" w14:paraId="0000229C">
      <w:pPr>
        <w:rPr/>
      </w:pPr>
      <w:r w:rsidDel="00000000" w:rsidR="00000000" w:rsidRPr="00000000">
        <w:rPr>
          <w:rtl w:val="0"/>
        </w:rPr>
        <w:t xml:space="preserve">GERTRUDE</w:t>
        <w:br w:type="textWrapping"/>
        <w:t xml:space="preserve">OH MY GOSH! LOOK AT THIS ONE!</w:t>
      </w:r>
    </w:p>
    <w:p w:rsidR="00000000" w:rsidDel="00000000" w:rsidP="00000000" w:rsidRDefault="00000000" w:rsidRPr="00000000" w14:paraId="0000229D">
      <w:pPr>
        <w:rPr/>
      </w:pPr>
      <w:r w:rsidDel="00000000" w:rsidR="00000000" w:rsidRPr="00000000">
        <w:rPr>
          <w:rtl w:val="0"/>
        </w:rPr>
      </w:r>
    </w:p>
    <w:p w:rsidR="00000000" w:rsidDel="00000000" w:rsidP="00000000" w:rsidRDefault="00000000" w:rsidRPr="00000000" w14:paraId="0000229E">
      <w:pPr>
        <w:rPr/>
      </w:pPr>
      <w:r w:rsidDel="00000000" w:rsidR="00000000" w:rsidRPr="00000000">
        <w:rPr>
          <w:rtl w:val="0"/>
        </w:rPr>
        <w:t xml:space="preserve">DEEGS</w:t>
        <w:br w:type="textWrapping"/>
        <w:t xml:space="preserve">Yeah! Over here, let’s look at this one, woah!</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[ding dong]</w:t>
      </w:r>
    </w:p>
    <w:p w:rsidR="00000000" w:rsidDel="00000000" w:rsidP="00000000" w:rsidRDefault="00000000" w:rsidRPr="00000000" w14:paraId="000022A1">
      <w:pPr>
        <w:rPr/>
      </w:pPr>
      <w:r w:rsidDel="00000000" w:rsidR="00000000" w:rsidRPr="00000000">
        <w:rPr>
          <w:rtl w:val="0"/>
        </w:rPr>
      </w:r>
    </w:p>
    <w:p w:rsidR="00000000" w:rsidDel="00000000" w:rsidP="00000000" w:rsidRDefault="00000000" w:rsidRPr="00000000" w14:paraId="000022A2">
      <w:pPr>
        <w:rPr/>
      </w:pPr>
      <w:r w:rsidDel="00000000" w:rsidR="00000000" w:rsidRPr="00000000">
        <w:rPr>
          <w:rtl w:val="0"/>
        </w:rPr>
        <w:t xml:space="preserve">DEEGS</w:t>
        <w:br w:type="textWrapping"/>
        <w:t xml:space="preserve">I’ll get it. Don’t let anything explode!</w:t>
        <w:br w:type="textWrapping"/>
        <w:br w:type="textWrapping"/>
        <w:t xml:space="preserve">GERTRUDE</w:t>
        <w:br w:type="textWrapping"/>
        <w:t xml:space="preserve">Oh, I won’t!</w:t>
        <w:br w:type="textWrapping"/>
      </w:r>
    </w:p>
    <w:p w:rsidR="00000000" w:rsidDel="00000000" w:rsidP="00000000" w:rsidRDefault="00000000" w:rsidRPr="00000000" w14:paraId="000022A3">
      <w:pPr>
        <w:rPr/>
      </w:pPr>
      <w:r w:rsidDel="00000000" w:rsidR="00000000" w:rsidRPr="00000000">
        <w:rPr>
          <w:rtl w:val="0"/>
        </w:rPr>
        <w:t xml:space="preserve">[DEEGS goes to the door. DEAN is outside.]</w:t>
      </w:r>
    </w:p>
    <w:p w:rsidR="00000000" w:rsidDel="00000000" w:rsidP="00000000" w:rsidRDefault="00000000" w:rsidRPr="00000000" w14:paraId="000022A4">
      <w:pPr>
        <w:rPr/>
      </w:pPr>
      <w:r w:rsidDel="00000000" w:rsidR="00000000" w:rsidRPr="00000000">
        <w:rPr>
          <w:rtl w:val="0"/>
        </w:rPr>
      </w:r>
    </w:p>
    <w:p w:rsidR="00000000" w:rsidDel="00000000" w:rsidP="00000000" w:rsidRDefault="00000000" w:rsidRPr="00000000" w14:paraId="000022A5">
      <w:pPr>
        <w:rPr/>
      </w:pPr>
      <w:r w:rsidDel="00000000" w:rsidR="00000000" w:rsidRPr="00000000">
        <w:rPr>
          <w:rtl w:val="0"/>
        </w:rPr>
        <w:t xml:space="preserve">DEEGS</w:t>
        <w:br w:type="textWrapping"/>
        <w:t xml:space="preserve">Oh god, what do you want?</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DEAN</w:t>
        <w:br w:type="textWrapping"/>
      </w:r>
      <w:r w:rsidDel="00000000" w:rsidR="00000000" w:rsidRPr="00000000">
        <w:rPr>
          <w:rtl w:val="0"/>
        </w:rPr>
        <w:t xml:space="preserve">Llsten</w:t>
      </w:r>
      <w:r w:rsidDel="00000000" w:rsidR="00000000" w:rsidRPr="00000000">
        <w:rPr>
          <w:rtl w:val="0"/>
        </w:rPr>
        <w:t xml:space="preserve">, Deegs. I just wanted to say I’m sorry for earlier. I shouldn’t have raged on you like that. I’m sorry.</w:t>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t xml:space="preserve">DEEGS</w:t>
        <w:br w:type="textWrapping"/>
        <w:t xml:space="preserve">Look, Dean, it’s whatever.</w:t>
      </w:r>
    </w:p>
    <w:p w:rsidR="00000000" w:rsidDel="00000000" w:rsidP="00000000" w:rsidRDefault="00000000" w:rsidRPr="00000000" w14:paraId="000022AA">
      <w:pPr>
        <w:rPr/>
      </w:pPr>
      <w:r w:rsidDel="00000000" w:rsidR="00000000" w:rsidRPr="00000000">
        <w:rPr>
          <w:rtl w:val="0"/>
        </w:rPr>
      </w:r>
    </w:p>
    <w:p w:rsidR="00000000" w:rsidDel="00000000" w:rsidP="00000000" w:rsidRDefault="00000000" w:rsidRPr="00000000" w14:paraId="000022AB">
      <w:pPr>
        <w:rPr/>
      </w:pPr>
      <w:r w:rsidDel="00000000" w:rsidR="00000000" w:rsidRPr="00000000">
        <w:rPr>
          <w:rtl w:val="0"/>
        </w:rPr>
        <w:t xml:space="preserve">DEAN</w:t>
        <w:br w:type="textWrapping"/>
        <w:t xml:space="preserve">Want some… Nenjbucks Coffee??</w:t>
        <w:br w:type="textWrapping"/>
        <w:br w:type="textWrapping"/>
        <w:t xml:space="preserve">DEEGS</w:t>
      </w:r>
    </w:p>
    <w:p w:rsidR="00000000" w:rsidDel="00000000" w:rsidP="00000000" w:rsidRDefault="00000000" w:rsidRPr="00000000" w14:paraId="000022AC">
      <w:pPr>
        <w:rPr/>
      </w:pPr>
      <w:r w:rsidDel="00000000" w:rsidR="00000000" w:rsidRPr="00000000">
        <w:rPr>
          <w:rtl w:val="0"/>
        </w:rPr>
        <w:t xml:space="preserve">Some- Dude, that’s like my favorite drink! Come on in bud!</w:t>
      </w:r>
    </w:p>
    <w:p w:rsidR="00000000" w:rsidDel="00000000" w:rsidP="00000000" w:rsidRDefault="00000000" w:rsidRPr="00000000" w14:paraId="000022AD">
      <w:pPr>
        <w:rPr/>
      </w:pPr>
      <w:r w:rsidDel="00000000" w:rsidR="00000000" w:rsidRPr="00000000">
        <w:rPr>
          <w:rtl w:val="0"/>
        </w:rPr>
      </w:r>
    </w:p>
    <w:p w:rsidR="00000000" w:rsidDel="00000000" w:rsidP="00000000" w:rsidRDefault="00000000" w:rsidRPr="00000000" w14:paraId="000022AE">
      <w:pPr>
        <w:rPr/>
      </w:pPr>
      <w:r w:rsidDel="00000000" w:rsidR="00000000" w:rsidRPr="00000000">
        <w:rPr>
          <w:rtl w:val="0"/>
        </w:rPr>
        <w:t xml:space="preserve">DEAN</w:t>
        <w:br w:type="textWrapping"/>
        <w:t xml:space="preserve">Wowwww, what a </w:t>
      </w:r>
      <w:commentRangeStart w:id="341"/>
      <w:r w:rsidDel="00000000" w:rsidR="00000000" w:rsidRPr="00000000">
        <w:rPr>
          <w:rtl w:val="0"/>
        </w:rPr>
        <w:t xml:space="preserve">coincidance</w:t>
      </w:r>
      <w:commentRangeEnd w:id="341"/>
      <w:r w:rsidDel="00000000" w:rsidR="00000000" w:rsidRPr="00000000">
        <w:commentReference w:id="341"/>
      </w:r>
      <w:r w:rsidDel="00000000" w:rsidR="00000000" w:rsidRPr="00000000">
        <w:rPr>
          <w:rtl w:val="0"/>
        </w:rPr>
        <w:t xml:space="preserve">, wowwwww…. Crazy…</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DEEGS</w:t>
        <w:br w:type="textWrapping"/>
        <w:t xml:space="preserve">Gertrude, Dean came over with some coffee if you want some!</w:t>
        <w:br w:type="textWrapping"/>
        <w:br w:type="textWrapping"/>
        <w:t xml:space="preserve">GERTRUDE</w:t>
        <w:br w:type="textWrapping"/>
        <w:t xml:space="preserve">Ooooo, coming!</w:t>
      </w:r>
    </w:p>
    <w:p w:rsidR="00000000" w:rsidDel="00000000" w:rsidP="00000000" w:rsidRDefault="00000000" w:rsidRPr="00000000" w14:paraId="000022B1">
      <w:pPr>
        <w:rPr/>
      </w:pPr>
      <w:r w:rsidDel="00000000" w:rsidR="00000000" w:rsidRPr="00000000">
        <w:rPr>
          <w:rtl w:val="0"/>
        </w:rPr>
      </w:r>
    </w:p>
    <w:p w:rsidR="00000000" w:rsidDel="00000000" w:rsidP="00000000" w:rsidRDefault="00000000" w:rsidRPr="00000000" w14:paraId="000022B2">
      <w:pPr>
        <w:rPr/>
      </w:pPr>
      <w:r w:rsidDel="00000000" w:rsidR="00000000" w:rsidRPr="00000000">
        <w:rPr>
          <w:rtl w:val="0"/>
        </w:rPr>
        <w:t xml:space="preserve">[GERTRUDE comes downstairs]</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DEAN</w:t>
        <w:br w:type="textWrapping"/>
        <w:t xml:space="preserve">Here Gertrude. Here Deegs.</w:t>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t xml:space="preserve">DEEGS</w:t>
        <w:br w:type="textWrapping"/>
        <w:t xml:space="preserve">Y’know what man? Thanks! I think you might be alright. Maybe I’ve been hating on you too much.</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DEAN</w:t>
        <w:br w:type="textWrapping"/>
        <w:t xml:space="preserve">Cheers…</w:t>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[DEEGS is about to take a sip]</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DEAN (thinking)</w:t>
      </w:r>
    </w:p>
    <w:p w:rsidR="00000000" w:rsidDel="00000000" w:rsidP="00000000" w:rsidRDefault="00000000" w:rsidRPr="00000000" w14:paraId="000022BD">
      <w:pPr>
        <w:rPr/>
      </w:pPr>
      <w:r w:rsidDel="00000000" w:rsidR="00000000" w:rsidRPr="00000000">
        <w:rPr>
          <w:rtl w:val="0"/>
        </w:rPr>
        <w:t xml:space="preserve">Yess…. YESSSS… DRINK THE POISON, DEEGS!!! YESSSSS!!!</w:t>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GERTRUDE</w:t>
      </w:r>
    </w:p>
    <w:p w:rsidR="00000000" w:rsidDel="00000000" w:rsidP="00000000" w:rsidRDefault="00000000" w:rsidRPr="00000000" w14:paraId="000022C0">
      <w:pPr>
        <w:rPr/>
      </w:pPr>
      <w:r w:rsidDel="00000000" w:rsidR="00000000" w:rsidRPr="00000000">
        <w:rPr>
          <w:rtl w:val="0"/>
        </w:rPr>
        <w:t xml:space="preserve">Wait, lemme try that flavor!</w:t>
        <w:br w:type="textWrapping"/>
        <w:br w:type="textWrapping"/>
        <w:t xml:space="preserve">[GERTRUDE snatches it and drinks some]</w:t>
      </w:r>
    </w:p>
    <w:p w:rsidR="00000000" w:rsidDel="00000000" w:rsidP="00000000" w:rsidRDefault="00000000" w:rsidRPr="00000000" w14:paraId="000022C1">
      <w:pPr>
        <w:rPr/>
      </w:pPr>
      <w:r w:rsidDel="00000000" w:rsidR="00000000" w:rsidRPr="00000000">
        <w:rPr>
          <w:rtl w:val="0"/>
        </w:rPr>
      </w:r>
    </w:p>
    <w:p w:rsidR="00000000" w:rsidDel="00000000" w:rsidP="00000000" w:rsidRDefault="00000000" w:rsidRPr="00000000" w14:paraId="000022C2">
      <w:pPr>
        <w:rPr/>
      </w:pPr>
      <w:r w:rsidDel="00000000" w:rsidR="00000000" w:rsidRPr="00000000">
        <w:rPr>
          <w:rtl w:val="0"/>
        </w:rPr>
        <w:t xml:space="preserve">GERTRUDE</w:t>
        <w:br w:type="textWrapping"/>
        <w:t xml:space="preserve">Pretty good!</w:t>
        <w:br w:type="textWrapping"/>
        <w:br w:type="textWrapping"/>
        <w:t xml:space="preserve">DEAN</w:t>
        <w:br w:type="textWrapping"/>
        <w:t xml:space="preserve">Wait, NO-</w:t>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 xml:space="preserve">DEEGS</w:t>
        <w:br w:type="textWrapping"/>
        <w:t xml:space="preserve">Let me try!</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rPr/>
      </w:pPr>
      <w:r w:rsidDel="00000000" w:rsidR="00000000" w:rsidRPr="00000000">
        <w:rPr>
          <w:rtl w:val="0"/>
        </w:rPr>
        <w:t xml:space="preserve">[DEEGS sips]</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DEEGS</w:t>
        <w:br w:type="textWrapping"/>
        <w:t xml:space="preserve">This is SO good. What flavor is this, Dean?</w:t>
        <w:br w:type="textWrapping"/>
        <w:br w:type="textWrapping"/>
        <w:t xml:space="preserve">DEAN</w:t>
        <w:br w:type="textWrapping"/>
        <w:t xml:space="preserve">Wha- uh…. It’s, uh, pumpkin spice.</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DEEGS</w:t>
        <w:br w:type="textWrapping"/>
        <w:t xml:space="preserve">It is DELICIOUS!</w:t>
        <w:br w:type="textWrapping"/>
        <w:br w:type="textWrapping"/>
        <w:t xml:space="preserve">GERTRUDE</w:t>
        <w:br w:type="textWrapping"/>
        <w:t xml:space="preserve">Best coffee I’ve ever had in my life!</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commentRangeStart w:id="342"/>
      <w:r w:rsidDel="00000000" w:rsidR="00000000" w:rsidRPr="00000000">
        <w:rPr>
          <w:rtl w:val="0"/>
        </w:rPr>
        <w:t xml:space="preserve">DEAN</w:t>
        <w:br w:type="textWrapping"/>
        <w:t xml:space="preserve">WHAT! Let me try!</w:t>
        <w:br w:type="textWrapping"/>
        <w:br w:type="textWrapping"/>
        <w:t xml:space="preserve">[Zoom in on DEAN, he sips a bunch too]</w:t>
      </w:r>
      <w:commentRangeEnd w:id="342"/>
      <w:r w:rsidDel="00000000" w:rsidR="00000000" w:rsidRPr="00000000">
        <w:commentReference w:id="342"/>
      </w:r>
      <w:r w:rsidDel="00000000" w:rsidR="00000000" w:rsidRPr="00000000">
        <w:rPr>
          <w:rtl w:val="0"/>
        </w:rPr>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DEAN</w:t>
        <w:br w:type="textWrapping"/>
        <w:t xml:space="preserve">That is </w:t>
      </w:r>
      <w:r w:rsidDel="00000000" w:rsidR="00000000" w:rsidRPr="00000000">
        <w:rPr>
          <w:i w:val="1"/>
          <w:iCs w:val="1"/>
          <w:rtl w:val="0"/>
        </w:rPr>
        <w:t xml:space="preserve">actually</w:t>
      </w:r>
      <w:r w:rsidDel="00000000" w:rsidR="00000000" w:rsidRPr="00000000">
        <w:rPr>
          <w:rtl w:val="0"/>
        </w:rPr>
        <w:t xml:space="preserve"> pretty good! Wow, that’s- </w:t>
      </w:r>
    </w:p>
    <w:p w:rsidR="00000000" w:rsidDel="00000000" w:rsidP="00000000" w:rsidRDefault="00000000" w:rsidRPr="00000000" w14:paraId="000022CF">
      <w:pPr>
        <w:rPr>
          <w:i w:val="1"/>
          <w:iCs w:val="1"/>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[Zoom out. DEEGS and GERTRUDE are knocked out (sideways)]</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t xml:space="preserve">DEAN</w:t>
      </w:r>
    </w:p>
    <w:p w:rsidR="00000000" w:rsidDel="00000000" w:rsidP="00000000" w:rsidRDefault="00000000" w:rsidRPr="00000000" w14:paraId="000022D3">
      <w:pPr>
        <w:rPr>
          <w:i w:val="1"/>
          <w:iCs w:val="1"/>
        </w:rPr>
      </w:pPr>
      <w:r w:rsidDel="00000000" w:rsidR="00000000" w:rsidRPr="00000000">
        <w:rPr>
          <w:i w:val="1"/>
          <w:iCs w:val="1"/>
          <w:rtl w:val="0"/>
        </w:rPr>
        <w:t xml:space="preserve">awwww, fuck, I forgot I poisoned this shit.</w:t>
      </w:r>
    </w:p>
    <w:p w:rsidR="00000000" w:rsidDel="00000000" w:rsidP="00000000" w:rsidRDefault="00000000" w:rsidRPr="00000000" w14:paraId="000022D4">
      <w:pPr>
        <w:rPr>
          <w:i w:val="1"/>
          <w:iCs w:val="1"/>
        </w:rPr>
      </w:pPr>
      <w:r w:rsidDel="00000000" w:rsidR="00000000" w:rsidRPr="00000000">
        <w:rPr>
          <w:rtl w:val="0"/>
        </w:rPr>
      </w:r>
    </w:p>
    <w:p w:rsidR="00000000" w:rsidDel="00000000" w:rsidP="00000000" w:rsidRDefault="00000000" w:rsidRPr="00000000" w14:paraId="000022D5">
      <w:pPr>
        <w:rPr/>
      </w:pPr>
      <w:r w:rsidDel="00000000" w:rsidR="00000000" w:rsidRPr="00000000">
        <w:rPr>
          <w:rtl w:val="0"/>
        </w:rPr>
        <w:t xml:space="preserve">[DEAN immediately falls unconscious]</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r>
    </w:p>
    <w:p w:rsidR="00000000" w:rsidDel="00000000" w:rsidP="00000000" w:rsidRDefault="00000000" w:rsidRPr="00000000" w14:paraId="000022DB">
      <w:pPr>
        <w:rPr/>
        <w:sectPr>
          <w:headerReference r:id="rId117" w:type="default"/>
          <w:footerReference r:id="rId118" w:type="default"/>
          <w:type w:val="nextPage"/>
          <w:pgSz w:h="15840" w:w="12240" w:orient="portrait"/>
          <w:pgMar w:bottom="1440" w:top="1440" w:left="1440" w:right="1440" w:header="720" w:footer="720"/>
          <w:pgNumType w:start="1"/>
        </w:sectPr>
      </w:pPr>
      <w:r w:rsidDel="00000000" w:rsidR="00000000" w:rsidRPr="00000000">
        <w:rPr>
          <w:rtl w:val="0"/>
        </w:rPr>
        <w:t xml:space="preserve">THEY WAKE UP IN </w:t>
      </w:r>
      <w:commentRangeStart w:id="343"/>
      <w:commentRangeStart w:id="344"/>
      <w:commentRangeStart w:id="345"/>
      <w:r w:rsidDel="00000000" w:rsidR="00000000" w:rsidRPr="00000000">
        <w:rPr>
          <w:rtl w:val="0"/>
        </w:rPr>
        <w:t xml:space="preserve">MAGICLAND</w:t>
      </w:r>
      <w:commentRangeEnd w:id="343"/>
      <w:r w:rsidDel="00000000" w:rsidR="00000000" w:rsidRPr="00000000">
        <w:commentReference w:id="343"/>
      </w:r>
      <w:commentRangeEnd w:id="344"/>
      <w:r w:rsidDel="00000000" w:rsidR="00000000" w:rsidRPr="00000000">
        <w:commentReference w:id="344"/>
      </w:r>
      <w:commentRangeEnd w:id="345"/>
      <w:r w:rsidDel="00000000" w:rsidR="00000000" w:rsidRPr="00000000">
        <w:commentReference w:id="345"/>
      </w:r>
      <w:r w:rsidDel="00000000" w:rsidR="00000000" w:rsidRPr="00000000">
        <w:rPr>
          <w:rtl w:val="0"/>
        </w:rPr>
      </w:r>
    </w:p>
    <w:p w:rsidR="00000000" w:rsidDel="00000000" w:rsidP="00000000" w:rsidRDefault="00000000" w:rsidRPr="00000000" w14:paraId="000022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9" w:type="default"/>
          <w:footerReference r:id="rId120" w:type="default"/>
          <w:type w:val="nextPage"/>
          <w:pgSz w:h="15840" w:w="12240" w:orient="portrait"/>
          <w:pgMar w:bottom="1440" w:top="1440" w:left="1440" w:right="1440" w:header="720" w:footer="720"/>
          <w:pgNumType w:start="1"/>
        </w:sectPr>
      </w:pPr>
      <w:bookmarkStart w:colFirst="0" w:colLast="0" w:name="_dj7l86l4tc4"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travis eats deegs</w:t>
      </w:r>
      <w:r w:rsidDel="00000000" w:rsidR="00000000" w:rsidRPr="00000000">
        <w:rPr>
          <w:rtl w:val="0"/>
        </w:rPr>
      </w:r>
    </w:p>
    <w:p w:rsidR="00000000" w:rsidDel="00000000" w:rsidP="00000000" w:rsidRDefault="00000000" w:rsidRPr="00000000" w14:paraId="000022DD">
      <w:pPr>
        <w:rPr/>
        <w:sectPr>
          <w:headerReference r:id="rId121" w:type="default"/>
          <w:footerReference r:id="rId122" w:type="default"/>
          <w:type w:val="nextPage"/>
          <w:pgSz w:h="15840" w:w="12240" w:orient="portrait"/>
          <w:pgMar w:bottom="1440" w:top="1440" w:left="1440" w:right="1440" w:header="720" w:footer="720"/>
          <w:pgNumType w:start="1"/>
        </w:sectPr>
      </w:pPr>
      <w:r w:rsidDel="00000000" w:rsidR="00000000" w:rsidRPr="00000000">
        <w:rPr>
          <w:rtl w:val="0"/>
        </w:rPr>
        <w:t xml:space="preserve">TRAVIS eats DEEGS ghost haunt at the end he gets hungry again and eats da ghost</w:t>
      </w:r>
    </w:p>
    <w:p w:rsidR="00000000" w:rsidDel="00000000" w:rsidP="00000000" w:rsidRDefault="00000000" w:rsidRPr="00000000" w14:paraId="000022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3" w:type="default"/>
          <w:footerReference r:id="rId124" w:type="default"/>
          <w:type w:val="nextPage"/>
          <w:pgSz w:h="15840" w:w="12240" w:orient="portrait"/>
          <w:pgMar w:bottom="1440" w:top="1440" w:left="1440" w:right="1440" w:header="720" w:footer="720"/>
          <w:pgNumType w:start="1"/>
        </w:sectPr>
      </w:pPr>
      <w:bookmarkStart w:colFirst="0" w:colLast="0" w:name="_z76ezkxcc4ll"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intimidating deegs episode</w:t>
      </w:r>
      <w:r w:rsidDel="00000000" w:rsidR="00000000" w:rsidRPr="00000000">
        <w:rPr>
          <w:rtl w:val="0"/>
        </w:rPr>
      </w:r>
    </w:p>
    <w:p w:rsidR="00000000" w:rsidDel="00000000" w:rsidP="00000000" w:rsidRDefault="00000000" w:rsidRPr="00000000" w14:paraId="000022DF">
      <w:pPr>
        <w:rPr/>
      </w:pPr>
      <w:r w:rsidDel="00000000" w:rsidR="00000000" w:rsidRPr="00000000">
        <w:rPr>
          <w:rtl w:val="0"/>
        </w:rPr>
        <w:t xml:space="preserve">DEEGS comes out and kills STARR</w:t>
      </w:r>
    </w:p>
    <w:p w:rsidR="00000000" w:rsidDel="00000000" w:rsidP="00000000" w:rsidRDefault="00000000" w:rsidRPr="00000000" w14:paraId="000022E0">
      <w:pPr>
        <w:rPr/>
      </w:pPr>
      <w:r w:rsidDel="00000000" w:rsidR="00000000" w:rsidRPr="00000000">
        <w:rPr>
          <w:rtl w:val="0"/>
        </w:rPr>
      </w:r>
    </w:p>
    <w:p w:rsidR="00000000" w:rsidDel="00000000" w:rsidP="00000000" w:rsidRDefault="00000000" w:rsidRPr="00000000" w14:paraId="000022E1">
      <w:pPr>
        <w:rPr/>
      </w:pPr>
      <w:r w:rsidDel="00000000" w:rsidR="00000000" w:rsidRPr="00000000">
        <w:rPr>
          <w:rtl w:val="0"/>
        </w:rPr>
        <w:t xml:space="preserve">DEEGZ gets mad at dean and geunky slimes him out, and starr unfriends him bc hes sad. Dean’s ghost haunts deegs, while starr works with a mad scienstit to bring dean back to life, while deegs escapes authorities for the </w:t>
      </w:r>
      <w:r w:rsidDel="00000000" w:rsidR="00000000" w:rsidRPr="00000000">
        <w:rPr>
          <w:rtl w:val="0"/>
        </w:rPr>
        <w:t xml:space="preserve">murder</w:t>
      </w:r>
      <w:r w:rsidDel="00000000" w:rsidR="00000000" w:rsidRPr="00000000">
        <w:rPr>
          <w:rtl w:val="0"/>
        </w:rPr>
        <w:t xml:space="preserve"> (chief)</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DEEGS starts an NWA-esque rap group</w:t>
      </w:r>
    </w:p>
    <w:p w:rsidR="00000000" w:rsidDel="00000000" w:rsidP="00000000" w:rsidRDefault="00000000" w:rsidRPr="00000000" w14:paraId="000022E4">
      <w:pPr>
        <w:rPr/>
      </w:pPr>
      <w:r w:rsidDel="00000000" w:rsidR="00000000" w:rsidRPr="00000000">
        <w:rPr>
          <w:rtl w:val="0"/>
        </w:rPr>
      </w:r>
    </w:p>
    <w:p w:rsidR="00000000" w:rsidDel="00000000" w:rsidP="00000000" w:rsidRDefault="00000000" w:rsidRPr="00000000" w14:paraId="000022E5">
      <w:pPr>
        <w:rPr/>
        <w:sectPr>
          <w:headerReference r:id="rId125" w:type="default"/>
          <w:footerReference r:id="rId126" w:type="default"/>
          <w:type w:val="nextPage"/>
          <w:pgSz w:h="15840" w:w="12240" w:orient="portrait"/>
          <w:pgMar w:bottom="1440" w:top="1440" w:left="1440" w:right="1440" w:header="720" w:footer="720"/>
          <w:pgNumType w:start="1"/>
        </w:sectPr>
      </w:pPr>
      <w:r w:rsidDel="00000000" w:rsidR="00000000" w:rsidRPr="00000000">
        <w:rPr>
          <w:rtl w:val="0"/>
        </w:rPr>
        <w:t xml:space="preserve">Deegs and starr are locked in a building with warren and the lights go out and warren is dead so then they are like wtf who killed him but they think the other person did it but the audience doesnt know who did it so they dont fess up to it cuz of the cameras (us) watching them, and in the end they kill eachtoehr cuz they think eachtoher murdered warren - warren wakes up and it turns out he just slipped in ketchup and fell asleep but hes okay but now deegs and starr are dead FOREVER and thats their last episode</w:t>
      </w:r>
    </w:p>
    <w:p w:rsidR="00000000" w:rsidDel="00000000" w:rsidP="00000000" w:rsidRDefault="00000000" w:rsidRPr="00000000" w14:paraId="000022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7" w:type="default"/>
          <w:footerReference r:id="rId128" w:type="default"/>
          <w:type w:val="nextPage"/>
          <w:pgSz w:h="15840" w:w="12240" w:orient="portrait"/>
          <w:pgMar w:bottom="1440" w:top="1440" w:left="1440" w:right="1440" w:header="720" w:footer="720"/>
          <w:pgNumType w:start="1"/>
        </w:sectPr>
      </w:pPr>
      <w:bookmarkStart w:colFirst="0" w:colLast="0" w:name="_q14nb4bw7znx"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everything is beuitufil</w:t>
      </w:r>
      <w:r w:rsidDel="00000000" w:rsidR="00000000" w:rsidRPr="00000000">
        <w:rPr>
          <w:rtl w:val="0"/>
        </w:rPr>
      </w:r>
    </w:p>
    <w:p w:rsidR="00000000" w:rsidDel="00000000" w:rsidP="00000000" w:rsidRDefault="00000000" w:rsidRPr="00000000" w14:paraId="000022E7">
      <w:pPr>
        <w:spacing w:line="240" w:lineRule="auto"/>
        <w:jc w:val="center"/>
        <w:rPr>
          <w:rFonts w:ascii="Courier" w:cs="Courier" w:eastAsia="Courier" w:hAnsi="Courier"/>
          <w:sz w:val="24"/>
          <w:szCs w:val="24"/>
        </w:rPr>
      </w:pPr>
      <w:commentRangeStart w:id="346"/>
      <w:r w:rsidDel="00000000" w:rsidR="00000000" w:rsidRPr="00000000">
        <w:rPr>
          <w:rFonts w:ascii="Courier" w:cs="Courier" w:eastAsia="Courier" w:hAnsi="Courier"/>
          <w:sz w:val="24"/>
          <w:szCs w:val="24"/>
          <w:rtl w:val="0"/>
        </w:rPr>
        <w:t xml:space="preserve">[</w:t>
      </w:r>
      <w:commentRangeEnd w:id="346"/>
      <w:r w:rsidDel="00000000" w:rsidR="00000000" w:rsidRPr="00000000">
        <w:commentReference w:id="346"/>
      </w:r>
      <w:r w:rsidDel="00000000" w:rsidR="00000000" w:rsidRPr="00000000">
        <w:rPr>
          <w:rFonts w:ascii="Courier" w:cs="Courier" w:eastAsia="Courier" w:hAnsi="Courier"/>
          <w:sz w:val="24"/>
          <w:szCs w:val="24"/>
          <w:rtl w:val="0"/>
        </w:rPr>
        <w:t xml:space="preserve">NENJAC THEATER]</w:t>
      </w:r>
    </w:p>
    <w:p w:rsidR="00000000" w:rsidDel="00000000" w:rsidP="00000000" w:rsidRDefault="00000000" w:rsidRPr="00000000" w14:paraId="000022E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2E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2E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YAY! I’m so excited for another awesome amazing day at NENJAC THEATER! REHEARSAL TIMEEEE!!</w:t>
      </w:r>
    </w:p>
    <w:p w:rsidR="00000000" w:rsidDel="00000000" w:rsidP="00000000" w:rsidRDefault="00000000" w:rsidRPr="00000000" w14:paraId="000022E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2E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Oh my GOD, you’re fuckin’ exhausting.</w:t>
      </w:r>
    </w:p>
    <w:p w:rsidR="00000000" w:rsidDel="00000000" w:rsidP="00000000" w:rsidRDefault="00000000" w:rsidRPr="00000000" w14:paraId="000022E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2E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Aw, come on Deegs! Today’s a WONDERFUL DAY!</w:t>
      </w:r>
    </w:p>
    <w:p w:rsidR="00000000" w:rsidDel="00000000" w:rsidP="00000000" w:rsidRDefault="00000000" w:rsidRPr="00000000" w14:paraId="000022E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2F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hums the NENJAC THEME SONG as he skips away]</w:t>
      </w:r>
    </w:p>
    <w:p w:rsidR="00000000" w:rsidDel="00000000" w:rsidP="00000000" w:rsidRDefault="00000000" w:rsidRPr="00000000" w14:paraId="000022F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2F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sighs. SPENCER walks in.]</w:t>
      </w:r>
    </w:p>
    <w:p w:rsidR="00000000" w:rsidDel="00000000" w:rsidP="00000000" w:rsidRDefault="00000000" w:rsidRPr="00000000" w14:paraId="000022F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2F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Oh, hey Spencer, I wanted to show you some new bombs I got. </w:t>
      </w:r>
    </w:p>
    <w:p w:rsidR="00000000" w:rsidDel="00000000" w:rsidP="00000000" w:rsidRDefault="00000000" w:rsidRPr="00000000" w14:paraId="000022F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2F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I’m opposed to violence-</w:t>
      </w:r>
    </w:p>
    <w:p w:rsidR="00000000" w:rsidDel="00000000" w:rsidP="00000000" w:rsidRDefault="00000000" w:rsidRPr="00000000" w14:paraId="000022F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2F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This one right here is the Super-Mega-Detroyer-Killer, this one is the Fucking-Annihilator-9000, the City-Obliterator-</w:t>
      </w:r>
      <w:commentRangeStart w:id="347"/>
      <w:commentRangeStart w:id="348"/>
      <w:r w:rsidDel="00000000" w:rsidR="00000000" w:rsidRPr="00000000">
        <w:rPr>
          <w:rFonts w:ascii="Courier" w:cs="Courier" w:eastAsia="Courier" w:hAnsi="Courier"/>
          <w:sz w:val="24"/>
          <w:szCs w:val="24"/>
          <w:rtl w:val="0"/>
        </w:rPr>
        <w:t xml:space="preserve">N-Bomb</w:t>
      </w:r>
      <w:commentRangeEnd w:id="347"/>
      <w:r w:rsidDel="00000000" w:rsidR="00000000" w:rsidRPr="00000000">
        <w:commentReference w:id="347"/>
      </w:r>
      <w:commentRangeEnd w:id="348"/>
      <w:r w:rsidDel="00000000" w:rsidR="00000000" w:rsidRPr="00000000">
        <w:commentReference w:id="348"/>
      </w:r>
      <w:r w:rsidDel="00000000" w:rsidR="00000000" w:rsidRPr="00000000">
        <w:rPr>
          <w:rFonts w:ascii="Courier" w:cs="Courier" w:eastAsia="Courier" w:hAnsi="Courier"/>
          <w:sz w:val="24"/>
          <w:szCs w:val="24"/>
          <w:rtl w:val="0"/>
        </w:rPr>
        <w:t xml:space="preserve">, and-</w:t>
      </w:r>
    </w:p>
    <w:p w:rsidR="00000000" w:rsidDel="00000000" w:rsidP="00000000" w:rsidRDefault="00000000" w:rsidRPr="00000000" w14:paraId="000022F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2F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What’s that one? That one looks cute.</w:t>
      </w:r>
    </w:p>
    <w:p w:rsidR="00000000" w:rsidDel="00000000" w:rsidP="00000000" w:rsidRDefault="00000000" w:rsidRPr="00000000" w14:paraId="000022F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2FC">
      <w:pPr>
        <w:spacing w:line="240" w:lineRule="auto"/>
        <w:jc w:val="center"/>
        <w:rPr>
          <w:rFonts w:ascii="Courier" w:cs="Courier" w:eastAsia="Courier" w:hAnsi="Courier"/>
          <w:sz w:val="24"/>
          <w:szCs w:val="24"/>
        </w:rPr>
      </w:pPr>
      <w:commentRangeStart w:id="349"/>
      <w:commentRangeStart w:id="350"/>
      <w:r w:rsidDel="00000000" w:rsidR="00000000" w:rsidRPr="00000000">
        <w:rPr>
          <w:rFonts w:ascii="Courier" w:cs="Courier" w:eastAsia="Courier" w:hAnsi="Courier"/>
          <w:sz w:val="24"/>
          <w:szCs w:val="24"/>
          <w:rtl w:val="0"/>
        </w:rPr>
        <w:t xml:space="preserve">DEEGS</w:t>
        <w:br w:type="textWrapping"/>
        <w:t xml:space="preserve">Oh, the Strawberry Bomb? Yeah, it looks cute, sure, but it packs a punch. It’s like poison, except it blows you up from the inside out after 6 hours. Super brutal. I love it.</w:t>
      </w:r>
      <w:commentRangeEnd w:id="349"/>
      <w:r w:rsidDel="00000000" w:rsidR="00000000" w:rsidRPr="00000000">
        <w:commentReference w:id="349"/>
      </w:r>
      <w:commentRangeEnd w:id="350"/>
      <w:r w:rsidDel="00000000" w:rsidR="00000000" w:rsidRPr="00000000">
        <w:commentReference w:id="350"/>
      </w:r>
      <w:r w:rsidDel="00000000" w:rsidR="00000000" w:rsidRPr="00000000">
        <w:rPr>
          <w:rtl w:val="0"/>
        </w:rPr>
      </w:r>
    </w:p>
    <w:p w:rsidR="00000000" w:rsidDel="00000000" w:rsidP="00000000" w:rsidRDefault="00000000" w:rsidRPr="00000000" w14:paraId="000022F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2F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You’re scary, man.</w:t>
      </w:r>
    </w:p>
    <w:p w:rsidR="00000000" w:rsidDel="00000000" w:rsidP="00000000" w:rsidRDefault="00000000" w:rsidRPr="00000000" w14:paraId="000022F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0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 leaves.]</w:t>
      </w:r>
    </w:p>
    <w:p w:rsidR="00000000" w:rsidDel="00000000" w:rsidP="00000000" w:rsidRDefault="00000000" w:rsidRPr="00000000" w14:paraId="0000230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0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That’s a pretty good idea actually, Deegs. A strawberry bomb. Heh.</w:t>
      </w:r>
    </w:p>
    <w:p w:rsidR="00000000" w:rsidDel="00000000" w:rsidP="00000000" w:rsidRDefault="00000000" w:rsidRPr="00000000" w14:paraId="0000230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0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Oh, hey Warren. Yeah. I know. Custom made, too.</w:t>
      </w:r>
    </w:p>
    <w:p w:rsidR="00000000" w:rsidDel="00000000" w:rsidP="00000000" w:rsidRDefault="00000000" w:rsidRPr="00000000" w14:paraId="0000230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r>
      <w:commentRangeStart w:id="351"/>
      <w:commentRangeStart w:id="352"/>
      <w:r w:rsidDel="00000000" w:rsidR="00000000" w:rsidRPr="00000000">
        <w:rPr>
          <w:rFonts w:ascii="Courier" w:cs="Courier" w:eastAsia="Courier" w:hAnsi="Courier"/>
          <w:sz w:val="24"/>
          <w:szCs w:val="24"/>
          <w:rtl w:val="0"/>
        </w:rPr>
        <w:t xml:space="preserve">WARREN</w:t>
        <w:br w:type="textWrapping"/>
        <w:t xml:space="preserve">Nice, nice. Hey, come with me to my office real quick? I got a funny Nenjgram Reel to show you. </w:t>
      </w:r>
      <w:commentRangeEnd w:id="351"/>
      <w:r w:rsidDel="00000000" w:rsidR="00000000" w:rsidRPr="00000000">
        <w:commentReference w:id="351"/>
      </w:r>
      <w:commentRangeEnd w:id="352"/>
      <w:r w:rsidDel="00000000" w:rsidR="00000000" w:rsidRPr="00000000">
        <w:commentReference w:id="352"/>
      </w:r>
      <w:r w:rsidDel="00000000" w:rsidR="00000000" w:rsidRPr="00000000">
        <w:rPr>
          <w:rtl w:val="0"/>
        </w:rPr>
      </w:r>
    </w:p>
    <w:p w:rsidR="00000000" w:rsidDel="00000000" w:rsidP="00000000" w:rsidRDefault="00000000" w:rsidRPr="00000000" w14:paraId="0000230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DEEGS</w:t>
        <w:br w:type="textWrapping"/>
        <w:t xml:space="preserve">Yeah, this is gonna be pretty racist, isn’t it?</w:t>
      </w:r>
    </w:p>
    <w:p w:rsidR="00000000" w:rsidDel="00000000" w:rsidP="00000000" w:rsidRDefault="00000000" w:rsidRPr="00000000" w14:paraId="0000230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0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Hell yeah.</w:t>
      </w:r>
    </w:p>
    <w:p w:rsidR="00000000" w:rsidDel="00000000" w:rsidP="00000000" w:rsidRDefault="00000000" w:rsidRPr="00000000" w14:paraId="0000230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0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 and DEEGS leave, and the strawberry bomb is still on the table. TEN MINUTES LATER.]</w:t>
      </w:r>
    </w:p>
    <w:p w:rsidR="00000000" w:rsidDel="00000000" w:rsidP="00000000" w:rsidRDefault="00000000" w:rsidRPr="00000000" w14:paraId="0000230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0C">
      <w:pPr>
        <w:spacing w:line="240" w:lineRule="auto"/>
        <w:jc w:val="center"/>
        <w:rPr>
          <w:rFonts w:ascii="Courier" w:cs="Courier" w:eastAsia="Courier" w:hAnsi="Courier"/>
          <w:sz w:val="24"/>
          <w:szCs w:val="24"/>
        </w:rPr>
      </w:pPr>
      <w:commentRangeStart w:id="353"/>
      <w:commentRangeStart w:id="354"/>
      <w:r w:rsidDel="00000000" w:rsidR="00000000" w:rsidRPr="00000000">
        <w:rPr>
          <w:rFonts w:ascii="Courier" w:cs="Courier" w:eastAsia="Courier" w:hAnsi="Courier"/>
          <w:sz w:val="24"/>
          <w:szCs w:val="24"/>
          <w:rtl w:val="0"/>
        </w:rPr>
        <w:t xml:space="preserve">DEEGS</w:t>
        <w:br w:type="textWrapping"/>
        <w:t xml:space="preserve">That wasn’t funny Warren, that guy just said a bunch of slurs over and over.</w:t>
      </w:r>
      <w:commentRangeEnd w:id="353"/>
      <w:r w:rsidDel="00000000" w:rsidR="00000000" w:rsidRPr="00000000">
        <w:commentReference w:id="353"/>
      </w:r>
      <w:commentRangeEnd w:id="354"/>
      <w:r w:rsidDel="00000000" w:rsidR="00000000" w:rsidRPr="00000000">
        <w:commentReference w:id="354"/>
      </w:r>
      <w:r w:rsidDel="00000000" w:rsidR="00000000" w:rsidRPr="00000000">
        <w:rPr>
          <w:rtl w:val="0"/>
        </w:rPr>
      </w:r>
    </w:p>
    <w:p w:rsidR="00000000" w:rsidDel="00000000" w:rsidP="00000000" w:rsidRDefault="00000000" w:rsidRPr="00000000" w14:paraId="0000230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0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To each their own. Hey, where’d your strawberry go?</w:t>
      </w:r>
    </w:p>
    <w:p w:rsidR="00000000" w:rsidDel="00000000" w:rsidP="00000000" w:rsidRDefault="00000000" w:rsidRPr="00000000" w14:paraId="0000230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10">
      <w:pPr>
        <w:spacing w:line="240" w:lineRule="auto"/>
        <w:jc w:val="center"/>
        <w:rPr>
          <w:rFonts w:ascii="Courier" w:cs="Courier" w:eastAsia="Courier" w:hAnsi="Courier"/>
          <w:sz w:val="24"/>
          <w:szCs w:val="24"/>
        </w:rPr>
      </w:pPr>
      <w:commentRangeStart w:id="355"/>
      <w:r w:rsidDel="00000000" w:rsidR="00000000" w:rsidRPr="00000000">
        <w:rPr>
          <w:rFonts w:ascii="Courier" w:cs="Courier" w:eastAsia="Courier" w:hAnsi="Courier"/>
          <w:sz w:val="24"/>
          <w:szCs w:val="24"/>
          <w:rtl w:val="0"/>
        </w:rPr>
        <w:t xml:space="preserve">STARR</w:t>
        <w:br w:type="textWrapping"/>
        <w:t xml:space="preserve">Hi guys! Oh, sorry Deegs, I ate it. Looked very plump and fruity. YUM!</w:t>
      </w:r>
      <w:commentRangeEnd w:id="355"/>
      <w:r w:rsidDel="00000000" w:rsidR="00000000" w:rsidRPr="00000000">
        <w:commentReference w:id="355"/>
      </w:r>
      <w:r w:rsidDel="00000000" w:rsidR="00000000" w:rsidRPr="00000000">
        <w:rPr>
          <w:rtl w:val="0"/>
        </w:rPr>
      </w:r>
    </w:p>
    <w:p w:rsidR="00000000" w:rsidDel="00000000" w:rsidP="00000000" w:rsidRDefault="00000000" w:rsidRPr="00000000" w14:paraId="0000231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1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skips out. Silence.]</w:t>
      </w:r>
    </w:p>
    <w:p w:rsidR="00000000" w:rsidDel="00000000" w:rsidP="00000000" w:rsidRDefault="00000000" w:rsidRPr="00000000" w14:paraId="0000231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14">
      <w:pPr>
        <w:spacing w:line="240" w:lineRule="auto"/>
        <w:jc w:val="center"/>
        <w:rPr>
          <w:rFonts w:ascii="Courier" w:cs="Courier" w:eastAsia="Courier" w:hAnsi="Courier"/>
          <w:i w:val="1"/>
          <w:iCs w:val="1"/>
          <w:sz w:val="24"/>
          <w:szCs w:val="24"/>
        </w:rPr>
      </w:pPr>
      <w:commentRangeStart w:id="356"/>
      <w:r w:rsidDel="00000000" w:rsidR="00000000" w:rsidRPr="00000000">
        <w:rPr>
          <w:rFonts w:ascii="Courier" w:cs="Courier" w:eastAsia="Courier" w:hAnsi="Courier"/>
          <w:sz w:val="24"/>
          <w:szCs w:val="24"/>
          <w:rtl w:val="0"/>
        </w:rPr>
        <w:t xml:space="preserve">WARREN</w:t>
        <w:br w:type="textWrapping"/>
      </w:r>
      <w:r w:rsidDel="00000000" w:rsidR="00000000" w:rsidRPr="00000000">
        <w:rPr>
          <w:rFonts w:ascii="Courier" w:cs="Courier" w:eastAsia="Courier" w:hAnsi="Courier"/>
          <w:i w:val="1"/>
          <w:iCs w:val="1"/>
          <w:sz w:val="24"/>
          <w:szCs w:val="24"/>
          <w:rtl w:val="0"/>
        </w:rPr>
        <w:t xml:space="preserve">You fucking monster.</w:t>
      </w:r>
      <w:commentRangeEnd w:id="356"/>
      <w:r w:rsidDel="00000000" w:rsidR="00000000" w:rsidRPr="00000000">
        <w:commentReference w:id="356"/>
      </w:r>
      <w:r w:rsidDel="00000000" w:rsidR="00000000" w:rsidRPr="00000000">
        <w:rPr>
          <w:rtl w:val="0"/>
        </w:rPr>
      </w:r>
    </w:p>
    <w:p w:rsidR="00000000" w:rsidDel="00000000" w:rsidP="00000000" w:rsidRDefault="00000000" w:rsidRPr="00000000" w14:paraId="0000231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1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Dude- I- WHAT? NO! NUH UH!</w:t>
      </w:r>
    </w:p>
    <w:p w:rsidR="00000000" w:rsidDel="00000000" w:rsidP="00000000" w:rsidRDefault="00000000" w:rsidRPr="00000000" w14:paraId="0000231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1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Starr’s gonna die now. And it’s ALL YOUR FAULT.</w:t>
      </w:r>
    </w:p>
    <w:p w:rsidR="00000000" w:rsidDel="00000000" w:rsidP="00000000" w:rsidRDefault="00000000" w:rsidRPr="00000000" w14:paraId="0000231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1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No… no, Starr! I’m sorry!</w:t>
      </w:r>
    </w:p>
    <w:p w:rsidR="00000000" w:rsidDel="00000000" w:rsidP="00000000" w:rsidRDefault="00000000" w:rsidRPr="00000000" w14:paraId="0000231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1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Wow. You’re a terrible person.</w:t>
      </w:r>
    </w:p>
    <w:p w:rsidR="00000000" w:rsidDel="00000000" w:rsidP="00000000" w:rsidRDefault="00000000" w:rsidRPr="00000000" w14:paraId="0000231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1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Dude, you just showed me the most racist video ever, shutup. Fuck, what is this feeling? Oh my god… I feel… I don’t feel good…</w:t>
      </w:r>
    </w:p>
    <w:p w:rsidR="00000000" w:rsidDel="00000000" w:rsidP="00000000" w:rsidRDefault="00000000" w:rsidRPr="00000000" w14:paraId="0000231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2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That’s guilt, kid. Good luck. Bye.</w:t>
      </w:r>
    </w:p>
    <w:p w:rsidR="00000000" w:rsidDel="00000000" w:rsidP="00000000" w:rsidRDefault="00000000" w:rsidRPr="00000000" w14:paraId="0000232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2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Oh, Starr… Oh… No… </w:t>
      </w:r>
    </w:p>
    <w:p w:rsidR="00000000" w:rsidDel="00000000" w:rsidP="00000000" w:rsidRDefault="00000000" w:rsidRPr="00000000" w14:paraId="0000232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2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Hey Deegs! What’s got you all down in the dumps?</w:t>
      </w:r>
    </w:p>
    <w:p w:rsidR="00000000" w:rsidDel="00000000" w:rsidP="00000000" w:rsidRDefault="00000000" w:rsidRPr="00000000" w14:paraId="0000232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26">
      <w:pPr>
        <w:spacing w:line="240" w:lineRule="auto"/>
        <w:jc w:val="center"/>
        <w:rPr>
          <w:rFonts w:ascii="Courier" w:cs="Courier" w:eastAsia="Courier" w:hAnsi="Courier"/>
          <w:sz w:val="24"/>
          <w:szCs w:val="24"/>
        </w:rPr>
      </w:pPr>
      <w:commentRangeStart w:id="357"/>
      <w:commentRangeStart w:id="358"/>
      <w:commentRangeStart w:id="359"/>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32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that strawberry you ate…</w:t>
      </w:r>
    </w:p>
    <w:p w:rsidR="00000000" w:rsidDel="00000000" w:rsidP="00000000" w:rsidRDefault="00000000" w:rsidRPr="00000000" w14:paraId="0000232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2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Yeah?</w:t>
        <w:br w:type="textWrapping"/>
        <w:br w:type="textWrapping"/>
        <w:t xml:space="preserve">DEEGS</w:t>
      </w:r>
    </w:p>
    <w:p w:rsidR="00000000" w:rsidDel="00000000" w:rsidP="00000000" w:rsidRDefault="00000000" w:rsidRPr="00000000" w14:paraId="0000232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…………Wasn’t it good?</w:t>
      </w:r>
      <w:commentRangeEnd w:id="357"/>
      <w:r w:rsidDel="00000000" w:rsidR="00000000" w:rsidRPr="00000000">
        <w:commentReference w:id="357"/>
      </w:r>
      <w:commentRangeEnd w:id="358"/>
      <w:r w:rsidDel="00000000" w:rsidR="00000000" w:rsidRPr="00000000">
        <w:commentReference w:id="358"/>
      </w:r>
      <w:commentRangeEnd w:id="359"/>
      <w:r w:rsidDel="00000000" w:rsidR="00000000" w:rsidRPr="00000000">
        <w:commentReference w:id="359"/>
      </w:r>
      <w:r w:rsidDel="00000000" w:rsidR="00000000" w:rsidRPr="00000000">
        <w:rPr>
          <w:rtl w:val="0"/>
        </w:rPr>
      </w:r>
    </w:p>
    <w:p w:rsidR="00000000" w:rsidDel="00000000" w:rsidP="00000000" w:rsidRDefault="00000000" w:rsidRPr="00000000" w14:paraId="0000232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2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YES! I LOVED IT SO MUCH! Wow, thanks Deegs!</w:t>
      </w:r>
    </w:p>
    <w:p w:rsidR="00000000" w:rsidDel="00000000" w:rsidP="00000000" w:rsidRDefault="00000000" w:rsidRPr="00000000" w14:paraId="0000232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2E">
      <w:pPr>
        <w:spacing w:line="240" w:lineRule="auto"/>
        <w:jc w:val="center"/>
        <w:rPr>
          <w:rFonts w:ascii="Courier" w:cs="Courier" w:eastAsia="Courier" w:hAnsi="Courier"/>
          <w:sz w:val="24"/>
          <w:szCs w:val="24"/>
        </w:rPr>
      </w:pPr>
      <w:commentRangeStart w:id="360"/>
      <w:commentRangeStart w:id="361"/>
      <w:r w:rsidDel="00000000" w:rsidR="00000000" w:rsidRPr="00000000">
        <w:rPr>
          <w:rFonts w:ascii="Courier" w:cs="Courier" w:eastAsia="Courier" w:hAnsi="Courier"/>
          <w:sz w:val="24"/>
          <w:szCs w:val="24"/>
          <w:rtl w:val="0"/>
        </w:rPr>
        <w:t xml:space="preserve">DEEGS</w:t>
        <w:br w:type="textWrapping"/>
        <w:t xml:space="preserve">Yeah… you’re welcome, Starr. Hey buddy, you wanna go birdwatching today?</w:t>
      </w:r>
    </w:p>
    <w:p w:rsidR="00000000" w:rsidDel="00000000" w:rsidP="00000000" w:rsidRDefault="00000000" w:rsidRPr="00000000" w14:paraId="0000232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3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DEEGS! I’VE ALWAYS WANTED TO DO THAT! HOW’D YOU KNOW?</w:t>
      </w:r>
      <w:commentRangeEnd w:id="360"/>
      <w:r w:rsidDel="00000000" w:rsidR="00000000" w:rsidRPr="00000000">
        <w:commentReference w:id="360"/>
      </w:r>
      <w:commentRangeEnd w:id="361"/>
      <w:r w:rsidDel="00000000" w:rsidR="00000000" w:rsidRPr="00000000">
        <w:commentReference w:id="361"/>
      </w:r>
      <w:r w:rsidDel="00000000" w:rsidR="00000000" w:rsidRPr="00000000">
        <w:rPr>
          <w:rtl w:val="0"/>
        </w:rPr>
      </w:r>
    </w:p>
    <w:p w:rsidR="00000000" w:rsidDel="00000000" w:rsidP="00000000" w:rsidRDefault="00000000" w:rsidRPr="00000000" w14:paraId="0000233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32">
      <w:pPr>
        <w:spacing w:line="240" w:lineRule="auto"/>
        <w:jc w:val="center"/>
        <w:rPr>
          <w:rFonts w:ascii="Courier" w:cs="Courier" w:eastAsia="Courier" w:hAnsi="Courier"/>
          <w:sz w:val="24"/>
          <w:szCs w:val="24"/>
        </w:rPr>
      </w:pPr>
      <w:commentRangeStart w:id="362"/>
      <w:r w:rsidDel="00000000" w:rsidR="00000000" w:rsidRPr="00000000">
        <w:rPr>
          <w:rFonts w:ascii="Courier" w:cs="Courier" w:eastAsia="Courier" w:hAnsi="Courier"/>
          <w:sz w:val="24"/>
          <w:szCs w:val="24"/>
          <w:rtl w:val="0"/>
        </w:rPr>
        <w:t xml:space="preserve">DEEGS</w:t>
      </w:r>
      <w:commentRangeEnd w:id="362"/>
      <w:r w:rsidDel="00000000" w:rsidR="00000000" w:rsidRPr="00000000">
        <w:commentReference w:id="362"/>
      </w:r>
      <w:r w:rsidDel="00000000" w:rsidR="00000000" w:rsidRPr="00000000">
        <w:rPr>
          <w:rFonts w:ascii="Courier" w:cs="Courier" w:eastAsia="Courier" w:hAnsi="Courier"/>
          <w:sz w:val="24"/>
          <w:szCs w:val="24"/>
          <w:rtl w:val="0"/>
        </w:rPr>
        <w:br w:type="textWrapping"/>
        <w:t xml:space="preserve">You told me. Like, a hundred times.</w:t>
      </w:r>
    </w:p>
    <w:p w:rsidR="00000000" w:rsidDel="00000000" w:rsidP="00000000" w:rsidRDefault="00000000" w:rsidRPr="00000000" w14:paraId="0000233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3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SWEET! When do you wanna go?</w:t>
      </w:r>
    </w:p>
    <w:p w:rsidR="00000000" w:rsidDel="00000000" w:rsidP="00000000" w:rsidRDefault="00000000" w:rsidRPr="00000000" w14:paraId="0000233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3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Now, You don’t have much longer.</w:t>
      </w:r>
    </w:p>
    <w:p w:rsidR="00000000" w:rsidDel="00000000" w:rsidP="00000000" w:rsidRDefault="00000000" w:rsidRPr="00000000" w14:paraId="0000233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3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Huh?</w:t>
        <w:br w:type="textWrapping"/>
        <w:br w:type="textWrapping"/>
        <w:t xml:space="preserve">DEEGS</w:t>
        <w:br w:type="textWrapping"/>
        <w:t xml:space="preserve">I mean… </w:t>
      </w:r>
      <w:r w:rsidDel="00000000" w:rsidR="00000000" w:rsidRPr="00000000">
        <w:rPr>
          <w:rFonts w:ascii="Courier" w:cs="Courier" w:eastAsia="Courier" w:hAnsi="Courier"/>
          <w:i w:val="1"/>
          <w:iCs w:val="1"/>
          <w:sz w:val="24"/>
          <w:szCs w:val="24"/>
          <w:rtl w:val="0"/>
        </w:rPr>
        <w:t xml:space="preserve">I </w:t>
      </w:r>
      <w:r w:rsidDel="00000000" w:rsidR="00000000" w:rsidRPr="00000000">
        <w:rPr>
          <w:rFonts w:ascii="Courier" w:cs="Courier" w:eastAsia="Courier" w:hAnsi="Courier"/>
          <w:sz w:val="24"/>
          <w:szCs w:val="24"/>
          <w:rtl w:val="0"/>
        </w:rPr>
        <w:t xml:space="preserve">don’t have much longer… I have. A doctors appointment.</w:t>
      </w:r>
    </w:p>
    <w:p w:rsidR="00000000" w:rsidDel="00000000" w:rsidP="00000000" w:rsidRDefault="00000000" w:rsidRPr="00000000" w14:paraId="0000233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3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Oh. Okay!</w:t>
      </w:r>
    </w:p>
    <w:p w:rsidR="00000000" w:rsidDel="00000000" w:rsidP="00000000" w:rsidRDefault="00000000" w:rsidRPr="00000000" w14:paraId="0000233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3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[SIX HOURS LATER. NENJAC FOREST. DEEGS looks at a clock on a tree.]</w:t>
      </w:r>
    </w:p>
    <w:p w:rsidR="00000000" w:rsidDel="00000000" w:rsidP="00000000" w:rsidRDefault="00000000" w:rsidRPr="00000000" w14:paraId="0000233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3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Shit, it’s already been six hours?!?!</w:t>
      </w:r>
    </w:p>
    <w:p w:rsidR="00000000" w:rsidDel="00000000" w:rsidP="00000000" w:rsidRDefault="00000000" w:rsidRPr="00000000" w14:paraId="0000233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4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WOW DEEGS, LOOK AT THAT ONE!</w:t>
      </w:r>
    </w:p>
    <w:p w:rsidR="00000000" w:rsidDel="00000000" w:rsidP="00000000" w:rsidRDefault="00000000" w:rsidRPr="00000000" w14:paraId="0000234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4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[Bird with NOAH’s real face and wings flies by]</w:t>
      </w:r>
    </w:p>
    <w:p w:rsidR="00000000" w:rsidDel="00000000" w:rsidP="00000000" w:rsidRDefault="00000000" w:rsidRPr="00000000" w14:paraId="0000234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4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Ew.</w:t>
      </w:r>
    </w:p>
    <w:p w:rsidR="00000000" w:rsidDel="00000000" w:rsidP="00000000" w:rsidRDefault="00000000" w:rsidRPr="00000000" w14:paraId="0000234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4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WOW THAT ONES AWESOME TOO!</w:t>
      </w:r>
    </w:p>
    <w:p w:rsidR="00000000" w:rsidDel="00000000" w:rsidP="00000000" w:rsidRDefault="00000000" w:rsidRPr="00000000" w14:paraId="0000234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4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[Bird with JC’s real face and wings flies by]</w:t>
      </w:r>
    </w:p>
    <w:p w:rsidR="00000000" w:rsidDel="00000000" w:rsidP="00000000" w:rsidRDefault="00000000" w:rsidRPr="00000000" w14:paraId="0000234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4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Alright, what kinda birds are these? Ugly as shit.</w:t>
      </w:r>
    </w:p>
    <w:p w:rsidR="00000000" w:rsidDel="00000000" w:rsidP="00000000" w:rsidRDefault="00000000" w:rsidRPr="00000000" w14:paraId="0000234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4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They’re BEAUTIFUL! Don’t you see the beauty in these kinda things, Deegs?</w:t>
        <w:br w:type="textWrapping"/>
        <w:br w:type="textWrapping"/>
        <w:t xml:space="preserve">DEEGS</w:t>
      </w:r>
    </w:p>
    <w:p w:rsidR="00000000" w:rsidDel="00000000" w:rsidP="00000000" w:rsidRDefault="00000000" w:rsidRPr="00000000" w14:paraId="0000234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really, man.</w:t>
      </w:r>
    </w:p>
    <w:p w:rsidR="00000000" w:rsidDel="00000000" w:rsidP="00000000" w:rsidRDefault="00000000" w:rsidRPr="00000000" w14:paraId="0000234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4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Aw, Deegs! You know, If I were to die in say, T minus thirty seconds, There’s one lesson I’d want you to remember… </w:t>
      </w:r>
      <w:commentRangeStart w:id="363"/>
      <w:r w:rsidDel="00000000" w:rsidR="00000000" w:rsidRPr="00000000">
        <w:rPr>
          <w:rFonts w:ascii="Courier" w:cs="Courier" w:eastAsia="Courier" w:hAnsi="Courier"/>
          <w:sz w:val="24"/>
          <w:szCs w:val="24"/>
          <w:rtl w:val="0"/>
        </w:rPr>
        <w:t xml:space="preserve">EVERYTHING IN LIFE IS BEAUTIFUL!</w:t>
      </w:r>
      <w:commentRangeEnd w:id="363"/>
      <w:r w:rsidDel="00000000" w:rsidR="00000000" w:rsidRPr="00000000">
        <w:commentReference w:id="363"/>
      </w:r>
      <w:r w:rsidDel="00000000" w:rsidR="00000000" w:rsidRPr="00000000">
        <w:rPr>
          <w:rtl w:val="0"/>
        </w:rPr>
      </w:r>
    </w:p>
    <w:p w:rsidR="00000000" w:rsidDel="00000000" w:rsidP="00000000" w:rsidRDefault="00000000" w:rsidRPr="00000000" w14:paraId="0000235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5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(sniffling)</w:t>
      </w:r>
    </w:p>
    <w:p w:rsidR="00000000" w:rsidDel="00000000" w:rsidP="00000000" w:rsidRDefault="00000000" w:rsidRPr="00000000" w14:paraId="0000235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I’ll… I’ll remember that, buddy…</w:t>
      </w:r>
    </w:p>
    <w:p w:rsidR="00000000" w:rsidDel="00000000" w:rsidP="00000000" w:rsidRDefault="00000000" w:rsidRPr="00000000" w14:paraId="0000235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5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Yeah! Cause I’ll be here to remind you EVERYDAY!</w:t>
      </w:r>
    </w:p>
    <w:p w:rsidR="00000000" w:rsidDel="00000000" w:rsidP="00000000" w:rsidRDefault="00000000" w:rsidRPr="00000000" w14:paraId="0000235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5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Yeah man… every day…</w:t>
      </w:r>
    </w:p>
    <w:p w:rsidR="00000000" w:rsidDel="00000000" w:rsidP="00000000" w:rsidRDefault="00000000" w:rsidRPr="00000000" w14:paraId="0000235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5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starts slowly backing up]</w:t>
      </w:r>
    </w:p>
    <w:p w:rsidR="00000000" w:rsidDel="00000000" w:rsidP="00000000" w:rsidRDefault="00000000" w:rsidRPr="00000000" w14:paraId="0000235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5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Yeah! And… uh, dude?</w:t>
      </w:r>
    </w:p>
    <w:p w:rsidR="00000000" w:rsidDel="00000000" w:rsidP="00000000" w:rsidRDefault="00000000" w:rsidRPr="00000000" w14:paraId="0000235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5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Yo?</w:t>
      </w:r>
    </w:p>
    <w:p w:rsidR="00000000" w:rsidDel="00000000" w:rsidP="00000000" w:rsidRDefault="00000000" w:rsidRPr="00000000" w14:paraId="0000235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5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Why are you slowly backing up from me?</w:t>
      </w:r>
    </w:p>
    <w:p w:rsidR="00000000" w:rsidDel="00000000" w:rsidP="00000000" w:rsidRDefault="00000000" w:rsidRPr="00000000" w14:paraId="0000235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6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Uh, because-</w:t>
      </w:r>
    </w:p>
    <w:p w:rsidR="00000000" w:rsidDel="00000000" w:rsidP="00000000" w:rsidRDefault="00000000" w:rsidRPr="00000000" w14:paraId="0000236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6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blows up into smithereens]</w:t>
      </w:r>
    </w:p>
    <w:p w:rsidR="00000000" w:rsidDel="00000000" w:rsidP="00000000" w:rsidRDefault="00000000" w:rsidRPr="00000000" w14:paraId="0000236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6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r>
      <w:r w:rsidDel="00000000" w:rsidR="00000000" w:rsidRPr="00000000">
        <w:rPr>
          <w:rFonts w:ascii="Courier" w:cs="Courier" w:eastAsia="Courier" w:hAnsi="Courier"/>
          <w:sz w:val="24"/>
          <w:szCs w:val="24"/>
          <w:rtl w:val="0"/>
        </w:rPr>
        <w:t xml:space="preserve">Because that</w:t>
      </w:r>
      <w:r w:rsidDel="00000000" w:rsidR="00000000" w:rsidRPr="00000000">
        <w:rPr>
          <w:rFonts w:ascii="Courier" w:cs="Courier" w:eastAsia="Courier" w:hAnsi="Courier"/>
          <w:sz w:val="24"/>
          <w:szCs w:val="24"/>
          <w:rtl w:val="0"/>
        </w:rPr>
        <w:t xml:space="preserve">. God damn it.</w:t>
      </w:r>
    </w:p>
    <w:p w:rsidR="00000000" w:rsidDel="00000000" w:rsidP="00000000" w:rsidRDefault="00000000" w:rsidRPr="00000000" w14:paraId="0000236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6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[NENJAC URGENT CARE. DEEGS is waiting in the waiting room.]</w:t>
      </w:r>
    </w:p>
    <w:p w:rsidR="00000000" w:rsidDel="00000000" w:rsidP="00000000" w:rsidRDefault="00000000" w:rsidRPr="00000000" w14:paraId="0000236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6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God, I’ve been waiting here forEVER.</w:t>
      </w:r>
    </w:p>
    <w:p w:rsidR="00000000" w:rsidDel="00000000" w:rsidP="00000000" w:rsidRDefault="00000000" w:rsidRPr="00000000" w14:paraId="0000236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6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r>
    </w:p>
    <w:p w:rsidR="00000000" w:rsidDel="00000000" w:rsidP="00000000" w:rsidRDefault="00000000" w:rsidRPr="00000000" w14:paraId="0000236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Hello.</w:t>
      </w:r>
    </w:p>
    <w:p w:rsidR="00000000" w:rsidDel="00000000" w:rsidP="00000000" w:rsidRDefault="00000000" w:rsidRPr="00000000" w14:paraId="0000236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6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DOCTOR! Please, tell me! Is Starr okay?</w:t>
      </w:r>
    </w:p>
    <w:p w:rsidR="00000000" w:rsidDel="00000000" w:rsidP="00000000" w:rsidRDefault="00000000" w:rsidRPr="00000000" w14:paraId="0000236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6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br w:type="textWrapping"/>
        <w:t xml:space="preserve">Is he- Is he okay? You know how tiring it is to hear that everyday? </w:t>
      </w:r>
      <w:r w:rsidDel="00000000" w:rsidR="00000000" w:rsidRPr="00000000">
        <w:rPr>
          <w:rFonts w:ascii="Courier" w:cs="Courier" w:eastAsia="Courier" w:hAnsi="Courier"/>
          <w:i w:val="1"/>
          <w:iCs w:val="1"/>
          <w:sz w:val="24"/>
          <w:szCs w:val="24"/>
          <w:rtl w:val="0"/>
        </w:rPr>
        <w:t xml:space="preserve">Is he okay? Is she okay? Are they okay? BlablablablaBLA!</w:t>
      </w:r>
      <w:r w:rsidDel="00000000" w:rsidR="00000000" w:rsidRPr="00000000">
        <w:rPr>
          <w:rFonts w:ascii="Courier" w:cs="Courier" w:eastAsia="Courier" w:hAnsi="Courier"/>
          <w:sz w:val="24"/>
          <w:szCs w:val="24"/>
          <w:rtl w:val="0"/>
        </w:rPr>
        <w:t xml:space="preserve"> God, I hate my job. But I’m saving up for a pickup truck so, heh, I’m here. Sorry, what was the question?</w:t>
      </w:r>
    </w:p>
    <w:p w:rsidR="00000000" w:rsidDel="00000000" w:rsidP="00000000" w:rsidRDefault="00000000" w:rsidRPr="00000000" w14:paraId="0000237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7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STARR! IS HE OKAY?</w:t>
      </w:r>
    </w:p>
    <w:p w:rsidR="00000000" w:rsidDel="00000000" w:rsidP="00000000" w:rsidRDefault="00000000" w:rsidRPr="00000000" w14:paraId="0000237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7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br w:type="textWrapping"/>
        <w:t xml:space="preserve">Ohhhhhh. No, uh, no. He died. </w:t>
      </w:r>
      <w:commentRangeStart w:id="364"/>
      <w:commentRangeStart w:id="365"/>
      <w:r w:rsidDel="00000000" w:rsidR="00000000" w:rsidRPr="00000000">
        <w:rPr>
          <w:rFonts w:ascii="Courier" w:cs="Courier" w:eastAsia="Courier" w:hAnsi="Courier"/>
          <w:sz w:val="24"/>
          <w:szCs w:val="24"/>
          <w:rtl w:val="0"/>
        </w:rPr>
        <w:t xml:space="preserve">It was apparently the most painful death that anyone could experience ever.</w:t>
      </w:r>
      <w:commentRangeEnd w:id="364"/>
      <w:r w:rsidDel="00000000" w:rsidR="00000000" w:rsidRPr="00000000">
        <w:commentReference w:id="364"/>
      </w:r>
      <w:commentRangeEnd w:id="365"/>
      <w:r w:rsidDel="00000000" w:rsidR="00000000" w:rsidRPr="00000000">
        <w:commentReference w:id="365"/>
      </w:r>
      <w:r w:rsidDel="00000000" w:rsidR="00000000" w:rsidRPr="00000000">
        <w:rPr>
          <w:rFonts w:ascii="Courier" w:cs="Courier" w:eastAsia="Courier" w:hAnsi="Courier"/>
          <w:sz w:val="24"/>
          <w:szCs w:val="24"/>
          <w:rtl w:val="0"/>
        </w:rPr>
        <w:t xml:space="preserve"> That’s what my nurse said at least. She’s smart. And hot. God, I wonder if she’d be interested in going on a date sometime… should I ask her?</w:t>
      </w:r>
    </w:p>
    <w:p w:rsidR="00000000" w:rsidDel="00000000" w:rsidP="00000000" w:rsidRDefault="00000000" w:rsidRPr="00000000" w14:paraId="0000237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7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37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Starr…</w:t>
      </w:r>
    </w:p>
    <w:p w:rsidR="00000000" w:rsidDel="00000000" w:rsidP="00000000" w:rsidRDefault="00000000" w:rsidRPr="00000000" w14:paraId="0000237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78">
      <w:pPr>
        <w:spacing w:line="240" w:lineRule="auto"/>
        <w:jc w:val="center"/>
        <w:rPr>
          <w:rFonts w:ascii="Courier" w:cs="Courier" w:eastAsia="Courier" w:hAnsi="Courier"/>
          <w:sz w:val="24"/>
          <w:szCs w:val="24"/>
        </w:rPr>
      </w:pPr>
      <w:commentRangeStart w:id="366"/>
      <w:r w:rsidDel="00000000" w:rsidR="00000000" w:rsidRPr="00000000">
        <w:rPr>
          <w:rFonts w:ascii="Courier" w:cs="Courier" w:eastAsia="Courier" w:hAnsi="Courier"/>
          <w:sz w:val="24"/>
          <w:szCs w:val="24"/>
          <w:rtl w:val="0"/>
        </w:rPr>
        <w:t xml:space="preserve">DR. DOCTOR</w:t>
        <w:br w:type="textWrapping"/>
        <w:t xml:space="preserve">Oh, you said STARR? I thought you said GAR-vin. Garvin. He’s so fuckin’ dead, look at this photo of his corpse I took. Not in a creepy way, just to jerk off to.</w:t>
      </w:r>
      <w:commentRangeEnd w:id="366"/>
      <w:r w:rsidDel="00000000" w:rsidR="00000000" w:rsidRPr="00000000">
        <w:commentReference w:id="366"/>
      </w:r>
      <w:r w:rsidDel="00000000" w:rsidR="00000000" w:rsidRPr="00000000">
        <w:rPr>
          <w:rtl w:val="0"/>
        </w:rPr>
      </w:r>
    </w:p>
    <w:p w:rsidR="00000000" w:rsidDel="00000000" w:rsidP="00000000" w:rsidRDefault="00000000" w:rsidRPr="00000000" w14:paraId="00002379">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7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IS STARR FUCKIN’ OKAY OR NOT?</w:t>
      </w:r>
    </w:p>
    <w:p w:rsidR="00000000" w:rsidDel="00000000" w:rsidP="00000000" w:rsidRDefault="00000000" w:rsidRPr="00000000" w14:paraId="0000237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7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r>
    </w:p>
    <w:p w:rsidR="00000000" w:rsidDel="00000000" w:rsidP="00000000" w:rsidRDefault="00000000" w:rsidRPr="00000000" w14:paraId="0000237D">
      <w:pPr>
        <w:spacing w:line="240" w:lineRule="auto"/>
        <w:jc w:val="center"/>
        <w:rPr>
          <w:rFonts w:ascii="Courier" w:cs="Courier" w:eastAsia="Courier" w:hAnsi="Courier"/>
          <w:sz w:val="24"/>
          <w:szCs w:val="24"/>
        </w:rPr>
      </w:pPr>
      <w:commentRangeStart w:id="367"/>
      <w:commentRangeStart w:id="368"/>
      <w:r w:rsidDel="00000000" w:rsidR="00000000" w:rsidRPr="00000000">
        <w:rPr>
          <w:rFonts w:ascii="Courier" w:cs="Courier" w:eastAsia="Courier" w:hAnsi="Courier"/>
          <w:sz w:val="24"/>
          <w:szCs w:val="24"/>
          <w:rtl w:val="0"/>
        </w:rPr>
        <w:t xml:space="preserve">Nah, he’s cool, he’s cool. Chillin’ in there waiting for you. Do you have Cashapp, by the way? I need some money for rent this month.</w:t>
      </w:r>
      <w:commentRangeEnd w:id="367"/>
      <w:r w:rsidDel="00000000" w:rsidR="00000000" w:rsidRPr="00000000">
        <w:commentReference w:id="367"/>
      </w:r>
      <w:commentRangeEnd w:id="368"/>
      <w:r w:rsidDel="00000000" w:rsidR="00000000" w:rsidRPr="00000000">
        <w:commentReference w:id="368"/>
      </w:r>
      <w:r w:rsidDel="00000000" w:rsidR="00000000" w:rsidRPr="00000000">
        <w:rPr>
          <w:rtl w:val="0"/>
        </w:rPr>
      </w:r>
    </w:p>
    <w:p w:rsidR="00000000" w:rsidDel="00000000" w:rsidP="00000000" w:rsidRDefault="00000000" w:rsidRPr="00000000" w14:paraId="0000237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7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runs past DR DOCTOR offscreen.]</w:t>
      </w:r>
    </w:p>
    <w:p w:rsidR="00000000" w:rsidDel="00000000" w:rsidP="00000000" w:rsidRDefault="00000000" w:rsidRPr="00000000" w14:paraId="0000238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8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r>
    </w:p>
    <w:p w:rsidR="00000000" w:rsidDel="00000000" w:rsidP="00000000" w:rsidRDefault="00000000" w:rsidRPr="00000000" w14:paraId="0000238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Rude.</w:t>
      </w:r>
    </w:p>
    <w:p w:rsidR="00000000" w:rsidDel="00000000" w:rsidP="00000000" w:rsidRDefault="00000000" w:rsidRPr="00000000" w14:paraId="0000238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8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[STARR’S ROOM]</w:t>
      </w:r>
    </w:p>
    <w:p w:rsidR="00000000" w:rsidDel="00000000" w:rsidP="00000000" w:rsidRDefault="00000000" w:rsidRPr="00000000" w14:paraId="0000238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8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STARR!</w:t>
      </w:r>
    </w:p>
    <w:p w:rsidR="00000000" w:rsidDel="00000000" w:rsidP="00000000" w:rsidRDefault="00000000" w:rsidRPr="00000000" w14:paraId="0000238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8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DEEGS! HI! What happened, dude? One second we were watching those extraordinarily handsome birds, then the next I woke up in the hospital!</w:t>
      </w:r>
    </w:p>
    <w:p w:rsidR="00000000" w:rsidDel="00000000" w:rsidP="00000000" w:rsidRDefault="00000000" w:rsidRPr="00000000" w14:paraId="0000238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8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Don’t worry about it man. I’m just glad you’re okay.</w:t>
      </w:r>
    </w:p>
    <w:p w:rsidR="00000000" w:rsidDel="00000000" w:rsidP="00000000" w:rsidRDefault="00000000" w:rsidRPr="00000000" w14:paraId="0000238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8C">
      <w:pPr>
        <w:spacing w:line="240" w:lineRule="auto"/>
        <w:jc w:val="center"/>
        <w:rPr>
          <w:rFonts w:ascii="Courier" w:cs="Courier" w:eastAsia="Courier" w:hAnsi="Courier"/>
          <w:sz w:val="24"/>
          <w:szCs w:val="24"/>
        </w:rPr>
      </w:pPr>
      <w:commentRangeStart w:id="369"/>
      <w:r w:rsidDel="00000000" w:rsidR="00000000" w:rsidRPr="00000000">
        <w:rPr>
          <w:rFonts w:ascii="Courier" w:cs="Courier" w:eastAsia="Courier" w:hAnsi="Courier"/>
          <w:sz w:val="24"/>
          <w:szCs w:val="24"/>
          <w:rtl w:val="0"/>
        </w:rPr>
        <w:t xml:space="preserve">STARR</w:t>
        <w:br w:type="textWrapping"/>
        <w:t xml:space="preserve">Okay! Also,</w:t>
      </w:r>
      <w:commentRangeStart w:id="370"/>
      <w:r w:rsidDel="00000000" w:rsidR="00000000" w:rsidRPr="00000000">
        <w:rPr>
          <w:rFonts w:ascii="Courier" w:cs="Courier" w:eastAsia="Courier" w:hAnsi="Courier"/>
          <w:sz w:val="24"/>
          <w:szCs w:val="24"/>
          <w:rtl w:val="0"/>
        </w:rPr>
        <w:t xml:space="preserve"> that doctor did a prostate exam on me, but I don’t know if he did it right, cause he was moaning and stuff-</w:t>
      </w:r>
      <w:commentRangeEnd w:id="370"/>
      <w:r w:rsidDel="00000000" w:rsidR="00000000" w:rsidRPr="00000000">
        <w:commentReference w:id="370"/>
      </w:r>
      <w:commentRangeEnd w:id="369"/>
      <w:r w:rsidDel="00000000" w:rsidR="00000000" w:rsidRPr="00000000">
        <w:commentReference w:id="369"/>
      </w:r>
      <w:r w:rsidDel="00000000" w:rsidR="00000000" w:rsidRPr="00000000">
        <w:rPr>
          <w:rtl w:val="0"/>
        </w:rPr>
      </w:r>
    </w:p>
    <w:p w:rsidR="00000000" w:rsidDel="00000000" w:rsidP="00000000" w:rsidRDefault="00000000" w:rsidRPr="00000000" w14:paraId="0000238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8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Yeah, let’s get out of this shithole bro.</w:t>
      </w:r>
    </w:p>
    <w:p w:rsidR="00000000" w:rsidDel="00000000" w:rsidP="00000000" w:rsidRDefault="00000000" w:rsidRPr="00000000" w14:paraId="0000238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9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It’s not a shithole, Deegs. It’s BEAUTIFUL. Everything is!</w:t>
      </w:r>
    </w:p>
    <w:p w:rsidR="00000000" w:rsidDel="00000000" w:rsidP="00000000" w:rsidRDefault="00000000" w:rsidRPr="00000000" w14:paraId="0000239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9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Yeah man. I guess so.</w:t>
      </w:r>
    </w:p>
    <w:p w:rsidR="00000000" w:rsidDel="00000000" w:rsidP="00000000" w:rsidRDefault="00000000" w:rsidRPr="00000000" w14:paraId="0000239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94">
      <w:pPr>
        <w:spacing w:line="240" w:lineRule="auto"/>
        <w:jc w:val="center"/>
        <w:rPr>
          <w:rFonts w:ascii="Courier" w:cs="Courier" w:eastAsia="Courier" w:hAnsi="Courier"/>
          <w:sz w:val="24"/>
          <w:szCs w:val="24"/>
        </w:rPr>
        <w:sectPr>
          <w:headerReference r:id="rId129" w:type="default"/>
          <w:footerReference r:id="rId130" w:type="default"/>
          <w:type w:val="nextPage"/>
          <w:pgSz w:h="15840" w:w="12240" w:orient="portrait"/>
          <w:pgMar w:bottom="1440" w:top="1440" w:left="1440" w:right="1440" w:header="720" w:footer="720"/>
          <w:pgNumType w:start="1"/>
        </w:sectPr>
      </w:pPr>
      <w:r w:rsidDel="00000000" w:rsidR="00000000" w:rsidRPr="00000000">
        <w:rPr>
          <w:rFonts w:ascii="Courier" w:cs="Courier" w:eastAsia="Courier" w:hAnsi="Courier"/>
          <w:sz w:val="24"/>
          <w:szCs w:val="24"/>
          <w:rtl w:val="0"/>
        </w:rPr>
        <w:t xml:space="preserve">[THE END</w:t>
      </w:r>
      <w:commentRangeStart w:id="371"/>
      <w:commentRangeStart w:id="372"/>
      <w:r w:rsidDel="00000000" w:rsidR="00000000" w:rsidRPr="00000000">
        <w:rPr>
          <w:rFonts w:ascii="Courier" w:cs="Courier" w:eastAsia="Courier" w:hAnsi="Courier"/>
          <w:sz w:val="24"/>
          <w:szCs w:val="24"/>
          <w:rtl w:val="0"/>
        </w:rPr>
        <w:t xml:space="preserve">]</w:t>
      </w:r>
      <w:commentRangeEnd w:id="371"/>
      <w:r w:rsidDel="00000000" w:rsidR="00000000" w:rsidRPr="00000000">
        <w:commentReference w:id="371"/>
      </w:r>
      <w:commentRangeEnd w:id="372"/>
      <w:r w:rsidDel="00000000" w:rsidR="00000000" w:rsidRPr="00000000">
        <w:commentReference w:id="372"/>
      </w:r>
      <w:r w:rsidDel="00000000" w:rsidR="00000000" w:rsidRPr="00000000">
        <w:rPr>
          <w:rtl w:val="0"/>
        </w:rPr>
      </w:r>
    </w:p>
    <w:p w:rsidR="00000000" w:rsidDel="00000000" w:rsidP="00000000" w:rsidRDefault="00000000" w:rsidRPr="00000000" w14:paraId="000023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sz w:val="24"/>
          <w:szCs w:val="24"/>
        </w:rPr>
        <w:sectPr>
          <w:headerReference r:id="rId131" w:type="default"/>
          <w:footerReference r:id="rId132" w:type="default"/>
          <w:type w:val="nextPage"/>
          <w:pgSz w:h="15840" w:w="12240" w:orient="portrait"/>
          <w:pgMar w:bottom="1440" w:top="1440" w:left="1440" w:right="1440" w:header="720" w:footer="720"/>
          <w:pgNumType w:start="1"/>
        </w:sectPr>
      </w:pPr>
      <w:bookmarkStart w:colFirst="0" w:colLast="0" w:name="_tzqezlkzpr4h"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SHORTS</w:t>
      </w:r>
      <w:r w:rsidDel="00000000" w:rsidR="00000000" w:rsidRPr="00000000">
        <w:rPr>
          <w:rtl w:val="0"/>
        </w:rPr>
      </w:r>
    </w:p>
    <w:p w:rsidR="00000000" w:rsidDel="00000000" w:rsidP="00000000" w:rsidRDefault="00000000" w:rsidRPr="00000000" w14:paraId="00002396">
      <w:pPr>
        <w:rPr/>
        <w:sectPr>
          <w:headerReference r:id="rId133" w:type="default"/>
          <w:footerReference r:id="rId13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5" w:type="default"/>
          <w:footerReference r:id="rId136" w:type="default"/>
          <w:type w:val="nextPage"/>
          <w:pgSz w:h="15840" w:w="12240" w:orient="portrait"/>
          <w:pgMar w:bottom="1440" w:top="1440" w:left="1440" w:right="1440" w:header="720" w:footer="720"/>
          <w:pgNumType w:start="1"/>
        </w:sectPr>
      </w:pPr>
      <w:bookmarkStart w:colFirst="0" w:colLast="0" w:name="_z9fe55zc5n"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alien short</w:t>
      </w:r>
      <w:r w:rsidDel="00000000" w:rsidR="00000000" w:rsidRPr="00000000">
        <w:rPr>
          <w:rtl w:val="0"/>
        </w:rPr>
      </w:r>
    </w:p>
    <w:p w:rsidR="00000000" w:rsidDel="00000000" w:rsidP="00000000" w:rsidRDefault="00000000" w:rsidRPr="00000000" w14:paraId="0000239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[Theater. Everyone but Starr, Warren, and the extras are looking outside the window. Nervous/excited chatting]</w:t>
      </w:r>
    </w:p>
    <w:p w:rsidR="00000000" w:rsidDel="00000000" w:rsidP="00000000" w:rsidRDefault="00000000" w:rsidRPr="00000000" w14:paraId="00002399">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9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r>
    </w:p>
    <w:p w:rsidR="00000000" w:rsidDel="00000000" w:rsidP="00000000" w:rsidRDefault="00000000" w:rsidRPr="00000000" w14:paraId="0000239B">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Chat what IS that? What the </w:t>
      </w:r>
      <w:r w:rsidDel="00000000" w:rsidR="00000000" w:rsidRPr="00000000">
        <w:rPr>
          <w:rFonts w:ascii="Courier" w:cs="Courier" w:eastAsia="Courier" w:hAnsi="Courier"/>
          <w:i w:val="1"/>
          <w:iCs w:val="1"/>
          <w:sz w:val="24"/>
          <w:szCs w:val="24"/>
          <w:rtl w:val="0"/>
        </w:rPr>
        <w:t xml:space="preserve">fuck IS </w:t>
      </w:r>
      <w:r w:rsidDel="00000000" w:rsidR="00000000" w:rsidRPr="00000000">
        <w:rPr>
          <w:rFonts w:ascii="Courier" w:cs="Courier" w:eastAsia="Courier" w:hAnsi="Courier"/>
          <w:sz w:val="24"/>
          <w:szCs w:val="24"/>
          <w:rtl w:val="0"/>
        </w:rPr>
        <w:t xml:space="preserve">that?</w:t>
      </w:r>
    </w:p>
    <w:p w:rsidR="00000000" w:rsidDel="00000000" w:rsidP="00000000" w:rsidRDefault="00000000" w:rsidRPr="00000000" w14:paraId="0000239C">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9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39E">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nuke</w:t>
      </w:r>
    </w:p>
    <w:p w:rsidR="00000000" w:rsidDel="00000000" w:rsidP="00000000" w:rsidRDefault="00000000" w:rsidRPr="00000000" w14:paraId="0000239F">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A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3A1">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NUH uh Cas, I KNOW my nukes. That out there, that is not a nuke.</w:t>
      </w:r>
    </w:p>
    <w:p w:rsidR="00000000" w:rsidDel="00000000" w:rsidP="00000000" w:rsidRDefault="00000000" w:rsidRPr="00000000" w14:paraId="000023A2">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A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3A4">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beg to differ </w:t>
      </w:r>
      <w:r w:rsidDel="00000000" w:rsidR="00000000" w:rsidRPr="00000000">
        <w:rPr>
          <w:rFonts w:ascii="Courier" w:cs="Courier" w:eastAsia="Courier" w:hAnsi="Courier"/>
          <w:sz w:val="24"/>
          <w:szCs w:val="24"/>
          <w:rtl w:val="0"/>
        </w:rPr>
        <w:t xml:space="preserve">deegsyboy</w:t>
      </w:r>
      <w:r w:rsidDel="00000000" w:rsidR="00000000" w:rsidRPr="00000000">
        <w:rPr>
          <w:rtl w:val="0"/>
        </w:rPr>
      </w:r>
    </w:p>
    <w:p w:rsidR="00000000" w:rsidDel="00000000" w:rsidP="00000000" w:rsidRDefault="00000000" w:rsidRPr="00000000" w14:paraId="000023A5">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A6">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3A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 don’t think I know what a FUCKING NUKE LOOKS LIKE?? YOU DON’T THINK I KNOW?? YOU DON’T- Where’s that Starr kid, he’ll tell you about the collection I have in my desk drawer.</w:t>
      </w:r>
    </w:p>
    <w:p w:rsidR="00000000" w:rsidDel="00000000" w:rsidP="00000000" w:rsidRDefault="00000000" w:rsidRPr="00000000" w14:paraId="000023A8">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A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r>
    </w:p>
    <w:p w:rsidR="00000000" w:rsidDel="00000000" w:rsidP="00000000" w:rsidRDefault="00000000" w:rsidRPr="00000000" w14:paraId="000023A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 how small are your NUKES?</w:t>
      </w:r>
    </w:p>
    <w:p w:rsidR="00000000" w:rsidDel="00000000" w:rsidP="00000000" w:rsidRDefault="00000000" w:rsidRPr="00000000" w14:paraId="000023AB">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A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3A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It’s a big drawer.</w:t>
      </w:r>
    </w:p>
    <w:p w:rsidR="00000000" w:rsidDel="00000000" w:rsidP="00000000" w:rsidRDefault="00000000" w:rsidRPr="00000000" w14:paraId="000023AE">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A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(Entering)</w:t>
      </w:r>
    </w:p>
    <w:p w:rsidR="00000000" w:rsidDel="00000000" w:rsidP="00000000" w:rsidRDefault="00000000" w:rsidRPr="00000000" w14:paraId="000023B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Howwwdy ho, what’s with all the hubbub? </w:t>
      </w:r>
      <w:r w:rsidDel="00000000" w:rsidR="00000000" w:rsidRPr="00000000">
        <w:rPr>
          <w:rFonts w:ascii="Courier" w:cs="Courier" w:eastAsia="Courier" w:hAnsi="Courier"/>
          <w:sz w:val="24"/>
          <w:szCs w:val="24"/>
          <w:rtl w:val="0"/>
        </w:rPr>
        <w:t xml:space="preserve">What we looking</w:t>
      </w:r>
      <w:r w:rsidDel="00000000" w:rsidR="00000000" w:rsidRPr="00000000">
        <w:rPr>
          <w:rFonts w:ascii="Courier" w:cs="Courier" w:eastAsia="Courier" w:hAnsi="Courier"/>
          <w:sz w:val="24"/>
          <w:szCs w:val="24"/>
          <w:rtl w:val="0"/>
        </w:rPr>
        <w:t xml:space="preserve"> at here?</w:t>
      </w:r>
    </w:p>
    <w:p w:rsidR="00000000" w:rsidDel="00000000" w:rsidP="00000000" w:rsidRDefault="00000000" w:rsidRPr="00000000" w14:paraId="000023B1">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B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3B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nuke</w:t>
      </w:r>
    </w:p>
    <w:p w:rsidR="00000000" w:rsidDel="00000000" w:rsidP="00000000" w:rsidRDefault="00000000" w:rsidRPr="00000000" w14:paraId="000023B4">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B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3B6">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it’s not a- Aughhh… Starr, explain it to him.</w:t>
      </w:r>
    </w:p>
    <w:p w:rsidR="00000000" w:rsidDel="00000000" w:rsidP="00000000" w:rsidRDefault="00000000" w:rsidRPr="00000000" w14:paraId="000023B7">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B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3B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Hmm it kinda looks like a- oh my FUCKING GOD DUDE ITS A FLYING SAUCER WE’RE GONNA BE BEAMED INTO FUCKING SPACE MAN AAAAAAAA-</w:t>
      </w:r>
    </w:p>
    <w:p w:rsidR="00000000" w:rsidDel="00000000" w:rsidP="00000000" w:rsidRDefault="00000000" w:rsidRPr="00000000" w14:paraId="000023BA">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BB">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3B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Shh dude… inside voice, inside voice. The extras are still practicing on stage, they’re not allowed to join in on the conversation.</w:t>
      </w:r>
    </w:p>
    <w:p w:rsidR="00000000" w:rsidDel="00000000" w:rsidP="00000000" w:rsidRDefault="00000000" w:rsidRPr="00000000" w14:paraId="000023BD">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BE">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[INTRO]</w:t>
      </w:r>
    </w:p>
    <w:p w:rsidR="00000000" w:rsidDel="00000000" w:rsidP="00000000" w:rsidRDefault="00000000" w:rsidRPr="00000000" w14:paraId="000023BF">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C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3C1">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why’d the aliens have to choose TODAY of </w:t>
      </w:r>
      <w:r w:rsidDel="00000000" w:rsidR="00000000" w:rsidRPr="00000000">
        <w:rPr>
          <w:rFonts w:ascii="Courier" w:cs="Courier" w:eastAsia="Courier" w:hAnsi="Courier"/>
          <w:i w:val="1"/>
          <w:iCs w:val="1"/>
          <w:sz w:val="24"/>
          <w:szCs w:val="24"/>
          <w:rtl w:val="0"/>
        </w:rPr>
        <w:t xml:space="preserve">all days</w:t>
      </w:r>
      <w:r w:rsidDel="00000000" w:rsidR="00000000" w:rsidRPr="00000000">
        <w:rPr>
          <w:rFonts w:ascii="Courier" w:cs="Courier" w:eastAsia="Courier" w:hAnsi="Courier"/>
          <w:sz w:val="24"/>
          <w:szCs w:val="24"/>
          <w:rtl w:val="0"/>
        </w:rPr>
        <w:t xml:space="preserve"> to invade earth?? It’s literally “Alien’s-Don’t-Invade-Earth Day!!”</w:t>
      </w:r>
    </w:p>
    <w:p w:rsidR="00000000" w:rsidDel="00000000" w:rsidP="00000000" w:rsidRDefault="00000000" w:rsidRPr="00000000" w14:paraId="000023C2">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C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r>
    </w:p>
    <w:p w:rsidR="00000000" w:rsidDel="00000000" w:rsidP="00000000" w:rsidRDefault="00000000" w:rsidRPr="00000000" w14:paraId="000023C4">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no fucking respect for earth culture.</w:t>
      </w:r>
    </w:p>
    <w:p w:rsidR="00000000" w:rsidDel="00000000" w:rsidP="00000000" w:rsidRDefault="00000000" w:rsidRPr="00000000" w14:paraId="000023C5">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C6">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3C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w:t>
      </w:r>
      <w:r w:rsidDel="00000000" w:rsidR="00000000" w:rsidRPr="00000000">
        <w:rPr>
          <w:rFonts w:ascii="Courier" w:cs="Courier" w:eastAsia="Courier" w:hAnsi="Courier"/>
          <w:b w:val="1"/>
          <w:bCs w:val="1"/>
          <w:i w:val="1"/>
          <w:iCs w:val="1"/>
          <w:sz w:val="24"/>
          <w:szCs w:val="24"/>
          <w:rtl w:val="0"/>
        </w:rPr>
        <w:t xml:space="preserve">HATE </w:t>
      </w:r>
      <w:r w:rsidDel="00000000" w:rsidR="00000000" w:rsidRPr="00000000">
        <w:rPr>
          <w:rFonts w:ascii="Courier" w:cs="Courier" w:eastAsia="Courier" w:hAnsi="Courier"/>
          <w:sz w:val="24"/>
          <w:szCs w:val="24"/>
          <w:rtl w:val="0"/>
        </w:rPr>
        <w:t xml:space="preserve">those dadgum </w:t>
      </w:r>
      <w:r w:rsidDel="00000000" w:rsidR="00000000" w:rsidRPr="00000000">
        <w:rPr>
          <w:rFonts w:ascii="Courier" w:cs="Courier" w:eastAsia="Courier" w:hAnsi="Courier"/>
          <w:b w:val="1"/>
          <w:bCs w:val="1"/>
          <w:i w:val="1"/>
          <w:iCs w:val="1"/>
          <w:sz w:val="24"/>
          <w:szCs w:val="24"/>
          <w:rtl w:val="0"/>
        </w:rPr>
        <w:t xml:space="preserve">aliers</w:t>
      </w:r>
      <w:r w:rsidDel="00000000" w:rsidR="00000000" w:rsidRPr="00000000">
        <w:rPr>
          <w:rFonts w:ascii="Courier" w:cs="Courier" w:eastAsia="Courier" w:hAnsi="Courier"/>
          <w:b w:val="1"/>
          <w:bCs w:val="1"/>
          <w:i w:val="1"/>
          <w:iCs w:val="1"/>
          <w:sz w:val="24"/>
          <w:szCs w:val="24"/>
          <w:rtl w:val="0"/>
        </w:rPr>
        <w:t xml:space="preserve">!!</w:t>
      </w:r>
      <w:r w:rsidDel="00000000" w:rsidR="00000000" w:rsidRPr="00000000">
        <w:rPr>
          <w:rFonts w:ascii="Courier" w:cs="Courier" w:eastAsia="Courier" w:hAnsi="Courier"/>
          <w:sz w:val="24"/>
          <w:szCs w:val="24"/>
          <w:rtl w:val="0"/>
        </w:rPr>
        <w:t xml:space="preserve"> Never respectin’ America! Rock flag and eagle, bitches!!</w:t>
      </w:r>
    </w:p>
    <w:p w:rsidR="00000000" w:rsidDel="00000000" w:rsidP="00000000" w:rsidRDefault="00000000" w:rsidRPr="00000000" w14:paraId="000023C8">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C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3C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AAAAAA- We’re gonna die. Ohhhh man we’re gonna die. Ohhh my… oh my g- ohhhhh man… I- ohh man, I… I mean- ohhhh… I mean I, I guess I… I guess I’ve made, I mean, I've made peace with it. </w:t>
      </w:r>
      <w:r w:rsidDel="00000000" w:rsidR="00000000" w:rsidRPr="00000000">
        <w:rPr>
          <w:rFonts w:ascii="Courier" w:cs="Courier" w:eastAsia="Courier" w:hAnsi="Courier"/>
          <w:sz w:val="24"/>
          <w:szCs w:val="24"/>
          <w:rtl w:val="0"/>
        </w:rPr>
        <w:t xml:space="preserve">Oookay I made</w:t>
      </w:r>
      <w:r w:rsidDel="00000000" w:rsidR="00000000" w:rsidRPr="00000000">
        <w:rPr>
          <w:rFonts w:ascii="Courier" w:cs="Courier" w:eastAsia="Courier" w:hAnsi="Courier"/>
          <w:sz w:val="24"/>
          <w:szCs w:val="24"/>
          <w:rtl w:val="0"/>
        </w:rPr>
        <w:t xml:space="preserve"> peace with it. I’m good.</w:t>
      </w:r>
    </w:p>
    <w:p w:rsidR="00000000" w:rsidDel="00000000" w:rsidP="00000000" w:rsidRDefault="00000000" w:rsidRPr="00000000" w14:paraId="000023CB">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C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 (Entering the theater)</w:t>
      </w:r>
    </w:p>
    <w:p w:rsidR="00000000" w:rsidDel="00000000" w:rsidP="00000000" w:rsidRDefault="00000000" w:rsidRPr="00000000" w14:paraId="000023C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Uhh hey kids, there’s a flying saucer outside, I dunno if you saw it yet, but… yeah. Looks like an alien spaceship, like a flying saucer, or something. If you haven't already seen it, but… yeah.</w:t>
      </w:r>
    </w:p>
    <w:p w:rsidR="00000000" w:rsidDel="00000000" w:rsidP="00000000" w:rsidRDefault="00000000" w:rsidRPr="00000000" w14:paraId="000023CE">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C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3D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Geez, thanks Warren, thanks. I don’t think anyone noticed it. Guys, look, flying saucer, everyone.</w:t>
      </w:r>
    </w:p>
    <w:p w:rsidR="00000000" w:rsidDel="00000000" w:rsidP="00000000" w:rsidRDefault="00000000" w:rsidRPr="00000000" w14:paraId="000023D1">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D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3D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My favorite saucer is tarter sauce!</w:t>
      </w:r>
    </w:p>
    <w:p w:rsidR="00000000" w:rsidDel="00000000" w:rsidP="00000000" w:rsidRDefault="00000000" w:rsidRPr="00000000" w14:paraId="000023D4">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D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3D6">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Hmm yum agreed.</w:t>
      </w:r>
    </w:p>
    <w:p w:rsidR="00000000" w:rsidDel="00000000" w:rsidP="00000000" w:rsidRDefault="00000000" w:rsidRPr="00000000" w14:paraId="000023D7">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D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3D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Hell yeah Spence. Good boy.</w:t>
      </w:r>
    </w:p>
    <w:p w:rsidR="00000000" w:rsidDel="00000000" w:rsidP="00000000" w:rsidRDefault="00000000" w:rsidRPr="00000000" w14:paraId="000023DA">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DB">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3D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what the fuck, HELL no, my bretheran, KETCHUP is where it’s at!</w:t>
      </w:r>
    </w:p>
    <w:p w:rsidR="00000000" w:rsidDel="00000000" w:rsidP="00000000" w:rsidRDefault="00000000" w:rsidRPr="00000000" w14:paraId="000023DD">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DE">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3D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yum or mustard</w:t>
      </w:r>
    </w:p>
    <w:p w:rsidR="00000000" w:rsidDel="00000000" w:rsidP="00000000" w:rsidRDefault="00000000" w:rsidRPr="00000000" w14:paraId="000023E0">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E1">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3E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guys could we stop talking about my bodily fluids, it’s making me really uncomfortable and I didn't consent to this.</w:t>
      </w:r>
    </w:p>
    <w:p w:rsidR="00000000" w:rsidDel="00000000" w:rsidP="00000000" w:rsidRDefault="00000000" w:rsidRPr="00000000" w14:paraId="000023E3">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E4">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3E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why is it called a flying saucer are the aliens gay like haha sauce what</w:t>
      </w:r>
    </w:p>
    <w:p w:rsidR="00000000" w:rsidDel="00000000" w:rsidP="00000000" w:rsidRDefault="00000000" w:rsidRPr="00000000" w14:paraId="000023E6">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E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r>
    </w:p>
    <w:p w:rsidR="00000000" w:rsidDel="00000000" w:rsidP="00000000" w:rsidRDefault="00000000" w:rsidRPr="00000000" w14:paraId="000023E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can’t ALL be gay, Cas, that’s a generalization!</w:t>
      </w:r>
    </w:p>
    <w:p w:rsidR="00000000" w:rsidDel="00000000" w:rsidP="00000000" w:rsidRDefault="00000000" w:rsidRPr="00000000" w14:paraId="000023E9">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E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w:t>
      </w:r>
    </w:p>
    <w:p w:rsidR="00000000" w:rsidDel="00000000" w:rsidP="00000000" w:rsidRDefault="00000000" w:rsidRPr="00000000" w14:paraId="000023EB">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And we don’t generalize here! In fact, I’d even say we </w:t>
      </w:r>
      <w:r w:rsidDel="00000000" w:rsidR="00000000" w:rsidRPr="00000000">
        <w:rPr>
          <w:rFonts w:ascii="Courier" w:cs="Courier" w:eastAsia="Courier" w:hAnsi="Courier"/>
          <w:i w:val="1"/>
          <w:iCs w:val="1"/>
          <w:sz w:val="24"/>
          <w:szCs w:val="24"/>
          <w:rtl w:val="0"/>
        </w:rPr>
        <w:t xml:space="preserve">respect </w:t>
      </w:r>
      <w:r w:rsidDel="00000000" w:rsidR="00000000" w:rsidRPr="00000000">
        <w:rPr>
          <w:rFonts w:ascii="Courier" w:cs="Courier" w:eastAsia="Courier" w:hAnsi="Courier"/>
          <w:sz w:val="24"/>
          <w:szCs w:val="24"/>
          <w:rtl w:val="0"/>
        </w:rPr>
        <w:t xml:space="preserve">all sexualities, and women and stuff like that.</w:t>
      </w:r>
    </w:p>
    <w:p w:rsidR="00000000" w:rsidDel="00000000" w:rsidP="00000000" w:rsidRDefault="00000000" w:rsidRPr="00000000" w14:paraId="000023EC">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E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 (Carrying two burgers)</w:t>
      </w:r>
    </w:p>
    <w:p w:rsidR="00000000" w:rsidDel="00000000" w:rsidP="00000000" w:rsidRDefault="00000000" w:rsidRPr="00000000" w14:paraId="000023EE">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SEE, look, look, I can prove it to you- I put KETCHUP on one burger and TARTER sauce on the other- which one’s gonna taste better, seafood sherlock?</w:t>
      </w:r>
    </w:p>
    <w:p w:rsidR="00000000" w:rsidDel="00000000" w:rsidP="00000000" w:rsidRDefault="00000000" w:rsidRPr="00000000" w14:paraId="000023EF">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F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3F1">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Neither! That’s my cousin and my aunt!</w:t>
      </w:r>
    </w:p>
    <w:p w:rsidR="00000000" w:rsidDel="00000000" w:rsidP="00000000" w:rsidRDefault="00000000" w:rsidRPr="00000000" w14:paraId="000023F2">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F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3F4">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highkey wasn’t talking to you, cityboy. Starr, take a gander. TELL ME ketchup isn’t better.</w:t>
      </w:r>
    </w:p>
    <w:p w:rsidR="00000000" w:rsidDel="00000000" w:rsidP="00000000" w:rsidRDefault="00000000" w:rsidRPr="00000000" w14:paraId="000023F5">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F6">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3F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well uh, hmm… I mean… I guess, bro… NAH I’m sticking to my O.G. claim, tarter sauce is where it’s AT! Y’know, like, for seafood and stuff… squid.</w:t>
      </w:r>
    </w:p>
    <w:p w:rsidR="00000000" w:rsidDel="00000000" w:rsidP="00000000" w:rsidRDefault="00000000" w:rsidRPr="00000000" w14:paraId="000023F8">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F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3F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Mm sorry to interrupt </w:t>
      </w:r>
      <w:r w:rsidDel="00000000" w:rsidR="00000000" w:rsidRPr="00000000">
        <w:rPr>
          <w:rFonts w:ascii="Courier" w:cs="Courier" w:eastAsia="Courier" w:hAnsi="Courier"/>
          <w:sz w:val="24"/>
          <w:szCs w:val="24"/>
          <w:rtl w:val="0"/>
        </w:rPr>
        <w:t xml:space="preserve">you</w:t>
      </w:r>
      <w:r w:rsidDel="00000000" w:rsidR="00000000" w:rsidRPr="00000000">
        <w:rPr>
          <w:rFonts w:ascii="Courier" w:cs="Courier" w:eastAsia="Courier" w:hAnsi="Courier"/>
          <w:sz w:val="24"/>
          <w:szCs w:val="24"/>
          <w:rtl w:val="0"/>
        </w:rPr>
        <w:t xml:space="preserve"> </w:t>
      </w:r>
      <w:r w:rsidDel="00000000" w:rsidR="00000000" w:rsidRPr="00000000">
        <w:rPr>
          <w:rFonts w:ascii="Courier" w:cs="Courier" w:eastAsia="Courier" w:hAnsi="Courier"/>
          <w:i w:val="1"/>
          <w:iCs w:val="1"/>
          <w:sz w:val="24"/>
          <w:szCs w:val="24"/>
          <w:rtl w:val="0"/>
        </w:rPr>
        <w:t xml:space="preserve">condiment complaining bastards</w:t>
      </w:r>
      <w:r w:rsidDel="00000000" w:rsidR="00000000" w:rsidRPr="00000000">
        <w:rPr>
          <w:rFonts w:ascii="Courier" w:cs="Courier" w:eastAsia="Courier" w:hAnsi="Courier"/>
          <w:sz w:val="24"/>
          <w:szCs w:val="24"/>
          <w:rtl w:val="0"/>
        </w:rPr>
        <w:t xml:space="preserve"> but the flying saucer is getting closer…</w:t>
      </w:r>
    </w:p>
    <w:p w:rsidR="00000000" w:rsidDel="00000000" w:rsidP="00000000" w:rsidRDefault="00000000" w:rsidRPr="00000000" w14:paraId="000023FB">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F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3F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aliens are gay</w:t>
      </w:r>
    </w:p>
    <w:p w:rsidR="00000000" w:rsidDel="00000000" w:rsidP="00000000" w:rsidRDefault="00000000" w:rsidRPr="00000000" w14:paraId="000023FE">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3F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r>
    </w:p>
    <w:p w:rsidR="00000000" w:rsidDel="00000000" w:rsidP="00000000" w:rsidRDefault="00000000" w:rsidRPr="00000000" w14:paraId="0000240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Ha. Fuckin’ Space-Butt Pirates.</w:t>
      </w:r>
    </w:p>
    <w:p w:rsidR="00000000" w:rsidDel="00000000" w:rsidP="00000000" w:rsidRDefault="00000000" w:rsidRPr="00000000" w14:paraId="00002401">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0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40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Woah woah WOAHH man is that- I mean, do we think that’s offensive to them? Like, gay aliens in space, do y’think they call each other space-butt pirates?</w:t>
      </w:r>
    </w:p>
    <w:p w:rsidR="00000000" w:rsidDel="00000000" w:rsidP="00000000" w:rsidRDefault="00000000" w:rsidRPr="00000000" w14:paraId="00002404">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0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06">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I mean, we don’t call eachtoher LAND-butt pirates here, do we? I feel like they prolly just, y’know… say the same shit we do.</w:t>
      </w:r>
    </w:p>
    <w:p w:rsidR="00000000" w:rsidDel="00000000" w:rsidP="00000000" w:rsidRDefault="00000000" w:rsidRPr="00000000" w14:paraId="00002407">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0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40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Are any of you ballsack hangers ALSO worried about the ever-approaching FUCKING ALIEN SPACESHIP!!??</w:t>
      </w:r>
    </w:p>
    <w:p w:rsidR="00000000" w:rsidDel="00000000" w:rsidP="00000000" w:rsidRDefault="00000000" w:rsidRPr="00000000" w14:paraId="0000240A">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0B">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40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ufo wooooosh haha</w:t>
      </w:r>
    </w:p>
    <w:p w:rsidR="00000000" w:rsidDel="00000000" w:rsidP="00000000" w:rsidRDefault="00000000" w:rsidRPr="00000000" w14:paraId="0000240D">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0E">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r>
    </w:p>
    <w:p w:rsidR="00000000" w:rsidDel="00000000" w:rsidP="00000000" w:rsidRDefault="00000000" w:rsidRPr="00000000" w14:paraId="0000240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Y’know kids, I had a whole lesson planned out for theater today, but I guess we can’t really do any of it now… Y’know, because of the alien invasion… Y’know like, we can’t do the lesson I planned… Sucks, man…</w:t>
      </w:r>
    </w:p>
    <w:p w:rsidR="00000000" w:rsidDel="00000000" w:rsidP="00000000" w:rsidRDefault="00000000" w:rsidRPr="00000000" w14:paraId="00002410">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11">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41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Be so for real Warren, don’t lie to our faces. Don’t do that.</w:t>
      </w:r>
    </w:p>
    <w:p w:rsidR="00000000" w:rsidDel="00000000" w:rsidP="00000000" w:rsidRDefault="00000000" w:rsidRPr="00000000" w14:paraId="00002413">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14">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41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saucers here</w:t>
      </w:r>
    </w:p>
    <w:p w:rsidR="00000000" w:rsidDel="00000000" w:rsidP="00000000" w:rsidRDefault="00000000" w:rsidRPr="00000000" w14:paraId="00002416">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1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spaceship suddenly lifts up the ceiling and walls of the theater with its beam, while everyone is screaming (Warren and Cas’ screams are super monotone) People get beamed upwards, and the spaceship has blades on the bottom so it destroys anything that gets beamed up. VERY violent.]</w:t>
      </w:r>
    </w:p>
    <w:p w:rsidR="00000000" w:rsidDel="00000000" w:rsidP="00000000" w:rsidRDefault="00000000" w:rsidRPr="00000000" w14:paraId="00002418">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1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41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no…! Ghost of Washington, I call to you!! Thomas Jefferson!! GET THESE DADGUM ALIENS OUT OF OUR COUNTRYYYYYyyyyyyyy…]</w:t>
      </w:r>
    </w:p>
    <w:p w:rsidR="00000000" w:rsidDel="00000000" w:rsidP="00000000" w:rsidRDefault="00000000" w:rsidRPr="00000000" w14:paraId="0000241B">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1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1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Ah, fucking- welp, it’s been nice knowing ya, Deegs.</w:t>
      </w:r>
    </w:p>
    <w:p w:rsidR="00000000" w:rsidDel="00000000" w:rsidP="00000000" w:rsidRDefault="00000000" w:rsidRPr="00000000" w14:paraId="0000241E">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1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42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yeah well I mean, it could’ve been worse, for sure. Definitely could’ve been worse. 7/10 friend.</w:t>
      </w:r>
    </w:p>
    <w:p w:rsidR="00000000" w:rsidDel="00000000" w:rsidP="00000000" w:rsidRDefault="00000000" w:rsidRPr="00000000" w14:paraId="00002421">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2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(CRYING)</w:t>
      </w:r>
    </w:p>
    <w:p w:rsidR="00000000" w:rsidDel="00000000" w:rsidP="00000000" w:rsidRDefault="00000000" w:rsidRPr="00000000" w14:paraId="0000242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AUGH!! Deegs!! That’s the nicest thing you’ve ever said to me! I’ll never forget that for the rest of my- Wait, do you guys wanna hear a joke? I guess you could say this is an… ALIEN EXPERIENCE for us…</w:t>
      </w:r>
    </w:p>
    <w:p w:rsidR="00000000" w:rsidDel="00000000" w:rsidP="00000000" w:rsidRDefault="00000000" w:rsidRPr="00000000" w14:paraId="00002424">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2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cheesily laughs and then dies]</w:t>
      </w:r>
    </w:p>
    <w:p w:rsidR="00000000" w:rsidDel="00000000" w:rsidP="00000000" w:rsidRDefault="00000000" w:rsidRPr="00000000" w14:paraId="00002426">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2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[END]</w:t>
      </w:r>
    </w:p>
    <w:p w:rsidR="00000000" w:rsidDel="00000000" w:rsidP="00000000" w:rsidRDefault="00000000" w:rsidRPr="00000000" w14:paraId="00002428">
      <w:pPr>
        <w:rPr>
          <w:rFonts w:ascii="Courier" w:cs="Courier" w:eastAsia="Courier" w:hAnsi="Courier"/>
          <w:sz w:val="24"/>
          <w:szCs w:val="24"/>
        </w:rPr>
        <w:sectPr>
          <w:headerReference r:id="rId137" w:type="default"/>
          <w:footerReference r:id="rId13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sz w:val="24"/>
          <w:szCs w:val="24"/>
        </w:rPr>
        <w:sectPr>
          <w:headerReference r:id="rId139" w:type="default"/>
          <w:footerReference r:id="rId140" w:type="default"/>
          <w:type w:val="nextPage"/>
          <w:pgSz w:h="15840" w:w="12240" w:orient="portrait"/>
          <w:pgMar w:bottom="1440" w:top="1440" w:left="1440" w:right="1440" w:header="720" w:footer="720"/>
          <w:pgNumType w:start="1"/>
        </w:sectPr>
      </w:pPr>
      <w:bookmarkStart w:colFirst="0" w:colLast="0" w:name="_rznnjrz0wovg"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spencer-san short</w:t>
      </w:r>
      <w:r w:rsidDel="00000000" w:rsidR="00000000" w:rsidRPr="00000000">
        <w:rPr>
          <w:rtl w:val="0"/>
        </w:rPr>
      </w:r>
    </w:p>
    <w:p w:rsidR="00000000" w:rsidDel="00000000" w:rsidP="00000000" w:rsidRDefault="00000000" w:rsidRPr="00000000" w14:paraId="0000242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house. Everyone watches Starr ponder in chess with Deegs]</w:t>
      </w:r>
    </w:p>
    <w:p w:rsidR="00000000" w:rsidDel="00000000" w:rsidP="00000000" w:rsidRDefault="00000000" w:rsidRPr="00000000" w14:paraId="0000242B">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2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(Pondering)</w:t>
      </w:r>
    </w:p>
    <w:p w:rsidR="00000000" w:rsidDel="00000000" w:rsidP="00000000" w:rsidRDefault="00000000" w:rsidRPr="00000000" w14:paraId="0000242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if I go there then you go- man fuck this shit, chess </w:t>
      </w:r>
      <w:r w:rsidDel="00000000" w:rsidR="00000000" w:rsidRPr="00000000">
        <w:rPr>
          <w:rFonts w:ascii="Courier" w:cs="Courier" w:eastAsia="Courier" w:hAnsi="Courier"/>
          <w:b w:val="1"/>
          <w:bCs w:val="1"/>
          <w:sz w:val="24"/>
          <w:szCs w:val="24"/>
          <w:rtl w:val="0"/>
        </w:rPr>
        <w:t xml:space="preserve">sucks</w:t>
      </w:r>
      <w:r w:rsidDel="00000000" w:rsidR="00000000" w:rsidRPr="00000000">
        <w:rPr>
          <w:rFonts w:ascii="Courier" w:cs="Courier" w:eastAsia="Courier" w:hAnsi="Courier"/>
          <w:sz w:val="24"/>
          <w:szCs w:val="24"/>
          <w:rtl w:val="0"/>
        </w:rPr>
        <w:t xml:space="preserve">. Now… aha! If I go HERE, will you kill my queen?</w:t>
      </w:r>
    </w:p>
    <w:p w:rsidR="00000000" w:rsidDel="00000000" w:rsidP="00000000" w:rsidRDefault="00000000" w:rsidRPr="00000000" w14:paraId="0000242E">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2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43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Maybe.</w:t>
      </w:r>
    </w:p>
    <w:p w:rsidR="00000000" w:rsidDel="00000000" w:rsidP="00000000" w:rsidRDefault="00000000" w:rsidRPr="00000000" w14:paraId="00002431">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3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3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Don’t. Promise.</w:t>
      </w:r>
    </w:p>
    <w:p w:rsidR="00000000" w:rsidDel="00000000" w:rsidP="00000000" w:rsidRDefault="00000000" w:rsidRPr="00000000" w14:paraId="00002434">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3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436">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DON’T promise?</w:t>
      </w:r>
    </w:p>
    <w:p w:rsidR="00000000" w:rsidDel="00000000" w:rsidP="00000000" w:rsidRDefault="00000000" w:rsidRPr="00000000" w14:paraId="00002437">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3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3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Shut up. I’m moving my horsey piece here.</w:t>
      </w:r>
    </w:p>
    <w:p w:rsidR="00000000" w:rsidDel="00000000" w:rsidP="00000000" w:rsidRDefault="00000000" w:rsidRPr="00000000" w14:paraId="0000243A">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3B">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43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Aaaaaand checkmate.</w:t>
      </w:r>
    </w:p>
    <w:p w:rsidR="00000000" w:rsidDel="00000000" w:rsidP="00000000" w:rsidRDefault="00000000" w:rsidRPr="00000000" w14:paraId="0000243D">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3E">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3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GODDAMNIT dude, this isn’t fair, I’m not Russian.</w:t>
      </w:r>
    </w:p>
    <w:p w:rsidR="00000000" w:rsidDel="00000000" w:rsidP="00000000" w:rsidRDefault="00000000" w:rsidRPr="00000000" w14:paraId="00002440">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41">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44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do </w:t>
      </w:r>
      <w:r w:rsidDel="00000000" w:rsidR="00000000" w:rsidRPr="00000000">
        <w:rPr>
          <w:rFonts w:ascii="Courier" w:cs="Courier" w:eastAsia="Courier" w:hAnsi="Courier"/>
          <w:b w:val="1"/>
          <w:bCs w:val="1"/>
          <w:i w:val="1"/>
          <w:iCs w:val="1"/>
          <w:sz w:val="24"/>
          <w:szCs w:val="24"/>
          <w:u w:val="single"/>
          <w:rtl w:val="0"/>
        </w:rPr>
        <w:t xml:space="preserve">I</w:t>
      </w:r>
      <w:r w:rsidDel="00000000" w:rsidR="00000000" w:rsidRPr="00000000">
        <w:rPr>
          <w:rFonts w:ascii="Courier" w:cs="Courier" w:eastAsia="Courier" w:hAnsi="Courier"/>
          <w:sz w:val="24"/>
          <w:szCs w:val="24"/>
          <w:rtl w:val="0"/>
        </w:rPr>
        <w:t xml:space="preserve"> look Russian to you?? I’m a CHEESEBURGER!</w:t>
      </w:r>
    </w:p>
    <w:p w:rsidR="00000000" w:rsidDel="00000000" w:rsidP="00000000" w:rsidRDefault="00000000" w:rsidRPr="00000000" w14:paraId="0000244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 lunges and bites him)</w:t>
      </w:r>
    </w:p>
    <w:p w:rsidR="00000000" w:rsidDel="00000000" w:rsidP="00000000" w:rsidRDefault="00000000" w:rsidRPr="00000000" w14:paraId="00002444">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FUCKING TRAVIS, STOP, GET OFFA ME YOU HICKBRAINED FATASS!!</w:t>
      </w:r>
    </w:p>
    <w:p w:rsidR="00000000" w:rsidDel="00000000" w:rsidP="00000000" w:rsidRDefault="00000000" w:rsidRPr="00000000" w14:paraId="00002445">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46">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(As they scuffle in the background)</w:t>
      </w:r>
    </w:p>
    <w:p w:rsidR="00000000" w:rsidDel="00000000" w:rsidP="00000000" w:rsidRDefault="00000000" w:rsidRPr="00000000" w14:paraId="0000244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Sigh… I said, SIGH…</w:t>
      </w:r>
    </w:p>
    <w:p w:rsidR="00000000" w:rsidDel="00000000" w:rsidP="00000000" w:rsidRDefault="00000000" w:rsidRPr="00000000" w14:paraId="00002448">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4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44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uh, what’s wrong, twinky?</w:t>
      </w:r>
    </w:p>
    <w:p w:rsidR="00000000" w:rsidDel="00000000" w:rsidP="00000000" w:rsidRDefault="00000000" w:rsidRPr="00000000" w14:paraId="0000244B">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4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4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man, thanks for asking, Spence… I love my little skull boy.</w:t>
      </w:r>
    </w:p>
    <w:p w:rsidR="00000000" w:rsidDel="00000000" w:rsidP="00000000" w:rsidRDefault="00000000" w:rsidRPr="00000000" w14:paraId="0000244E">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4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45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uh… love you too, dude.</w:t>
      </w:r>
    </w:p>
    <w:p w:rsidR="00000000" w:rsidDel="00000000" w:rsidP="00000000" w:rsidRDefault="00000000" w:rsidRPr="00000000" w14:paraId="00002451">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5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5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can you not interrupt me while I’m venting out my problems, Spencer?</w:t>
      </w:r>
    </w:p>
    <w:p w:rsidR="00000000" w:rsidDel="00000000" w:rsidP="00000000" w:rsidRDefault="00000000" w:rsidRPr="00000000" w14:paraId="00002454">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5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456">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uh, my bad. Hey, listen- if this is about losing chess, that’s okay, Starr! Everyone loses to Deegs, he’s on some Russian level shit in that game. And you’re PLENTY good at other things! I don’t mean to glaze, though.</w:t>
      </w:r>
    </w:p>
    <w:p w:rsidR="00000000" w:rsidDel="00000000" w:rsidP="00000000" w:rsidRDefault="00000000" w:rsidRPr="00000000" w14:paraId="00002457">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5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5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yeah, you’re right… I fucking HATE those Russians.</w:t>
      </w:r>
    </w:p>
    <w:p w:rsidR="00000000" w:rsidDel="00000000" w:rsidP="00000000" w:rsidRDefault="00000000" w:rsidRPr="00000000" w14:paraId="0000245A">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5B">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45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That’s not really what we were talking about but-</w:t>
      </w:r>
    </w:p>
    <w:p w:rsidR="00000000" w:rsidDel="00000000" w:rsidP="00000000" w:rsidRDefault="00000000" w:rsidRPr="00000000" w14:paraId="0000245D">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5E">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5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got to space first, they got a big ass army, they got bombs and shit, and NOW they’re better at chess, too! And they killed Creed, Spencer, they killed CREED!! But our beautiful States work best with our backs against the wall… Let’s go, Spence. We’re going to Russia!!</w:t>
      </w:r>
    </w:p>
    <w:p w:rsidR="00000000" w:rsidDel="00000000" w:rsidP="00000000" w:rsidRDefault="00000000" w:rsidRPr="00000000" w14:paraId="00002460">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61">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46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Welp, I’m supposed to go to my friend’s house at six to-</w:t>
      </w:r>
    </w:p>
    <w:p w:rsidR="00000000" w:rsidDel="00000000" w:rsidP="00000000" w:rsidRDefault="00000000" w:rsidRPr="00000000" w14:paraId="00002463">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64">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65">
      <w:pPr>
        <w:spacing w:line="240" w:lineRule="auto"/>
        <w:rPr>
          <w:rFonts w:ascii="Courier" w:cs="Courier" w:eastAsia="Courier" w:hAnsi="Courier"/>
          <w:sz w:val="24"/>
          <w:szCs w:val="24"/>
        </w:rPr>
      </w:pPr>
      <w:r w:rsidDel="00000000" w:rsidR="00000000" w:rsidRPr="00000000">
        <w:rPr>
          <w:rFonts w:ascii="Courier" w:cs="Courier" w:eastAsia="Courier" w:hAnsi="Courier"/>
          <w:b w:val="1"/>
          <w:bCs w:val="1"/>
          <w:i w:val="1"/>
          <w:iCs w:val="1"/>
          <w:sz w:val="24"/>
          <w:szCs w:val="24"/>
          <w:u w:val="single"/>
          <w:rtl w:val="0"/>
        </w:rPr>
        <w:t xml:space="preserve">I</w:t>
      </w:r>
      <w:r w:rsidDel="00000000" w:rsidR="00000000" w:rsidRPr="00000000">
        <w:rPr>
          <w:rFonts w:ascii="Courier" w:cs="Courier" w:eastAsia="Courier" w:hAnsi="Courier"/>
          <w:sz w:val="24"/>
          <w:szCs w:val="24"/>
          <w:rtl w:val="0"/>
        </w:rPr>
        <w:t xml:space="preserve"> am your friend now, Spencer! To the motherland!!!!</w:t>
      </w:r>
    </w:p>
    <w:p w:rsidR="00000000" w:rsidDel="00000000" w:rsidP="00000000" w:rsidRDefault="00000000" w:rsidRPr="00000000" w14:paraId="00002466">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6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 (ON PHONE)</w:t>
      </w:r>
    </w:p>
    <w:p w:rsidR="00000000" w:rsidDel="00000000" w:rsidP="00000000" w:rsidRDefault="00000000" w:rsidRPr="00000000" w14:paraId="0000246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sorry, no… I hate to disappoint you. Yeah, Russia, yeah. No, I can’t get out of it, he’s very adamant. Yeah I’ll- I’ll see you soon, bye. *SIGH* To the motherland we go.</w:t>
      </w:r>
    </w:p>
    <w:p w:rsidR="00000000" w:rsidDel="00000000" w:rsidP="00000000" w:rsidRDefault="00000000" w:rsidRPr="00000000" w14:paraId="00002469">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6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[INTRO]</w:t>
      </w:r>
    </w:p>
    <w:p w:rsidR="00000000" w:rsidDel="00000000" w:rsidP="00000000" w:rsidRDefault="00000000" w:rsidRPr="00000000" w14:paraId="0000246B">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6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[Russia. The plane lands on a runway and our heroes depart]</w:t>
      </w:r>
    </w:p>
    <w:p w:rsidR="00000000" w:rsidDel="00000000" w:rsidP="00000000" w:rsidRDefault="00000000" w:rsidRPr="00000000" w14:paraId="0000246D">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6E">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6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Alright Spence, so here’s the plan…! I’m just kidding, I got no plan. But what I DO got is the knowledge that karate ain’t exactly what these bearfighters are known for… so ONWARD, Spencer-San! We’re turning you into the next Bruce Lee!</w:t>
      </w:r>
    </w:p>
    <w:p w:rsidR="00000000" w:rsidDel="00000000" w:rsidP="00000000" w:rsidRDefault="00000000" w:rsidRPr="00000000" w14:paraId="00002470">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71">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47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look, it’s not for me. </w:t>
      </w:r>
      <w:r w:rsidDel="00000000" w:rsidR="00000000" w:rsidRPr="00000000">
        <w:rPr>
          <w:rFonts w:ascii="Courier" w:cs="Courier" w:eastAsia="Courier" w:hAnsi="Courier"/>
          <w:sz w:val="24"/>
          <w:szCs w:val="24"/>
          <w:rtl w:val="0"/>
        </w:rPr>
        <w:t xml:space="preserve">I get some</w:t>
      </w:r>
      <w:r w:rsidDel="00000000" w:rsidR="00000000" w:rsidRPr="00000000">
        <w:rPr>
          <w:rFonts w:ascii="Courier" w:cs="Courier" w:eastAsia="Courier" w:hAnsi="Courier"/>
          <w:sz w:val="24"/>
          <w:szCs w:val="24"/>
          <w:rtl w:val="0"/>
        </w:rPr>
        <w:t xml:space="preserve"> people like to fight, but I’m much more comfortable stepping aside and letting someone’s own bad karma catch up to them. I just think that’s only fair.</w:t>
      </w:r>
    </w:p>
    <w:p w:rsidR="00000000" w:rsidDel="00000000" w:rsidP="00000000" w:rsidRDefault="00000000" w:rsidRPr="00000000" w14:paraId="00002473">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74">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7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LIFE. ISN’T. FAIR, BUCKO! YOU GOTTA WORK FOR IT! And YOU’RE the fighter here- you’re made of pure BONE and I’m made of cellulose fibers, so I’ve kind of accepted my physical limits. Just listen to me like a good boy, and I’ll train you to bash in some brains. Capice? I’m taking you to the mountains, Spencer-San. It is time… for a montage…</w:t>
      </w:r>
    </w:p>
    <w:p w:rsidR="00000000" w:rsidDel="00000000" w:rsidP="00000000" w:rsidRDefault="00000000" w:rsidRPr="00000000" w14:paraId="00002476">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7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[CUT TO MOUNTAIN]</w:t>
      </w:r>
    </w:p>
    <w:p w:rsidR="00000000" w:rsidDel="00000000" w:rsidP="00000000" w:rsidRDefault="00000000" w:rsidRPr="00000000" w14:paraId="00002478">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7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7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First off, I’m gonna show you the crane kick.</w:t>
      </w:r>
    </w:p>
    <w:p w:rsidR="00000000" w:rsidDel="00000000" w:rsidP="00000000" w:rsidRDefault="00000000" w:rsidRPr="00000000" w14:paraId="0000247B">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7C">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47D">
      <w:pPr>
        <w:spacing w:line="240" w:lineRule="auto"/>
        <w:rPr>
          <w:rFonts w:ascii="Courier" w:cs="Courier" w:eastAsia="Courier" w:hAnsi="Courier"/>
          <w:b w:val="1"/>
          <w:bCs w:val="1"/>
          <w:i w:val="1"/>
          <w:iCs w:val="1"/>
          <w:sz w:val="24"/>
          <w:szCs w:val="24"/>
        </w:rPr>
      </w:pPr>
      <w:r w:rsidDel="00000000" w:rsidR="00000000" w:rsidRPr="00000000">
        <w:rPr>
          <w:rFonts w:ascii="Courier" w:cs="Courier" w:eastAsia="Courier" w:hAnsi="Courier"/>
          <w:sz w:val="24"/>
          <w:szCs w:val="24"/>
          <w:rtl w:val="0"/>
        </w:rPr>
        <w:t xml:space="preserve">Dude… what in the holy hairy balls is a </w:t>
      </w:r>
      <w:r w:rsidDel="00000000" w:rsidR="00000000" w:rsidRPr="00000000">
        <w:rPr>
          <w:rFonts w:ascii="Courier" w:cs="Courier" w:eastAsia="Courier" w:hAnsi="Courier"/>
          <w:b w:val="1"/>
          <w:bCs w:val="1"/>
          <w:i w:val="1"/>
          <w:iCs w:val="1"/>
          <w:sz w:val="24"/>
          <w:szCs w:val="24"/>
          <w:rtl w:val="0"/>
        </w:rPr>
        <w:t xml:space="preserve">KICK?</w:t>
      </w:r>
    </w:p>
    <w:p w:rsidR="00000000" w:rsidDel="00000000" w:rsidP="00000000" w:rsidRDefault="00000000" w:rsidRPr="00000000" w14:paraId="0000247E">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7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8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Hmm, right, right… It seems I forgot about the limits of the physical realms we manipulate to ferry these souls of ours… Ah well I guess we gotta do a montage for real this time.</w:t>
      </w:r>
    </w:p>
    <w:p w:rsidR="00000000" w:rsidDel="00000000" w:rsidP="00000000" w:rsidRDefault="00000000" w:rsidRPr="00000000" w14:paraId="00002481">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8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[Parody of eye of the tiger during the montage. No speaking, Starr makes Spencer do crazy shit like fighting a Colossal Squid in the ocean and obviously fighting a bear and other weight lifting]</w:t>
      </w:r>
    </w:p>
    <w:p w:rsidR="00000000" w:rsidDel="00000000" w:rsidP="00000000" w:rsidRDefault="00000000" w:rsidRPr="00000000" w14:paraId="00002483">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84">
      <w:pPr>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STARR</w:t>
      </w:r>
    </w:p>
    <w:p w:rsidR="00000000" w:rsidDel="00000000" w:rsidP="00000000" w:rsidRDefault="00000000" w:rsidRPr="00000000" w14:paraId="00002485">
      <w:pPr>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Little skull</w:t>
      </w:r>
    </w:p>
    <w:p w:rsidR="00000000" w:rsidDel="00000000" w:rsidP="00000000" w:rsidRDefault="00000000" w:rsidRPr="00000000" w14:paraId="00002486">
      <w:pPr>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Wants to chill on a beach</w:t>
      </w:r>
    </w:p>
    <w:p w:rsidR="00000000" w:rsidDel="00000000" w:rsidP="00000000" w:rsidRDefault="00000000" w:rsidRPr="00000000" w14:paraId="00002487">
      <w:pPr>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But heeds the call of the mountain</w:t>
      </w:r>
    </w:p>
    <w:p w:rsidR="00000000" w:rsidDel="00000000" w:rsidP="00000000" w:rsidRDefault="00000000" w:rsidRPr="00000000" w14:paraId="00002488">
      <w:pPr>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Climbing up, and now he’s kicking fucking ass</w:t>
      </w:r>
    </w:p>
    <w:p w:rsidR="00000000" w:rsidDel="00000000" w:rsidP="00000000" w:rsidRDefault="00000000" w:rsidRPr="00000000" w14:paraId="00002489">
      <w:pPr>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He’s a skull, and he’s here, and he’s queeeeeer</w:t>
      </w:r>
    </w:p>
    <w:p w:rsidR="00000000" w:rsidDel="00000000" w:rsidP="00000000" w:rsidRDefault="00000000" w:rsidRPr="00000000" w14:paraId="0000248A">
      <w:pPr>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He’s the</w:t>
      </w:r>
    </w:p>
    <w:p w:rsidR="00000000" w:rsidDel="00000000" w:rsidP="00000000" w:rsidRDefault="00000000" w:rsidRPr="00000000" w14:paraId="0000248B">
      <w:pPr>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king of karate, yeah he’s kicking some ass</w:t>
      </w:r>
    </w:p>
    <w:p w:rsidR="00000000" w:rsidDel="00000000" w:rsidP="00000000" w:rsidRDefault="00000000" w:rsidRPr="00000000" w14:paraId="0000248C">
      <w:pPr>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He can’t kick, but he’s kicking fucking asssss</w:t>
      </w:r>
    </w:p>
    <w:p w:rsidR="00000000" w:rsidDel="00000000" w:rsidP="00000000" w:rsidRDefault="00000000" w:rsidRPr="00000000" w14:paraId="0000248D">
      <w:pPr>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and if you try to fight him, well he’ll eat up your ass</w:t>
      </w:r>
    </w:p>
    <w:p w:rsidR="00000000" w:rsidDel="00000000" w:rsidP="00000000" w:rsidRDefault="00000000" w:rsidRPr="00000000" w14:paraId="0000248E">
      <w:pPr>
        <w:spacing w:line="240" w:lineRule="auto"/>
        <w:rPr>
          <w:rFonts w:ascii="Courier" w:cs="Courier" w:eastAsia="Courier" w:hAnsi="Courier"/>
          <w:b w:val="1"/>
          <w:bCs w:val="1"/>
          <w:sz w:val="24"/>
          <w:szCs w:val="24"/>
        </w:rPr>
      </w:pPr>
      <w:r w:rsidDel="00000000" w:rsidR="00000000" w:rsidRPr="00000000">
        <w:rPr>
          <w:rFonts w:ascii="Courier" w:cs="Courier" w:eastAsia="Courier" w:hAnsi="Courier"/>
          <w:b w:val="1"/>
          <w:bCs w:val="1"/>
          <w:sz w:val="24"/>
          <w:szCs w:val="24"/>
          <w:rtl w:val="0"/>
        </w:rPr>
        <w:t xml:space="preserve">while he kicks it, he’s the fucking kingggg</w:t>
      </w:r>
    </w:p>
    <w:p w:rsidR="00000000" w:rsidDel="00000000" w:rsidP="00000000" w:rsidRDefault="00000000" w:rsidRPr="00000000" w14:paraId="0000248F">
      <w:pPr>
        <w:spacing w:line="240" w:lineRule="auto"/>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Of karate…</w:t>
      </w:r>
      <w:r w:rsidDel="00000000" w:rsidR="00000000" w:rsidRPr="00000000">
        <w:rPr>
          <w:rtl w:val="0"/>
        </w:rPr>
      </w:r>
    </w:p>
    <w:p w:rsidR="00000000" w:rsidDel="00000000" w:rsidP="00000000" w:rsidRDefault="00000000" w:rsidRPr="00000000" w14:paraId="00002490">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91">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 (Excausted)</w:t>
      </w:r>
    </w:p>
    <w:p w:rsidR="00000000" w:rsidDel="00000000" w:rsidP="00000000" w:rsidRDefault="00000000" w:rsidRPr="00000000" w14:paraId="0000249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okay… I can’t… can’t breathe… I think I dislodged a skull joint-</w:t>
      </w:r>
    </w:p>
    <w:p w:rsidR="00000000" w:rsidDel="00000000" w:rsidP="00000000" w:rsidRDefault="00000000" w:rsidRPr="00000000" w14:paraId="00002493">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94">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9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Shh, Spence… Shh… We’re doing it. We’re beating Russia…</w:t>
      </w:r>
    </w:p>
    <w:p w:rsidR="00000000" w:rsidDel="00000000" w:rsidP="00000000" w:rsidRDefault="00000000" w:rsidRPr="00000000" w14:paraId="00002496">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9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49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Can’t we just-</w:t>
      </w:r>
    </w:p>
    <w:p w:rsidR="00000000" w:rsidDel="00000000" w:rsidP="00000000" w:rsidRDefault="00000000" w:rsidRPr="00000000" w14:paraId="00002499">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9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(yelling off mountain)</w:t>
      </w:r>
    </w:p>
    <w:p w:rsidR="00000000" w:rsidDel="00000000" w:rsidP="00000000" w:rsidRDefault="00000000" w:rsidRPr="00000000" w14:paraId="0000249B">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DRAAAAAA-GOOOOOOOO!!!!!!!!!!!</w:t>
      </w:r>
    </w:p>
    <w:p w:rsidR="00000000" w:rsidDel="00000000" w:rsidP="00000000" w:rsidRDefault="00000000" w:rsidRPr="00000000" w14:paraId="0000249C">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9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[KARATE CHAMPIONSHIP]</w:t>
      </w:r>
    </w:p>
    <w:p w:rsidR="00000000" w:rsidDel="00000000" w:rsidP="00000000" w:rsidRDefault="00000000" w:rsidRPr="00000000" w14:paraId="0000249E">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9F">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(AS THE CROWD CHEERS)</w:t>
      </w:r>
    </w:p>
    <w:p w:rsidR="00000000" w:rsidDel="00000000" w:rsidP="00000000" w:rsidRDefault="00000000" w:rsidRPr="00000000" w14:paraId="000024A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Remember Spencer-San, show NO MERCY. I know you’re like a pacifist or whatever, and I get that, but I DON’T get that, if that makes sense. Now, because of some weird russian-karate-slash-plot-loophole, you only have to fight in the final round. That means, we’ve got time. And those brain joints are now registered weapons!</w:t>
      </w:r>
    </w:p>
    <w:p w:rsidR="00000000" w:rsidDel="00000000" w:rsidP="00000000" w:rsidRDefault="00000000" w:rsidRPr="00000000" w14:paraId="000024A1">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A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FINANCIER</w:t>
      </w:r>
    </w:p>
    <w:p w:rsidR="00000000" w:rsidDel="00000000" w:rsidP="00000000" w:rsidRDefault="00000000" w:rsidRPr="00000000" w14:paraId="000024A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Aaaaand now, ladies and gentlemen… the moment you’ve all been waiting for… the final round… on my right side, weighing in at nearly 914 pounds, known as the “Russian Bearfighter…” IVAN GUSHINDIVANERISK!!! Annnnd on my left side, weighing in at- well, a little lighter, hailing in from overseas, please welcome, THE AMERICANNNNN!!!</w:t>
      </w:r>
    </w:p>
    <w:p w:rsidR="00000000" w:rsidDel="00000000" w:rsidP="00000000" w:rsidRDefault="00000000" w:rsidRPr="00000000" w14:paraId="000024A4">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A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[BOOOOO from crowd as Spencer walks in]</w:t>
      </w:r>
    </w:p>
    <w:p w:rsidR="00000000" w:rsidDel="00000000" w:rsidP="00000000" w:rsidRDefault="00000000" w:rsidRPr="00000000" w14:paraId="000024A6">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A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4A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HEY! DON’T DISS MY NATION LIKE THAT! I’LL SIC AN EAGLE ON YOU, I WILL!!</w:t>
      </w:r>
    </w:p>
    <w:p w:rsidR="00000000" w:rsidDel="00000000" w:rsidP="00000000" w:rsidRDefault="00000000" w:rsidRPr="00000000" w14:paraId="000024A9">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AA">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GUSHINDIVANERISK (To STARR)</w:t>
      </w:r>
    </w:p>
    <w:p w:rsidR="00000000" w:rsidDel="00000000" w:rsidP="00000000" w:rsidRDefault="00000000" w:rsidRPr="00000000" w14:paraId="000024AB">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 </w:t>
      </w:r>
      <w:r w:rsidDel="00000000" w:rsidR="00000000" w:rsidRPr="00000000">
        <w:rPr>
          <w:rFonts w:ascii="Courier" w:cs="Courier" w:eastAsia="Courier" w:hAnsi="Courier"/>
          <w:sz w:val="24"/>
          <w:szCs w:val="24"/>
          <w:rtl w:val="0"/>
        </w:rPr>
        <w:t xml:space="preserve">American</w:t>
      </w:r>
      <w:r w:rsidDel="00000000" w:rsidR="00000000" w:rsidRPr="00000000">
        <w:rPr>
          <w:rFonts w:ascii="Courier" w:cs="Courier" w:eastAsia="Courier" w:hAnsi="Courier"/>
          <w:sz w:val="24"/>
          <w:szCs w:val="24"/>
          <w:rtl w:val="0"/>
        </w:rPr>
        <w:t xml:space="preserve"> are all the same. No one told you, huh. In Russia, we pump ALL our teenagers full of </w:t>
      </w:r>
      <w:r w:rsidDel="00000000" w:rsidR="00000000" w:rsidRPr="00000000">
        <w:rPr>
          <w:rFonts w:ascii="Courier" w:cs="Courier" w:eastAsia="Courier" w:hAnsi="Courier"/>
          <w:sz w:val="24"/>
          <w:szCs w:val="24"/>
          <w:rtl w:val="0"/>
        </w:rPr>
        <w:t xml:space="preserve">steroid</w:t>
      </w:r>
      <w:r w:rsidDel="00000000" w:rsidR="00000000" w:rsidRPr="00000000">
        <w:rPr>
          <w:rFonts w:ascii="Courier" w:cs="Courier" w:eastAsia="Courier" w:hAnsi="Courier"/>
          <w:sz w:val="24"/>
          <w:szCs w:val="24"/>
          <w:rtl w:val="0"/>
        </w:rPr>
        <w:t xml:space="preserve">. Plus, our blood made of vodka. Pure. Your puny skull is no match for me, soyboy.</w:t>
      </w:r>
    </w:p>
    <w:p w:rsidR="00000000" w:rsidDel="00000000" w:rsidP="00000000" w:rsidRDefault="00000000" w:rsidRPr="00000000" w14:paraId="000024AC">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A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4AE">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Don’t… call him puny. DON’T CALL MY STUDENT PUNY!!</w:t>
      </w:r>
    </w:p>
    <w:p w:rsidR="00000000" w:rsidDel="00000000" w:rsidP="00000000" w:rsidRDefault="00000000" w:rsidRPr="00000000" w14:paraId="000024AF">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B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[QUICK FIGHT BUT STARR GETS THE CRAP BEAT OUT OF HIM]</w:t>
      </w:r>
    </w:p>
    <w:p w:rsidR="00000000" w:rsidDel="00000000" w:rsidP="00000000" w:rsidRDefault="00000000" w:rsidRPr="00000000" w14:paraId="000024B1">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B2">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(DYING)</w:t>
      </w:r>
    </w:p>
    <w:p w:rsidR="00000000" w:rsidDel="00000000" w:rsidP="00000000" w:rsidRDefault="00000000" w:rsidRPr="00000000" w14:paraId="000024B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Spencer-San… You were right… I charged into battle and- I was wrong… The real karate… </w:t>
      </w:r>
      <w:r w:rsidDel="00000000" w:rsidR="00000000" w:rsidRPr="00000000">
        <w:rPr>
          <w:rFonts w:ascii="Courier" w:cs="Courier" w:eastAsia="Courier" w:hAnsi="Courier"/>
          <w:sz w:val="24"/>
          <w:szCs w:val="24"/>
          <w:rtl w:val="0"/>
        </w:rPr>
        <w:t xml:space="preserve">is in here</w:t>
      </w:r>
      <w:r w:rsidDel="00000000" w:rsidR="00000000" w:rsidRPr="00000000">
        <w:rPr>
          <w:rFonts w:ascii="Courier" w:cs="Courier" w:eastAsia="Courier" w:hAnsi="Courier"/>
          <w:sz w:val="24"/>
          <w:szCs w:val="24"/>
          <w:rtl w:val="0"/>
        </w:rPr>
        <w:t xml:space="preserve">… Your heart… which I guess is somewhere inside your skull… Fight with your heart, Spencer-San… I fight in heaven now…</w:t>
      </w:r>
    </w:p>
    <w:p w:rsidR="00000000" w:rsidDel="00000000" w:rsidP="00000000" w:rsidRDefault="00000000" w:rsidRPr="00000000" w14:paraId="000024B4">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B5">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 (OVER EMOTIONAL MUSIC)</w:t>
      </w:r>
    </w:p>
    <w:p w:rsidR="00000000" w:rsidDel="00000000" w:rsidP="00000000" w:rsidRDefault="00000000" w:rsidRPr="00000000" w14:paraId="000024B6">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Sensei Starr! No! Nooooo!!!</w:t>
      </w:r>
    </w:p>
    <w:p w:rsidR="00000000" w:rsidDel="00000000" w:rsidP="00000000" w:rsidRDefault="00000000" w:rsidRPr="00000000" w14:paraId="000024B7">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B8">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GUSHINDIVANERISK</w:t>
      </w:r>
    </w:p>
    <w:p w:rsidR="00000000" w:rsidDel="00000000" w:rsidP="00000000" w:rsidRDefault="00000000" w:rsidRPr="00000000" w14:paraId="000024B9">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Good boy. You give up now. Gushindivanerisk eats skulls for breakfast. Nam nam.</w:t>
      </w:r>
    </w:p>
    <w:p w:rsidR="00000000" w:rsidDel="00000000" w:rsidP="00000000" w:rsidRDefault="00000000" w:rsidRPr="00000000" w14:paraId="000024BA">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BB">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[SHITTY ACAPELLA “GOING THE DISTANCE” OVER THE LINES]</w:t>
      </w:r>
    </w:p>
    <w:p w:rsidR="00000000" w:rsidDel="00000000" w:rsidP="00000000" w:rsidRDefault="00000000" w:rsidRPr="00000000" w14:paraId="000024BC">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BD">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4BE">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No, Sensei Starr was right. I AM going to fight. The only way I know how.</w:t>
      </w:r>
    </w:p>
    <w:p w:rsidR="00000000" w:rsidDel="00000000" w:rsidP="00000000" w:rsidRDefault="00000000" w:rsidRPr="00000000" w14:paraId="000024BF">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C0">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GUSHINDIVANERISK</w:t>
      </w:r>
    </w:p>
    <w:p w:rsidR="00000000" w:rsidDel="00000000" w:rsidP="00000000" w:rsidRDefault="00000000" w:rsidRPr="00000000" w14:paraId="000024C1">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Pfft. You? You can’t lay a finger on me.</w:t>
      </w:r>
    </w:p>
    <w:p w:rsidR="00000000" w:rsidDel="00000000" w:rsidP="00000000" w:rsidRDefault="00000000" w:rsidRPr="00000000" w14:paraId="000024C2">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C3">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4C4">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That’s the point.</w:t>
      </w:r>
    </w:p>
    <w:p w:rsidR="00000000" w:rsidDel="00000000" w:rsidP="00000000" w:rsidRDefault="00000000" w:rsidRPr="00000000" w14:paraId="000024C5">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C6">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FINANCIER</w:t>
      </w:r>
    </w:p>
    <w:p w:rsidR="00000000" w:rsidDel="00000000" w:rsidP="00000000" w:rsidRDefault="00000000" w:rsidRPr="00000000" w14:paraId="000024C7">
      <w:pPr>
        <w:spacing w:line="240" w:lineRule="auto"/>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Ready, set, and well… fight!! To your heart’s content!</w:t>
      </w:r>
    </w:p>
    <w:p w:rsidR="00000000" w:rsidDel="00000000" w:rsidP="00000000" w:rsidRDefault="00000000" w:rsidRPr="00000000" w14:paraId="000024C8">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C9">
      <w:pPr>
        <w:spacing w:line="240" w:lineRule="auto"/>
        <w:rPr>
          <w:rFonts w:ascii="Courier" w:cs="Courier" w:eastAsia="Courier" w:hAnsi="Courier"/>
        </w:rPr>
        <w:sectPr>
          <w:headerReference r:id="rId141" w:type="default"/>
          <w:footerReference r:id="rId142" w:type="default"/>
          <w:type w:val="nextPage"/>
          <w:pgSz w:h="15840" w:w="12240" w:orient="portrait"/>
          <w:pgMar w:bottom="1440" w:top="1440" w:left="1440" w:right="1440" w:header="720" w:footer="720"/>
          <w:pgNumType w:start="1"/>
        </w:sectPr>
      </w:pPr>
      <w:r w:rsidDel="00000000" w:rsidR="00000000" w:rsidRPr="00000000">
        <w:rPr>
          <w:rFonts w:ascii="Courier" w:cs="Courier" w:eastAsia="Courier" w:hAnsi="Courier"/>
          <w:sz w:val="24"/>
          <w:szCs w:val="24"/>
          <w:rtl w:val="0"/>
        </w:rPr>
        <w:t xml:space="preserve">[After a staredown, GUSHINDIVANERISK eventually charges with a kiai. Spencer backs up a couple steps and his rival trips over Starr’s dead body. The music reaches its peak and stops as the crowd goes silent. Then the music swells as the crowd cheers, and credits roll over the acapella song.]</w:t>
      </w:r>
      <w:r w:rsidDel="00000000" w:rsidR="00000000" w:rsidRPr="00000000">
        <w:rPr>
          <w:rtl w:val="0"/>
        </w:rPr>
      </w:r>
    </w:p>
    <w:p w:rsidR="00000000" w:rsidDel="00000000" w:rsidP="00000000" w:rsidRDefault="00000000" w:rsidRPr="00000000" w14:paraId="000024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sectPr>
          <w:headerReference r:id="rId143" w:type="default"/>
          <w:footerReference r:id="rId144" w:type="default"/>
          <w:type w:val="nextPage"/>
          <w:pgSz w:h="15840" w:w="12240" w:orient="portrait"/>
          <w:pgMar w:bottom="1440" w:top="1440" w:left="1440" w:right="1440" w:header="720" w:footer="720"/>
          <w:pgNumType w:start="1"/>
        </w:sectPr>
      </w:pPr>
      <w:bookmarkStart w:colFirst="0" w:colLast="0" w:name="_sia5kp16ebu9"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baby mccormack short</w:t>
      </w:r>
      <w:r w:rsidDel="00000000" w:rsidR="00000000" w:rsidRPr="00000000">
        <w:rPr>
          <w:rtl w:val="0"/>
        </w:rPr>
      </w:r>
    </w:p>
    <w:p w:rsidR="00000000" w:rsidDel="00000000" w:rsidP="00000000" w:rsidRDefault="00000000" w:rsidRPr="00000000" w14:paraId="000024C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[COLD OPEN: POLICE STATION. Deputy McCormack sits at his desk, sighing as he looks at a picture of his family.]</w:t>
      </w:r>
    </w:p>
    <w:p w:rsidR="00000000" w:rsidDel="00000000" w:rsidP="00000000" w:rsidRDefault="00000000" w:rsidRPr="00000000" w14:paraId="000024C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C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 [Entering]</w:t>
      </w:r>
    </w:p>
    <w:p w:rsidR="00000000" w:rsidDel="00000000" w:rsidP="00000000" w:rsidRDefault="00000000" w:rsidRPr="00000000" w14:paraId="000024C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 Did’ya hear the news? They just opened a new rehab center across the street from the mob base. Think of all the crackheads joining it! What d’ya say to some… well, call it “target practice”…</w:t>
      </w:r>
    </w:p>
    <w:p w:rsidR="00000000" w:rsidDel="00000000" w:rsidP="00000000" w:rsidRDefault="00000000" w:rsidRPr="00000000" w14:paraId="000024C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D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24D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uh, thanks Chief, but I think I’m ready to head home. It’s three in the morning, and I miss my family… I haven’t seen them in three months, Chief. I’ll be back first thing tomorrow morning, though.</w:t>
      </w:r>
    </w:p>
    <w:p w:rsidR="00000000" w:rsidDel="00000000" w:rsidP="00000000" w:rsidRDefault="00000000" w:rsidRPr="00000000" w14:paraId="000024D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D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 (as mccormack leaves)</w:t>
      </w:r>
    </w:p>
    <w:p w:rsidR="00000000" w:rsidDel="00000000" w:rsidP="00000000" w:rsidRDefault="00000000" w:rsidRPr="00000000" w14:paraId="000024D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uh… I bought rifles for both of us, and I’ve had this planned for- y’know what, that’s fine, McCormack, fine. You go on home and take care of that family of yours. Selfish bastard…</w:t>
      </w:r>
    </w:p>
    <w:p w:rsidR="00000000" w:rsidDel="00000000" w:rsidP="00000000" w:rsidRDefault="00000000" w:rsidRPr="00000000" w14:paraId="000024D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D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 DRIVES IN HIS CAR LISTENING TO “THE COURTROOM SHUFFLE” FROM THE MUSICAL “AKUFATHUM”. HE GETS HOME]</w:t>
      </w:r>
    </w:p>
    <w:p w:rsidR="00000000" w:rsidDel="00000000" w:rsidP="00000000" w:rsidRDefault="00000000" w:rsidRPr="00000000" w14:paraId="000024D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D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24D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Honey, I’m home! I know it’s late, but…</w:t>
      </w:r>
    </w:p>
    <w:p w:rsidR="00000000" w:rsidDel="00000000" w:rsidP="00000000" w:rsidRDefault="00000000" w:rsidRPr="00000000" w14:paraId="000024D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D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[Close up on MCCORMACK’S face as he screams]</w:t>
      </w:r>
    </w:p>
    <w:p w:rsidR="00000000" w:rsidDel="00000000" w:rsidP="00000000" w:rsidRDefault="00000000" w:rsidRPr="00000000" w14:paraId="000024D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D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[CHEERY INTRO]</w:t>
      </w:r>
    </w:p>
    <w:p w:rsidR="00000000" w:rsidDel="00000000" w:rsidP="00000000" w:rsidRDefault="00000000" w:rsidRPr="00000000" w14:paraId="000024D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D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[Town square]</w:t>
      </w:r>
    </w:p>
    <w:p w:rsidR="00000000" w:rsidDel="00000000" w:rsidP="00000000" w:rsidRDefault="00000000" w:rsidRPr="00000000" w14:paraId="000024E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E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24E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Citizens of Nenjac City… I come to you today with what could be interpreted as tragic news for someone with emotions. In the early hours of the morning, your trusty Deputy’s family was “slimed out” as the kids say. They’re faces were carved off, to be specific. My deepest apologies go out to McCormack and his family- I hope that makes up for his loss. Anyway, a true slacker, Deputy McCormack has decided to take the day off to investigate the murder. And rest assured. If you did this… I’m killing every judge in sight to make sure you won’t be </w:t>
      </w:r>
      <w:r w:rsidDel="00000000" w:rsidR="00000000" w:rsidRPr="00000000">
        <w:rPr>
          <w:rFonts w:ascii="Courier" w:cs="Courier" w:eastAsia="Courier" w:hAnsi="Courier"/>
          <w:sz w:val="24"/>
          <w:szCs w:val="24"/>
          <w:rtl w:val="0"/>
        </w:rPr>
        <w:t xml:space="preserve">given trial</w:t>
      </w:r>
      <w:r w:rsidDel="00000000" w:rsidR="00000000" w:rsidRPr="00000000">
        <w:rPr>
          <w:rFonts w:ascii="Courier" w:cs="Courier" w:eastAsia="Courier" w:hAnsi="Courier"/>
          <w:sz w:val="24"/>
          <w:szCs w:val="24"/>
          <w:rtl w:val="0"/>
        </w:rPr>
        <w:t xml:space="preserve">. Sleep with one eye open, defenseless citizens. I’m scouring the streets like a Polar Bear on a puppy farm. This is the worst case of quadruple homicide since the “Great Homeless Veteran PTSD Support Group Massacre of ‘38”.</w:t>
      </w:r>
    </w:p>
    <w:p w:rsidR="00000000" w:rsidDel="00000000" w:rsidP="00000000" w:rsidRDefault="00000000" w:rsidRPr="00000000" w14:paraId="000024E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E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24E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E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MONOLEG (sarcastically)</w:t>
      </w:r>
    </w:p>
    <w:p w:rsidR="00000000" w:rsidDel="00000000" w:rsidP="00000000" w:rsidRDefault="00000000" w:rsidRPr="00000000" w14:paraId="000024E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Jesus Christ, I wonder who caused THAT one.</w:t>
      </w:r>
    </w:p>
    <w:p w:rsidR="00000000" w:rsidDel="00000000" w:rsidP="00000000" w:rsidRDefault="00000000" w:rsidRPr="00000000" w14:paraId="000024E8">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E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24E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Y’know, I think I’ve solved the case! C’mere, you one-legged bastard!!</w:t>
      </w:r>
    </w:p>
    <w:p w:rsidR="00000000" w:rsidDel="00000000" w:rsidP="00000000" w:rsidRDefault="00000000" w:rsidRPr="00000000" w14:paraId="000024EB">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E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[Monoleg sighs before Chief brutalizes him with his truncheon, and the crowd slowly disperses]</w:t>
      </w:r>
    </w:p>
    <w:p w:rsidR="00000000" w:rsidDel="00000000" w:rsidP="00000000" w:rsidRDefault="00000000" w:rsidRPr="00000000" w14:paraId="000024E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E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r>
    </w:p>
    <w:p w:rsidR="00000000" w:rsidDel="00000000" w:rsidP="00000000" w:rsidRDefault="00000000" w:rsidRPr="00000000" w14:paraId="000024E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Aaaaand the meeting’s over. How do they ALL somehow end like this?</w:t>
      </w:r>
    </w:p>
    <w:p w:rsidR="00000000" w:rsidDel="00000000" w:rsidP="00000000" w:rsidRDefault="00000000" w:rsidRPr="00000000" w14:paraId="000024F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F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4F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if it aint end with a beating it aint a town meeting</w:t>
      </w:r>
    </w:p>
    <w:p w:rsidR="00000000" w:rsidDel="00000000" w:rsidP="00000000" w:rsidRDefault="00000000" w:rsidRPr="00000000" w14:paraId="000024F3">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F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[NENJAC THEATER]</w:t>
      </w:r>
    </w:p>
    <w:p w:rsidR="00000000" w:rsidDel="00000000" w:rsidP="00000000" w:rsidRDefault="00000000" w:rsidRPr="00000000" w14:paraId="000024F5">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F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24F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Freeze, no sudden movements!! I just wanna talk!!</w:t>
      </w:r>
    </w:p>
    <w:p w:rsidR="00000000" w:rsidDel="00000000" w:rsidP="00000000" w:rsidRDefault="00000000" w:rsidRPr="00000000" w14:paraId="000024F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F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 [pulling out his shotgun]</w:t>
      </w:r>
    </w:p>
    <w:p w:rsidR="00000000" w:rsidDel="00000000" w:rsidP="00000000" w:rsidRDefault="00000000" w:rsidRPr="00000000" w14:paraId="000024F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shit, you messed with the WRONG theater, Deputy-</w:t>
      </w:r>
    </w:p>
    <w:p w:rsidR="00000000" w:rsidDel="00000000" w:rsidP="00000000" w:rsidRDefault="00000000" w:rsidRPr="00000000" w14:paraId="000024FB">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F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(To McCormack)</w:t>
      </w:r>
    </w:p>
    <w:p w:rsidR="00000000" w:rsidDel="00000000" w:rsidP="00000000" w:rsidRDefault="00000000" w:rsidRPr="00000000" w14:paraId="000024F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dude, I know you think we probably murdered your family, but we don’t really do that kinda stuff here. Well- okay, maybe not NEVER, but-</w:t>
      </w:r>
    </w:p>
    <w:p w:rsidR="00000000" w:rsidDel="00000000" w:rsidP="00000000" w:rsidRDefault="00000000" w:rsidRPr="00000000" w14:paraId="000024F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4F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50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Sorry your entire family bloodline died, champ.</w:t>
      </w:r>
    </w:p>
    <w:p w:rsidR="00000000" w:rsidDel="00000000" w:rsidP="00000000" w:rsidRDefault="00000000" w:rsidRPr="00000000" w14:paraId="0000250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0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50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hey, the Chief’s out there investigating, right? He might be batshit, but he’s doing it for the greater good!</w:t>
      </w:r>
    </w:p>
    <w:p w:rsidR="00000000" w:rsidDel="00000000" w:rsidP="00000000" w:rsidRDefault="00000000" w:rsidRPr="00000000" w14:paraId="0000250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0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 (entering)</w:t>
      </w:r>
    </w:p>
    <w:p w:rsidR="00000000" w:rsidDel="00000000" w:rsidP="00000000" w:rsidRDefault="00000000" w:rsidRPr="00000000" w14:paraId="0000250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actually he’s standing outside the theater throwing bear traps at anyone within bear trap range. i was too speedy</w:t>
      </w:r>
    </w:p>
    <w:p w:rsidR="00000000" w:rsidDel="00000000" w:rsidP="00000000" w:rsidRDefault="00000000" w:rsidRPr="00000000" w14:paraId="00002507">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0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 (To McCormack)</w:t>
      </w:r>
    </w:p>
    <w:p w:rsidR="00000000" w:rsidDel="00000000" w:rsidP="00000000" w:rsidRDefault="00000000" w:rsidRPr="00000000" w14:paraId="0000250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 know, you probably just feel crappy because you’re missing your partner. Y’know, there’s 100% something going on between you and Chief, right?</w:t>
      </w:r>
    </w:p>
    <w:p w:rsidR="00000000" w:rsidDel="00000000" w:rsidP="00000000" w:rsidRDefault="00000000" w:rsidRPr="00000000" w14:paraId="0000250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0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250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 the fuc- no! Jesus CHRIST you kids are </w:t>
      </w:r>
      <w:r w:rsidDel="00000000" w:rsidR="00000000" w:rsidRPr="00000000">
        <w:rPr>
          <w:rFonts w:ascii="Courier" w:cs="Courier" w:eastAsia="Courier" w:hAnsi="Courier"/>
          <w:i w:val="1"/>
          <w:iCs w:val="1"/>
          <w:sz w:val="24"/>
          <w:szCs w:val="24"/>
          <w:rtl w:val="0"/>
        </w:rPr>
        <w:t xml:space="preserve">insufferable</w:t>
      </w:r>
      <w:r w:rsidDel="00000000" w:rsidR="00000000" w:rsidRPr="00000000">
        <w:rPr>
          <w:rFonts w:ascii="Courier" w:cs="Courier" w:eastAsia="Courier" w:hAnsi="Courier"/>
          <w:sz w:val="24"/>
          <w:szCs w:val="24"/>
          <w:rtl w:val="0"/>
        </w:rPr>
        <w:t xml:space="preserve"> to be around, like all you do is interrupt each other, JUST to say the most random and insane gibberish!</w:t>
      </w:r>
    </w:p>
    <w:p w:rsidR="00000000" w:rsidDel="00000000" w:rsidP="00000000" w:rsidRDefault="00000000" w:rsidRPr="00000000" w14:paraId="0000250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0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 (acapella)</w:t>
      </w:r>
    </w:p>
    <w:p w:rsidR="00000000" w:rsidDel="00000000" w:rsidP="00000000" w:rsidRDefault="00000000" w:rsidRPr="00000000" w14:paraId="0000250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Helllll yeahhhh brotherrrr-</w:t>
      </w:r>
    </w:p>
    <w:p w:rsidR="00000000" w:rsidDel="00000000" w:rsidP="00000000" w:rsidRDefault="00000000" w:rsidRPr="00000000" w14:paraId="0000251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1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[MCCORMACK’S cell rings. He answers]</w:t>
      </w:r>
    </w:p>
    <w:p w:rsidR="00000000" w:rsidDel="00000000" w:rsidP="00000000" w:rsidRDefault="00000000" w:rsidRPr="00000000" w14:paraId="00002512">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1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 </w:t>
      </w:r>
    </w:p>
    <w:p w:rsidR="00000000" w:rsidDel="00000000" w:rsidP="00000000" w:rsidRDefault="00000000" w:rsidRPr="00000000" w14:paraId="0000251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Deputy… I’d like to invite you over for dinner. Y’know, as a bit of a “sorry your wife and newborn child died”. Dinner’s on me. You can provide the venue. Your house at 7:00.</w:t>
      </w:r>
    </w:p>
    <w:p w:rsidR="00000000" w:rsidDel="00000000" w:rsidP="00000000" w:rsidRDefault="00000000" w:rsidRPr="00000000" w14:paraId="0000251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1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CHIEF HANGS UP]</w:t>
      </w:r>
    </w:p>
    <w:p w:rsidR="00000000" w:rsidDel="00000000" w:rsidP="00000000" w:rsidRDefault="00000000" w:rsidRPr="00000000" w14:paraId="0000251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1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2519">
      <w:pPr>
        <w:spacing w:line="240" w:lineRule="auto"/>
        <w:jc w:val="center"/>
        <w:rPr>
          <w:rFonts w:ascii="Courier" w:cs="Courier" w:eastAsia="Courier" w:hAnsi="Courier"/>
          <w:sz w:val="24"/>
          <w:szCs w:val="24"/>
        </w:rPr>
      </w:pPr>
      <w:r w:rsidDel="00000000" w:rsidR="00000000" w:rsidRPr="00000000">
        <w:rPr>
          <w:rFonts w:ascii="Courier" w:cs="Courier" w:eastAsia="Courier" w:hAnsi="Courier"/>
          <w:b w:val="1"/>
          <w:bCs w:val="1"/>
          <w:sz w:val="24"/>
          <w:szCs w:val="24"/>
          <w:rtl w:val="0"/>
        </w:rPr>
        <w:t xml:space="preserve">MY</w:t>
      </w:r>
      <w:r w:rsidDel="00000000" w:rsidR="00000000" w:rsidRPr="00000000">
        <w:rPr>
          <w:rFonts w:ascii="Courier" w:cs="Courier" w:eastAsia="Courier" w:hAnsi="Courier"/>
          <w:sz w:val="24"/>
          <w:szCs w:val="24"/>
          <w:rtl w:val="0"/>
        </w:rPr>
        <w:t xml:space="preserve"> house? Well, I guess a quick break from the case would be nice… and I could talk things out with the Chief.</w:t>
      </w:r>
    </w:p>
    <w:p w:rsidR="00000000" w:rsidDel="00000000" w:rsidP="00000000" w:rsidRDefault="00000000" w:rsidRPr="00000000" w14:paraId="0000251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1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w:t>
      </w:r>
    </w:p>
    <w:p w:rsidR="00000000" w:rsidDel="00000000" w:rsidP="00000000" w:rsidRDefault="00000000" w:rsidRPr="00000000" w14:paraId="0000251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And see where it goes from there…</w:t>
      </w:r>
    </w:p>
    <w:p w:rsidR="00000000" w:rsidDel="00000000" w:rsidP="00000000" w:rsidRDefault="00000000" w:rsidRPr="00000000" w14:paraId="0000251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1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251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 many times do I have to say this, me and the Chief are NOT-</w:t>
      </w:r>
    </w:p>
    <w:p w:rsidR="00000000" w:rsidDel="00000000" w:rsidP="00000000" w:rsidRDefault="00000000" w:rsidRPr="00000000" w14:paraId="0000252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2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 ENTERS HIS HOUSE]</w:t>
      </w:r>
    </w:p>
    <w:p w:rsidR="00000000" w:rsidDel="00000000" w:rsidP="00000000" w:rsidRDefault="00000000" w:rsidRPr="00000000" w14:paraId="0000252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2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252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Hello? Chief? Why’d you invite me to my own hou-</w:t>
      </w:r>
    </w:p>
    <w:p w:rsidR="00000000" w:rsidDel="00000000" w:rsidP="00000000" w:rsidRDefault="00000000" w:rsidRPr="00000000" w14:paraId="0000252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2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 stops. In front of him sits his deceased wife, daughter, and his son, all at the dinner table. A plate of chicken wings and legs lies on either side of the table, with Chief at the other end.]</w:t>
      </w:r>
    </w:p>
    <w:p w:rsidR="00000000" w:rsidDel="00000000" w:rsidP="00000000" w:rsidRDefault="00000000" w:rsidRPr="00000000" w14:paraId="0000252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2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252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Hello, McCormack.</w:t>
      </w:r>
    </w:p>
    <w:p w:rsidR="00000000" w:rsidDel="00000000" w:rsidP="00000000" w:rsidRDefault="00000000" w:rsidRPr="00000000" w14:paraId="0000252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2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252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*Gasp* …What the fuck… What the fuck have you done??</w:t>
      </w:r>
    </w:p>
    <w:p w:rsidR="00000000" w:rsidDel="00000000" w:rsidP="00000000" w:rsidRDefault="00000000" w:rsidRPr="00000000" w14:paraId="0000252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2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 (CALMLY)</w:t>
      </w:r>
    </w:p>
    <w:p w:rsidR="00000000" w:rsidDel="00000000" w:rsidP="00000000" w:rsidRDefault="00000000" w:rsidRPr="00000000" w14:paraId="0000252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hey. C’mon, sit down, it’s okay. I made wings. And, look- guests! Your family! I, um… I felt bad, y’know, I figured you were missing your family, so I took the liberty of taking them out of those useless coffins. They look great, McCormack… besides the stitches I had to add to their faces, but I think I did a fairly good job. You’ve got a good family here. You must be proud… Well what are you standing there for, sit down. I’ve got something you should hear, and you might as well not hear it on an empty stomach. C’mon, I’m trying to </w:t>
      </w:r>
      <w:r w:rsidDel="00000000" w:rsidR="00000000" w:rsidRPr="00000000">
        <w:rPr>
          <w:rFonts w:ascii="Courier" w:cs="Courier" w:eastAsia="Courier" w:hAnsi="Courier"/>
          <w:i w:val="1"/>
          <w:iCs w:val="1"/>
          <w:sz w:val="24"/>
          <w:szCs w:val="24"/>
          <w:rtl w:val="0"/>
        </w:rPr>
        <w:t xml:space="preserve">help</w:t>
      </w:r>
      <w:r w:rsidDel="00000000" w:rsidR="00000000" w:rsidRPr="00000000">
        <w:rPr>
          <w:rFonts w:ascii="Courier" w:cs="Courier" w:eastAsia="Courier" w:hAnsi="Courier"/>
          <w:sz w:val="24"/>
          <w:szCs w:val="24"/>
          <w:rtl w:val="0"/>
        </w:rPr>
        <w:t xml:space="preserve"> you. Do something good for you, give you one last dinner with your loved ones. But… no appreciation, just like always. I don’t mind it, you know. But what I do mind is the disrespect you showed me last night. The blasphemy. Clocking out early? Refusing a violent bloodbath? C’mon, McCormack. We both know you’re better than that. WE’RE better than that. And I talked to the Morelli Don. What did I ever do to deserve such harsh words, McCormack?</w:t>
      </w:r>
    </w:p>
    <w:p w:rsidR="00000000" w:rsidDel="00000000" w:rsidP="00000000" w:rsidRDefault="00000000" w:rsidRPr="00000000" w14:paraId="0000253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3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w:t>
      </w:r>
    </w:p>
    <w:p w:rsidR="00000000" w:rsidDel="00000000" w:rsidP="00000000" w:rsidRDefault="00000000" w:rsidRPr="00000000" w14:paraId="0000253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C’mon, Chief… please don’t do this to me, </w:t>
      </w:r>
      <w:r w:rsidDel="00000000" w:rsidR="00000000" w:rsidRPr="00000000">
        <w:rPr>
          <w:rFonts w:ascii="Courier" w:cs="Courier" w:eastAsia="Courier" w:hAnsi="Courier"/>
          <w:i w:val="1"/>
          <w:iCs w:val="1"/>
          <w:sz w:val="24"/>
          <w:szCs w:val="24"/>
          <w:rtl w:val="0"/>
        </w:rPr>
        <w:t xml:space="preserve">please-</w:t>
      </w:r>
      <w:r w:rsidDel="00000000" w:rsidR="00000000" w:rsidRPr="00000000">
        <w:rPr>
          <w:rtl w:val="0"/>
        </w:rPr>
      </w:r>
    </w:p>
    <w:p w:rsidR="00000000" w:rsidDel="00000000" w:rsidP="00000000" w:rsidRDefault="00000000" w:rsidRPr="00000000" w14:paraId="0000253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3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253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Eat your </w:t>
      </w:r>
      <w:r w:rsidDel="00000000" w:rsidR="00000000" w:rsidRPr="00000000">
        <w:rPr>
          <w:rFonts w:ascii="Courier" w:cs="Courier" w:eastAsia="Courier" w:hAnsi="Courier"/>
          <w:i w:val="1"/>
          <w:iCs w:val="1"/>
          <w:sz w:val="24"/>
          <w:szCs w:val="24"/>
          <w:rtl w:val="0"/>
        </w:rPr>
        <w:t xml:space="preserve">fucking </w:t>
      </w:r>
      <w:r w:rsidDel="00000000" w:rsidR="00000000" w:rsidRPr="00000000">
        <w:rPr>
          <w:rFonts w:ascii="Courier" w:cs="Courier" w:eastAsia="Courier" w:hAnsi="Courier"/>
          <w:sz w:val="24"/>
          <w:szCs w:val="24"/>
          <w:rtl w:val="0"/>
        </w:rPr>
        <w:t xml:space="preserve">dinner, Mr. McCormack. Don't refuse a meal in front of your family, be a good role model for the kids. C’mon, you’re at the dinner table. Elbows off, chew with your mouth closed. What kind of a family man are you? What kind of family dinner is this… It was easy, y’know. Just used a plastic butterknife. Only took a couple of hours… I’m sorry about your family, though. Awful what happened to them. Almost makes me forget it was me who did it… You know, ever since that one night, after the parade… things have been a little… OFF between the Chief and his Deputy. But that’s okay. There’s no wife or kids making things awkward now, is there? I’m glad to see you enjoying your meal.</w:t>
      </w:r>
    </w:p>
    <w:p w:rsidR="00000000" w:rsidDel="00000000" w:rsidP="00000000" w:rsidRDefault="00000000" w:rsidRPr="00000000" w14:paraId="00002536">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3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 (Weakly)</w:t>
      </w:r>
    </w:p>
    <w:p w:rsidR="00000000" w:rsidDel="00000000" w:rsidP="00000000" w:rsidRDefault="00000000" w:rsidRPr="00000000" w14:paraId="0000253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…Theres, uh… there’s only three of them… Where’s… Where’s the baby…? Where’s my baby Bobby…?</w:t>
      </w:r>
    </w:p>
    <w:p w:rsidR="00000000" w:rsidDel="00000000" w:rsidP="00000000" w:rsidRDefault="00000000" w:rsidRPr="00000000" w14:paraId="0000253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3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 eats his last chicken leg and points the leg at him]</w:t>
      </w:r>
    </w:p>
    <w:p w:rsidR="00000000" w:rsidDel="00000000" w:rsidP="00000000" w:rsidRDefault="00000000" w:rsidRPr="00000000" w14:paraId="0000253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3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253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Where do </w:t>
      </w:r>
      <w:r w:rsidDel="00000000" w:rsidR="00000000" w:rsidRPr="00000000">
        <w:rPr>
          <w:rFonts w:ascii="Courier" w:cs="Courier" w:eastAsia="Courier" w:hAnsi="Courier"/>
          <w:i w:val="1"/>
          <w:iCs w:val="1"/>
          <w:sz w:val="24"/>
          <w:szCs w:val="24"/>
          <w:rtl w:val="0"/>
        </w:rPr>
        <w:t xml:space="preserve">you</w:t>
      </w:r>
      <w:r w:rsidDel="00000000" w:rsidR="00000000" w:rsidRPr="00000000">
        <w:rPr>
          <w:rFonts w:ascii="Courier" w:cs="Courier" w:eastAsia="Courier" w:hAnsi="Courier"/>
          <w:sz w:val="24"/>
          <w:szCs w:val="24"/>
          <w:rtl w:val="0"/>
        </w:rPr>
        <w:t xml:space="preserve"> think he is?</w:t>
      </w:r>
    </w:p>
    <w:p w:rsidR="00000000" w:rsidDel="00000000" w:rsidP="00000000" w:rsidRDefault="00000000" w:rsidRPr="00000000" w14:paraId="0000253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3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[McCormack drops a chicken leg. Silence. Chief gets up.]</w:t>
      </w:r>
    </w:p>
    <w:p w:rsidR="00000000" w:rsidDel="00000000" w:rsidP="00000000" w:rsidRDefault="00000000" w:rsidRPr="00000000" w14:paraId="0000254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4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254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Don’t ever question my methods again, Mccormack. Get some rest and I’ll see you tomorrow at that new rehab center. You bring the rifles. Enjoy the rest of your meal, Deputy. Consider it a raise.</w:t>
      </w:r>
    </w:p>
    <w:p w:rsidR="00000000" w:rsidDel="00000000" w:rsidP="00000000" w:rsidRDefault="00000000" w:rsidRPr="00000000" w14:paraId="0000254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4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CHIEF GETS TO THE DOOR]</w:t>
      </w:r>
    </w:p>
    <w:p w:rsidR="00000000" w:rsidDel="00000000" w:rsidP="00000000" w:rsidRDefault="00000000" w:rsidRPr="00000000" w14:paraId="0000254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4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r>
    </w:p>
    <w:p w:rsidR="00000000" w:rsidDel="00000000" w:rsidP="00000000" w:rsidRDefault="00000000" w:rsidRPr="00000000" w14:paraId="0000254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and, McCormack? …We have a good thing going here. You’re the only thing in the world I almost consider human. Almost.</w:t>
      </w:r>
    </w:p>
    <w:p w:rsidR="00000000" w:rsidDel="00000000" w:rsidP="00000000" w:rsidRDefault="00000000" w:rsidRPr="00000000" w14:paraId="0000254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4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CHIEF EXITS, LEAVING MCCORMACK SITTING AT THE TABLE]</w:t>
      </w:r>
    </w:p>
    <w:p w:rsidR="00000000" w:rsidDel="00000000" w:rsidP="00000000" w:rsidRDefault="00000000" w:rsidRPr="00000000" w14:paraId="0000254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4B">
      <w:pPr>
        <w:spacing w:line="240" w:lineRule="auto"/>
        <w:jc w:val="center"/>
        <w:rPr>
          <w:rFonts w:ascii="Courier" w:cs="Courier" w:eastAsia="Courier" w:hAnsi="Courier"/>
          <w:sz w:val="24"/>
          <w:szCs w:val="24"/>
        </w:rPr>
        <w:sectPr>
          <w:headerReference r:id="rId145" w:type="default"/>
          <w:footerReference r:id="rId146" w:type="default"/>
          <w:type w:val="nextPage"/>
          <w:pgSz w:h="15840" w:w="12240" w:orient="portrait"/>
          <w:pgMar w:bottom="1440" w:top="1440" w:left="1440" w:right="1440" w:header="720" w:footer="720"/>
          <w:pgNumType w:start="1"/>
        </w:sectPr>
      </w:pPr>
      <w:r w:rsidDel="00000000" w:rsidR="00000000" w:rsidRPr="00000000">
        <w:rPr>
          <w:rFonts w:ascii="Courier" w:cs="Courier" w:eastAsia="Courier" w:hAnsi="Courier"/>
          <w:sz w:val="24"/>
          <w:szCs w:val="24"/>
          <w:rtl w:val="0"/>
        </w:rPr>
        <w:t xml:space="preserve">[CREDITS WITH HAPPY UPBEAT MUSIC]</w:t>
      </w:r>
    </w:p>
    <w:p w:rsidR="00000000" w:rsidDel="00000000" w:rsidP="00000000" w:rsidRDefault="00000000" w:rsidRPr="00000000" w14:paraId="000025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sz w:val="24"/>
          <w:szCs w:val="24"/>
        </w:rPr>
        <w:sectPr>
          <w:headerReference r:id="rId147" w:type="default"/>
          <w:footerReference r:id="rId148" w:type="default"/>
          <w:type w:val="nextPage"/>
          <w:pgSz w:h="15840" w:w="12240" w:orient="portrait"/>
          <w:pgMar w:bottom="1440" w:top="1440" w:left="1440" w:right="1440" w:header="720" w:footer="720"/>
          <w:pgNumType w:start="1"/>
        </w:sectPr>
      </w:pPr>
      <w:bookmarkStart w:colFirst="0" w:colLast="0" w:name="_5b00eaubsp2n"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 gets pushed out a window and fucking dies</w:t>
      </w:r>
      <w:r w:rsidDel="00000000" w:rsidR="00000000" w:rsidRPr="00000000">
        <w:rPr>
          <w:rtl w:val="0"/>
        </w:rPr>
      </w:r>
    </w:p>
    <w:p w:rsidR="00000000" w:rsidDel="00000000" w:rsidP="00000000" w:rsidRDefault="00000000" w:rsidRPr="00000000" w14:paraId="0000254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HOUSE AT EVENING]</w:t>
      </w:r>
    </w:p>
    <w:p w:rsidR="00000000" w:rsidDel="00000000" w:rsidP="00000000" w:rsidRDefault="00000000" w:rsidRPr="00000000" w14:paraId="0000254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4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5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Gather round, peoplllle. Now, because it’s MY house, I get to choose the film. So we’re watching something SCARY.</w:t>
      </w:r>
    </w:p>
    <w:p w:rsidR="00000000" w:rsidDel="00000000" w:rsidP="00000000" w:rsidRDefault="00000000" w:rsidRPr="00000000" w14:paraId="0000255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5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(Genuinely frightened)</w:t>
      </w:r>
    </w:p>
    <w:p w:rsidR="00000000" w:rsidDel="00000000" w:rsidP="00000000" w:rsidRDefault="00000000" w:rsidRPr="00000000" w14:paraId="00002553">
      <w:pPr>
        <w:spacing w:line="240" w:lineRule="auto"/>
        <w:jc w:val="center"/>
        <w:rPr>
          <w:rFonts w:ascii="Courier" w:cs="Courier" w:eastAsia="Courier" w:hAnsi="Courier"/>
          <w:sz w:val="24"/>
          <w:szCs w:val="24"/>
        </w:rPr>
      </w:pPr>
      <w:r w:rsidDel="00000000" w:rsidR="00000000" w:rsidRPr="00000000">
        <w:rPr>
          <w:rFonts w:ascii="Courier" w:cs="Courier" w:eastAsia="Courier" w:hAnsi="Courier"/>
          <w:i w:val="1"/>
          <w:iCs w:val="1"/>
          <w:sz w:val="24"/>
          <w:szCs w:val="24"/>
          <w:rtl w:val="0"/>
        </w:rPr>
        <w:t xml:space="preserve">FUCK I’m already so scared,</w:t>
      </w:r>
      <w:r w:rsidDel="00000000" w:rsidR="00000000" w:rsidRPr="00000000">
        <w:rPr>
          <w:rFonts w:ascii="Courier" w:cs="Courier" w:eastAsia="Courier" w:hAnsi="Courier"/>
          <w:sz w:val="24"/>
          <w:szCs w:val="24"/>
          <w:rtl w:val="0"/>
        </w:rPr>
        <w:t xml:space="preserve"> what’s it called?</w:t>
      </w:r>
    </w:p>
    <w:p w:rsidR="00000000" w:rsidDel="00000000" w:rsidP="00000000" w:rsidRDefault="00000000" w:rsidRPr="00000000" w14:paraId="0000255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5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56">
      <w:pPr>
        <w:spacing w:line="240" w:lineRule="auto"/>
        <w:jc w:val="center"/>
        <w:rPr>
          <w:rFonts w:ascii="Courier" w:cs="Courier" w:eastAsia="Courier" w:hAnsi="Courier"/>
          <w:i w:val="1"/>
          <w:iCs w:val="1"/>
          <w:sz w:val="24"/>
          <w:szCs w:val="24"/>
        </w:rPr>
      </w:pPr>
      <w:r w:rsidDel="00000000" w:rsidR="00000000" w:rsidRPr="00000000">
        <w:rPr>
          <w:rFonts w:ascii="Courier" w:cs="Courier" w:eastAsia="Courier" w:hAnsi="Courier"/>
          <w:sz w:val="24"/>
          <w:szCs w:val="24"/>
          <w:rtl w:val="0"/>
        </w:rPr>
        <w:t xml:space="preserve">It’s called… </w:t>
      </w:r>
      <w:r w:rsidDel="00000000" w:rsidR="00000000" w:rsidRPr="00000000">
        <w:rPr>
          <w:rFonts w:ascii="Courier" w:cs="Courier" w:eastAsia="Courier" w:hAnsi="Courier"/>
          <w:i w:val="1"/>
          <w:iCs w:val="1"/>
          <w:sz w:val="24"/>
          <w:szCs w:val="24"/>
          <w:rtl w:val="0"/>
        </w:rPr>
        <w:t xml:space="preserve">The Case of the Skullcrushing Chainsmoking Moneyburning Papercutting CanCrushing GuitarDropping Hatfolding CDBending Lava Lamp Hater.</w:t>
      </w:r>
    </w:p>
    <w:p w:rsidR="00000000" w:rsidDel="00000000" w:rsidP="00000000" w:rsidRDefault="00000000" w:rsidRPr="00000000" w14:paraId="00002557">
      <w:pPr>
        <w:spacing w:line="240" w:lineRule="auto"/>
        <w:jc w:val="center"/>
        <w:rPr>
          <w:rFonts w:ascii="Courier" w:cs="Courier" w:eastAsia="Courier" w:hAnsi="Courier"/>
          <w:i w:val="1"/>
          <w:iCs w:val="1"/>
          <w:sz w:val="24"/>
          <w:szCs w:val="24"/>
        </w:rPr>
      </w:pPr>
      <w:r w:rsidDel="00000000" w:rsidR="00000000" w:rsidRPr="00000000">
        <w:rPr>
          <w:rtl w:val="0"/>
        </w:rPr>
      </w:r>
    </w:p>
    <w:p w:rsidR="00000000" w:rsidDel="00000000" w:rsidP="00000000" w:rsidRDefault="00000000" w:rsidRPr="00000000" w14:paraId="00002558">
      <w:pPr>
        <w:spacing w:line="240" w:lineRule="auto"/>
        <w:jc w:val="center"/>
        <w:rPr>
          <w:rFonts w:ascii="Courier" w:cs="Courier" w:eastAsia="Courier" w:hAnsi="Courier"/>
          <w:i w:val="1"/>
          <w:iCs w:val="1"/>
          <w:sz w:val="24"/>
          <w:szCs w:val="24"/>
        </w:rPr>
      </w:pPr>
      <w:r w:rsidDel="00000000" w:rsidR="00000000" w:rsidRPr="00000000">
        <w:rPr>
          <w:rFonts w:ascii="Courier" w:cs="Courier" w:eastAsia="Courier" w:hAnsi="Courier"/>
          <w:i w:val="1"/>
          <w:iCs w:val="1"/>
          <w:sz w:val="24"/>
          <w:szCs w:val="24"/>
          <w:rtl w:val="0"/>
        </w:rPr>
        <w:t xml:space="preserve">[Silence. Frightened faces]</w:t>
      </w:r>
    </w:p>
    <w:p w:rsidR="00000000" w:rsidDel="00000000" w:rsidP="00000000" w:rsidRDefault="00000000" w:rsidRPr="00000000" w14:paraId="00002559">
      <w:pPr>
        <w:spacing w:line="240" w:lineRule="auto"/>
        <w:jc w:val="center"/>
        <w:rPr>
          <w:rFonts w:ascii="Courier" w:cs="Courier" w:eastAsia="Courier" w:hAnsi="Courier"/>
          <w:i w:val="1"/>
          <w:iCs w:val="1"/>
          <w:sz w:val="24"/>
          <w:szCs w:val="24"/>
        </w:rPr>
      </w:pPr>
      <w:r w:rsidDel="00000000" w:rsidR="00000000" w:rsidRPr="00000000">
        <w:rPr>
          <w:rtl w:val="0"/>
        </w:rPr>
      </w:r>
    </w:p>
    <w:p w:rsidR="00000000" w:rsidDel="00000000" w:rsidP="00000000" w:rsidRDefault="00000000" w:rsidRPr="00000000" w14:paraId="0000255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55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aaa</w:t>
      </w:r>
    </w:p>
    <w:p w:rsidR="00000000" w:rsidDel="00000000" w:rsidP="00000000" w:rsidRDefault="00000000" w:rsidRPr="00000000" w14:paraId="0000255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5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ELEA (While Travis is just yelling in fear in the background)</w:t>
      </w:r>
    </w:p>
    <w:p w:rsidR="00000000" w:rsidDel="00000000" w:rsidP="00000000" w:rsidRDefault="00000000" w:rsidRPr="00000000" w14:paraId="0000255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FUCK no, we are NOT watching a movie where they CRUSH CANS!</w:t>
      </w:r>
    </w:p>
    <w:p w:rsidR="00000000" w:rsidDel="00000000" w:rsidP="00000000" w:rsidRDefault="00000000" w:rsidRPr="00000000" w14:paraId="0000255F">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6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6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Heh. All I gotta say is, </w:t>
      </w:r>
      <w:r w:rsidDel="00000000" w:rsidR="00000000" w:rsidRPr="00000000">
        <w:rPr>
          <w:rFonts w:ascii="Courier" w:cs="Courier" w:eastAsia="Courier" w:hAnsi="Courier"/>
          <w:b w:val="1"/>
          <w:bCs w:val="1"/>
          <w:sz w:val="24"/>
          <w:szCs w:val="24"/>
          <w:u w:val="single"/>
          <w:rtl w:val="0"/>
        </w:rPr>
        <w:t xml:space="preserve">I’M</w:t>
      </w:r>
      <w:r w:rsidDel="00000000" w:rsidR="00000000" w:rsidRPr="00000000">
        <w:rPr>
          <w:rFonts w:ascii="Courier" w:cs="Courier" w:eastAsia="Courier" w:hAnsi="Courier"/>
          <w:sz w:val="24"/>
          <w:szCs w:val="24"/>
          <w:rtl w:val="0"/>
        </w:rPr>
        <w:t xml:space="preserve"> not</w:t>
      </w:r>
      <w:r w:rsidDel="00000000" w:rsidR="00000000" w:rsidRPr="00000000">
        <w:rPr>
          <w:rFonts w:ascii="Courier" w:cs="Courier" w:eastAsia="Courier" w:hAnsi="Courier"/>
          <w:sz w:val="24"/>
          <w:szCs w:val="24"/>
          <w:rtl w:val="0"/>
        </w:rPr>
        <w:t xml:space="preserve"> afraid… let’s begin.</w:t>
      </w:r>
    </w:p>
    <w:p w:rsidR="00000000" w:rsidDel="00000000" w:rsidP="00000000" w:rsidRDefault="00000000" w:rsidRPr="00000000" w14:paraId="0000256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6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SCARY VOICE (ON TV)</w:t>
      </w:r>
    </w:p>
    <w:p w:rsidR="00000000" w:rsidDel="00000000" w:rsidP="00000000" w:rsidRDefault="00000000" w:rsidRPr="00000000" w14:paraId="0000256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God, I’m so rich… Might as well just BURN my cash, I’ve still got millions…</w:t>
      </w:r>
    </w:p>
    <w:p w:rsidR="00000000" w:rsidDel="00000000" w:rsidP="00000000" w:rsidRDefault="00000000" w:rsidRPr="00000000" w14:paraId="0000256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6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DEAN’S GIRLS</w:t>
      </w:r>
    </w:p>
    <w:p w:rsidR="00000000" w:rsidDel="00000000" w:rsidP="00000000" w:rsidRDefault="00000000" w:rsidRPr="00000000" w14:paraId="0000256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DEAN, SHEILD OUR EYES FROM THIS TORTURE!!</w:t>
      </w:r>
    </w:p>
    <w:p w:rsidR="00000000" w:rsidDel="00000000" w:rsidP="00000000" w:rsidRDefault="00000000" w:rsidRPr="00000000" w14:paraId="0000256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6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 (Gulping)</w:t>
      </w:r>
    </w:p>
    <w:p w:rsidR="00000000" w:rsidDel="00000000" w:rsidP="00000000" w:rsidRDefault="00000000" w:rsidRPr="00000000" w14:paraId="0000256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yeah. Uh huh. Don’t worry girls, not scary at all, for me…</w:t>
      </w:r>
    </w:p>
    <w:p w:rsidR="00000000" w:rsidDel="00000000" w:rsidP="00000000" w:rsidRDefault="00000000" w:rsidRPr="00000000" w14:paraId="0000256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6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SCARY VOICE (ON TV)</w:t>
      </w:r>
    </w:p>
    <w:p w:rsidR="00000000" w:rsidDel="00000000" w:rsidP="00000000" w:rsidRDefault="00000000" w:rsidRPr="00000000" w14:paraId="0000256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What’s this, a skull…? Might as well just… CRUSH IT!!</w:t>
      </w:r>
    </w:p>
    <w:p w:rsidR="00000000" w:rsidDel="00000000" w:rsidP="00000000" w:rsidRDefault="00000000" w:rsidRPr="00000000" w14:paraId="0000256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6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57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Duuuude, this movie is SO NOT cool…</w:t>
      </w:r>
    </w:p>
    <w:p w:rsidR="00000000" w:rsidDel="00000000" w:rsidP="00000000" w:rsidRDefault="00000000" w:rsidRPr="00000000" w14:paraId="0000257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7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7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That’s it, I’m turning this tv off!! Where’s the remote?!</w:t>
      </w:r>
    </w:p>
    <w:p w:rsidR="00000000" w:rsidDel="00000000" w:rsidP="00000000" w:rsidRDefault="00000000" w:rsidRPr="00000000" w14:paraId="0000257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7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7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YOU’VE been sitting on it for the past half-hour. On purpose. We can ALL tell, bro.</w:t>
      </w:r>
    </w:p>
    <w:p w:rsidR="00000000" w:rsidDel="00000000" w:rsidP="00000000" w:rsidRDefault="00000000" w:rsidRPr="00000000" w14:paraId="0000257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7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7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yeah… Damn, it’s really jammed in th- Dean, could you help me out for a sec?</w:t>
      </w:r>
    </w:p>
    <w:p w:rsidR="00000000" w:rsidDel="00000000" w:rsidP="00000000" w:rsidRDefault="00000000" w:rsidRPr="00000000" w14:paraId="0000257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7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w:t>
      </w:r>
    </w:p>
    <w:p w:rsidR="00000000" w:rsidDel="00000000" w:rsidP="00000000" w:rsidRDefault="00000000" w:rsidRPr="00000000" w14:paraId="0000257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not taking the remote- no, dude. No, what the fuck?</w:t>
      </w:r>
    </w:p>
    <w:p w:rsidR="00000000" w:rsidDel="00000000" w:rsidP="00000000" w:rsidRDefault="00000000" w:rsidRPr="00000000" w14:paraId="0000257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7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7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knew you guys couldn’t handle this. Looks like I’m just the only one who can stomach fear! Girls, clear out. Guys sleepover!</w:t>
      </w:r>
    </w:p>
    <w:p w:rsidR="00000000" w:rsidDel="00000000" w:rsidP="00000000" w:rsidRDefault="00000000" w:rsidRPr="00000000" w14:paraId="0000258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8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r>
    </w:p>
    <w:p w:rsidR="00000000" w:rsidDel="00000000" w:rsidP="00000000" w:rsidRDefault="00000000" w:rsidRPr="00000000" w14:paraId="0000258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Insufferable asshole with </w:t>
      </w:r>
      <w:r w:rsidDel="00000000" w:rsidR="00000000" w:rsidRPr="00000000">
        <w:rPr>
          <w:rFonts w:ascii="Courier" w:cs="Courier" w:eastAsia="Courier" w:hAnsi="Courier"/>
          <w:i w:val="1"/>
          <w:iCs w:val="1"/>
          <w:sz w:val="24"/>
          <w:szCs w:val="24"/>
          <w:rtl w:val="0"/>
        </w:rPr>
        <w:t xml:space="preserve">cheese…! </w:t>
      </w:r>
      <w:r w:rsidDel="00000000" w:rsidR="00000000" w:rsidRPr="00000000">
        <w:rPr>
          <w:rFonts w:ascii="Courier" w:cs="Courier" w:eastAsia="Courier" w:hAnsi="Courier"/>
          <w:sz w:val="24"/>
          <w:szCs w:val="24"/>
          <w:rtl w:val="0"/>
        </w:rPr>
        <w:t xml:space="preserve">Let’s go, girls…!</w:t>
      </w:r>
    </w:p>
    <w:p w:rsidR="00000000" w:rsidDel="00000000" w:rsidP="00000000" w:rsidRDefault="00000000" w:rsidRPr="00000000" w14:paraId="0000258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8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58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w:t>
      </w:r>
      <w:r w:rsidDel="00000000" w:rsidR="00000000" w:rsidRPr="00000000">
        <w:rPr>
          <w:rFonts w:ascii="Courier" w:cs="Courier" w:eastAsia="Courier" w:hAnsi="Courier"/>
          <w:sz w:val="24"/>
          <w:szCs w:val="24"/>
          <w:rtl w:val="0"/>
        </w:rPr>
        <w:t xml:space="preserve">has</w:t>
      </w:r>
      <w:r w:rsidDel="00000000" w:rsidR="00000000" w:rsidRPr="00000000">
        <w:rPr>
          <w:rFonts w:ascii="Courier" w:cs="Courier" w:eastAsia="Courier" w:hAnsi="Courier"/>
          <w:sz w:val="24"/>
          <w:szCs w:val="24"/>
          <w:rtl w:val="0"/>
        </w:rPr>
        <w:t xml:space="preserve"> haybale fever, I gotta skip out on this one, Deegsburger!</w:t>
      </w:r>
    </w:p>
    <w:p w:rsidR="00000000" w:rsidDel="00000000" w:rsidP="00000000" w:rsidRDefault="00000000" w:rsidRPr="00000000" w14:paraId="00002586">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8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 (To Deegs)</w:t>
      </w:r>
    </w:p>
    <w:p w:rsidR="00000000" w:rsidDel="00000000" w:rsidP="00000000" w:rsidRDefault="00000000" w:rsidRPr="00000000" w14:paraId="0000258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thanks for the sleepover invitation, dude, but I’m good. I’m much more of a ladies man.</w:t>
      </w:r>
    </w:p>
    <w:p w:rsidR="00000000" w:rsidDel="00000000" w:rsidP="00000000" w:rsidRDefault="00000000" w:rsidRPr="00000000" w14:paraId="0000258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8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8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Dean, you’re lucky I even REMEMBERED your EXISTENCE. And you’re not invited. Get the fuck out.</w:t>
      </w:r>
    </w:p>
    <w:p w:rsidR="00000000" w:rsidDel="00000000" w:rsidP="00000000" w:rsidRDefault="00000000" w:rsidRPr="00000000" w14:paraId="0000258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8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ROOM]</w:t>
      </w:r>
    </w:p>
    <w:p w:rsidR="00000000" w:rsidDel="00000000" w:rsidP="00000000" w:rsidRDefault="00000000" w:rsidRPr="00000000" w14:paraId="0000258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8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9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uh, so there’s only one bed… you three good with bunking on the floor? I hope so, ‘cause that’s what’s gonna happen.</w:t>
      </w:r>
    </w:p>
    <w:p w:rsidR="00000000" w:rsidDel="00000000" w:rsidP="00000000" w:rsidRDefault="00000000" w:rsidRPr="00000000" w14:paraId="0000259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9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59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Of course, Deegs! You’re the host!</w:t>
      </w:r>
    </w:p>
    <w:p w:rsidR="00000000" w:rsidDel="00000000" w:rsidP="00000000" w:rsidRDefault="00000000" w:rsidRPr="00000000" w14:paraId="00002594">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9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9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Y’know what, Spence, just for that, you get my ONLY air mattress… use it wisely, my overglazing friend.</w:t>
      </w:r>
    </w:p>
    <w:p w:rsidR="00000000" w:rsidDel="00000000" w:rsidP="00000000" w:rsidRDefault="00000000" w:rsidRPr="00000000" w14:paraId="0000259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98">
      <w:pPr>
        <w:spacing w:line="240" w:lineRule="auto"/>
        <w:jc w:val="center"/>
        <w:rPr>
          <w:rFonts w:ascii="Courier" w:cs="Courier" w:eastAsia="Courier" w:hAnsi="Courier"/>
          <w:sz w:val="24"/>
          <w:szCs w:val="24"/>
        </w:rPr>
      </w:pPr>
      <w:commentRangeStart w:id="373"/>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59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Niiiice. Starr, you wanna share?</w:t>
      </w:r>
      <w:commentRangeEnd w:id="373"/>
      <w:r w:rsidDel="00000000" w:rsidR="00000000" w:rsidRPr="00000000">
        <w:commentReference w:id="373"/>
      </w:r>
      <w:r w:rsidDel="00000000" w:rsidR="00000000" w:rsidRPr="00000000">
        <w:rPr>
          <w:rtl w:val="0"/>
        </w:rPr>
      </w:r>
    </w:p>
    <w:p w:rsidR="00000000" w:rsidDel="00000000" w:rsidP="00000000" w:rsidRDefault="00000000" w:rsidRPr="00000000" w14:paraId="0000259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9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9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thanks Spence, I’m actually good! Thought ahead, sooo… sleeping bag.</w:t>
      </w:r>
    </w:p>
    <w:p w:rsidR="00000000" w:rsidDel="00000000" w:rsidP="00000000" w:rsidRDefault="00000000" w:rsidRPr="00000000" w14:paraId="0000259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9E">
      <w:pPr>
        <w:spacing w:line="240" w:lineRule="auto"/>
        <w:jc w:val="center"/>
        <w:rPr>
          <w:rFonts w:ascii="Courier" w:cs="Courier" w:eastAsia="Courier" w:hAnsi="Courier"/>
          <w:sz w:val="24"/>
          <w:szCs w:val="24"/>
        </w:rPr>
      </w:pPr>
      <w:commentRangeStart w:id="374"/>
      <w:commentRangeStart w:id="375"/>
      <w:r w:rsidDel="00000000" w:rsidR="00000000" w:rsidRPr="00000000">
        <w:rPr>
          <w:rFonts w:ascii="Courier" w:cs="Courier" w:eastAsia="Courier" w:hAnsi="Courier"/>
          <w:sz w:val="24"/>
          <w:szCs w:val="24"/>
          <w:rtl w:val="0"/>
        </w:rPr>
        <w:t xml:space="preserve">[He reveals his sleeping bag (it looks like dean)]</w:t>
      </w:r>
      <w:commentRangeEnd w:id="374"/>
      <w:r w:rsidDel="00000000" w:rsidR="00000000" w:rsidRPr="00000000">
        <w:commentReference w:id="374"/>
      </w:r>
      <w:commentRangeEnd w:id="375"/>
      <w:r w:rsidDel="00000000" w:rsidR="00000000" w:rsidRPr="00000000">
        <w:commentReference w:id="375"/>
      </w:r>
      <w:r w:rsidDel="00000000" w:rsidR="00000000" w:rsidRPr="00000000">
        <w:rPr>
          <w:rtl w:val="0"/>
        </w:rPr>
      </w:r>
    </w:p>
    <w:p w:rsidR="00000000" w:rsidDel="00000000" w:rsidP="00000000" w:rsidRDefault="00000000" w:rsidRPr="00000000" w14:paraId="0000259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A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A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I think Starr’s gay.</w:t>
      </w:r>
    </w:p>
    <w:p w:rsidR="00000000" w:rsidDel="00000000" w:rsidP="00000000" w:rsidRDefault="00000000" w:rsidRPr="00000000" w14:paraId="000025A2">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A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5A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there’s fire ants coming out of your wall deegs</w:t>
      </w:r>
    </w:p>
    <w:p w:rsidR="00000000" w:rsidDel="00000000" w:rsidP="00000000" w:rsidRDefault="00000000" w:rsidRPr="00000000" w14:paraId="000025A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A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A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yeah just leave ‘em be, man, they won’t bite you if you-</w:t>
      </w:r>
    </w:p>
    <w:p w:rsidR="00000000" w:rsidDel="00000000" w:rsidP="00000000" w:rsidRDefault="00000000" w:rsidRPr="00000000" w14:paraId="000025A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A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5A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dont</w:t>
      </w:r>
      <w:r w:rsidDel="00000000" w:rsidR="00000000" w:rsidRPr="00000000">
        <w:rPr>
          <w:rFonts w:ascii="Courier" w:cs="Courier" w:eastAsia="Courier" w:hAnsi="Courier"/>
          <w:sz w:val="24"/>
          <w:szCs w:val="24"/>
          <w:rtl w:val="0"/>
        </w:rPr>
        <w:t xml:space="preserve"> bite them back? too late i already ate like five</w:t>
      </w:r>
    </w:p>
    <w:p w:rsidR="00000000" w:rsidDel="00000000" w:rsidP="00000000" w:rsidRDefault="00000000" w:rsidRPr="00000000" w14:paraId="000025A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A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A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Of course you did, Cas. Of course you did. Welp, nighty-night time, you assholes. Cas, I take it you’re good with bunking on my gravely concrete floor? </w:t>
      </w:r>
    </w:p>
    <w:p w:rsidR="00000000" w:rsidDel="00000000" w:rsidP="00000000" w:rsidRDefault="00000000" w:rsidRPr="00000000" w14:paraId="000025A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A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5B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right as a rock-hard rockman</w:t>
      </w:r>
    </w:p>
    <w:p w:rsidR="00000000" w:rsidDel="00000000" w:rsidP="00000000" w:rsidRDefault="00000000" w:rsidRPr="00000000" w14:paraId="000025B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B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B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Yep, that’s Cas alright, haha! Cas, you’re a good guy, dude, I wish you only good luck and prosperity in your future. Anyway, I gotta take a FAT piss, I’ll be right back.</w:t>
      </w:r>
    </w:p>
    <w:p w:rsidR="00000000" w:rsidDel="00000000" w:rsidP="00000000" w:rsidRDefault="00000000" w:rsidRPr="00000000" w14:paraId="000025B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B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5B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 know what, Cas, I agree with Deegs, I wish you nothing but a long and fruitful life!</w:t>
      </w:r>
    </w:p>
    <w:p w:rsidR="00000000" w:rsidDel="00000000" w:rsidP="00000000" w:rsidRDefault="00000000" w:rsidRPr="00000000" w14:paraId="000025B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B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(Sleepy)</w:t>
      </w:r>
    </w:p>
    <w:p w:rsidR="00000000" w:rsidDel="00000000" w:rsidP="00000000" w:rsidRDefault="00000000" w:rsidRPr="00000000" w14:paraId="000025B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Ahh… thanks for keeping me warm, Dean… Off to dreamland for me… AGHHHHHH!!!!</w:t>
      </w:r>
    </w:p>
    <w:p w:rsidR="00000000" w:rsidDel="00000000" w:rsidP="00000000" w:rsidRDefault="00000000" w:rsidRPr="00000000" w14:paraId="000025B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B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5B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 Starr what </w:t>
      </w:r>
      <w:r w:rsidDel="00000000" w:rsidR="00000000" w:rsidRPr="00000000">
        <w:rPr>
          <w:rFonts w:ascii="Courier" w:cs="Courier" w:eastAsia="Courier" w:hAnsi="Courier"/>
          <w:sz w:val="24"/>
          <w:szCs w:val="24"/>
          <w:rtl w:val="0"/>
        </w:rPr>
        <w:t xml:space="preserve">the</w:t>
      </w:r>
      <w:r w:rsidDel="00000000" w:rsidR="00000000" w:rsidRPr="00000000">
        <w:rPr>
          <w:rFonts w:ascii="Courier" w:cs="Courier" w:eastAsia="Courier" w:hAnsi="Courier"/>
          <w:sz w:val="24"/>
          <w:szCs w:val="24"/>
          <w:rtl w:val="0"/>
        </w:rPr>
        <w:t xml:space="preserve"> ballsack! What’s wrong!</w:t>
      </w:r>
    </w:p>
    <w:p w:rsidR="00000000" w:rsidDel="00000000" w:rsidP="00000000" w:rsidRDefault="00000000" w:rsidRPr="00000000" w14:paraId="000025B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B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B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had… a dream! About that stupid fucking movie Deegs made us watch! That guy with the scissors!</w:t>
      </w:r>
    </w:p>
    <w:p w:rsidR="00000000" w:rsidDel="00000000" w:rsidP="00000000" w:rsidRDefault="00000000" w:rsidRPr="00000000" w14:paraId="000025C0">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C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5C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massive spooky vibes from that one</w:t>
      </w:r>
    </w:p>
    <w:p w:rsidR="00000000" w:rsidDel="00000000" w:rsidP="00000000" w:rsidRDefault="00000000" w:rsidRPr="00000000" w14:paraId="000025C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C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C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 said it, Cas. Now, what’s the plan? We obviously gotta get back </w:t>
      </w:r>
      <w:r w:rsidDel="00000000" w:rsidR="00000000" w:rsidRPr="00000000">
        <w:rPr>
          <w:rFonts w:ascii="Courier" w:cs="Courier" w:eastAsia="Courier" w:hAnsi="Courier"/>
          <w:sz w:val="24"/>
          <w:szCs w:val="24"/>
          <w:rtl w:val="0"/>
        </w:rPr>
        <w:t xml:space="preserve">at Deegs</w:t>
      </w:r>
      <w:r w:rsidDel="00000000" w:rsidR="00000000" w:rsidRPr="00000000">
        <w:rPr>
          <w:rFonts w:ascii="Courier" w:cs="Courier" w:eastAsia="Courier" w:hAnsi="Courier"/>
          <w:sz w:val="24"/>
          <w:szCs w:val="24"/>
          <w:rtl w:val="0"/>
        </w:rPr>
        <w:t xml:space="preserve"> for this, so any ideas?</w:t>
      </w:r>
    </w:p>
    <w:p w:rsidR="00000000" w:rsidDel="00000000" w:rsidP="00000000" w:rsidRDefault="00000000" w:rsidRPr="00000000" w14:paraId="000025C6">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C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5C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 ‘bout we sleep?</w:t>
      </w:r>
    </w:p>
    <w:p w:rsidR="00000000" w:rsidDel="00000000" w:rsidP="00000000" w:rsidRDefault="00000000" w:rsidRPr="00000000" w14:paraId="000025C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C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C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TERRIBLE idea, Spence, I’m firing you from having ideas. Cas, you’re promoted to idea-man, and you look like you got sum’.</w:t>
      </w:r>
    </w:p>
    <w:p w:rsidR="00000000" w:rsidDel="00000000" w:rsidP="00000000" w:rsidRDefault="00000000" w:rsidRPr="00000000" w14:paraId="000025C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C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5C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have an idea but we cant discuss it here follow me</w:t>
      </w:r>
    </w:p>
    <w:p w:rsidR="00000000" w:rsidDel="00000000" w:rsidP="00000000" w:rsidRDefault="00000000" w:rsidRPr="00000000" w14:paraId="000025CF">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D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D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Okay why did I need to walk like two feet for.</w:t>
      </w:r>
    </w:p>
    <w:p w:rsidR="00000000" w:rsidDel="00000000" w:rsidP="00000000" w:rsidRDefault="00000000" w:rsidRPr="00000000" w14:paraId="000025D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D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5D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theres slightly more bugs in this area the plan is we murder him</w:t>
      </w:r>
    </w:p>
    <w:p w:rsidR="00000000" w:rsidDel="00000000" w:rsidP="00000000" w:rsidRDefault="00000000" w:rsidRPr="00000000" w14:paraId="000025D5">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D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D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…That’s… it? That’s- that’s the plan. That we murder him. We’re not gonna murder Deegs, you nimwit!</w:t>
      </w:r>
    </w:p>
    <w:p w:rsidR="00000000" w:rsidDel="00000000" w:rsidP="00000000" w:rsidRDefault="00000000" w:rsidRPr="00000000" w14:paraId="000025D8">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D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pushes Cas out the window and splat sfx]</w:t>
      </w:r>
    </w:p>
    <w:p w:rsidR="00000000" w:rsidDel="00000000" w:rsidP="00000000" w:rsidRDefault="00000000" w:rsidRPr="00000000" w14:paraId="000025D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D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5D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you killed Cas!! You bastard!!</w:t>
      </w:r>
    </w:p>
    <w:p w:rsidR="00000000" w:rsidDel="00000000" w:rsidP="00000000" w:rsidRDefault="00000000" w:rsidRPr="00000000" w14:paraId="000025D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D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D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shittt oh shit oh shit I’m so sorry Cas, ohhh man I don’t think he can hear me but oh shit I did NOT think I had enough strength in me for that, aww man, and RIGHT after we wished him all that peace and goodwill and shit.</w:t>
      </w:r>
    </w:p>
    <w:p w:rsidR="00000000" w:rsidDel="00000000" w:rsidP="00000000" w:rsidRDefault="00000000" w:rsidRPr="00000000" w14:paraId="000025E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E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(barging in)</w:t>
      </w:r>
    </w:p>
    <w:p w:rsidR="00000000" w:rsidDel="00000000" w:rsidP="00000000" w:rsidRDefault="00000000" w:rsidRPr="00000000" w14:paraId="000025E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 the FUCK was that noise??</w:t>
      </w:r>
    </w:p>
    <w:p w:rsidR="00000000" w:rsidDel="00000000" w:rsidP="00000000" w:rsidRDefault="00000000" w:rsidRPr="00000000" w14:paraId="000025E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E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E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Uh… so Cas died.</w:t>
      </w:r>
    </w:p>
    <w:p w:rsidR="00000000" w:rsidDel="00000000" w:rsidP="00000000" w:rsidRDefault="00000000" w:rsidRPr="00000000" w14:paraId="000025E6">
      <w:pPr>
        <w:spacing w:line="240" w:lineRule="auto"/>
        <w:rPr>
          <w:rFonts w:ascii="Courier" w:cs="Courier" w:eastAsia="Courier" w:hAnsi="Courier"/>
          <w:b w:val="1"/>
          <w:bCs w:val="1"/>
          <w:i w:val="1"/>
          <w:iCs w:val="1"/>
          <w:sz w:val="24"/>
          <w:szCs w:val="24"/>
        </w:rPr>
      </w:pPr>
      <w:r w:rsidDel="00000000" w:rsidR="00000000" w:rsidRPr="00000000">
        <w:rPr>
          <w:rtl w:val="0"/>
        </w:rPr>
      </w:r>
    </w:p>
    <w:p w:rsidR="00000000" w:rsidDel="00000000" w:rsidP="00000000" w:rsidRDefault="00000000" w:rsidRPr="00000000" w14:paraId="000025E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E8">
      <w:pPr>
        <w:spacing w:line="240" w:lineRule="auto"/>
        <w:jc w:val="center"/>
        <w:rPr>
          <w:rFonts w:ascii="Courier" w:cs="Courier" w:eastAsia="Courier" w:hAnsi="Courier"/>
          <w:b w:val="1"/>
          <w:bCs w:val="1"/>
          <w:i w:val="1"/>
          <w:iCs w:val="1"/>
          <w:sz w:val="24"/>
          <w:szCs w:val="24"/>
        </w:rPr>
      </w:pPr>
      <w:r w:rsidDel="00000000" w:rsidR="00000000" w:rsidRPr="00000000">
        <w:rPr>
          <w:rFonts w:ascii="Courier" w:cs="Courier" w:eastAsia="Courier" w:hAnsi="Courier"/>
          <w:sz w:val="24"/>
          <w:szCs w:val="24"/>
          <w:rtl w:val="0"/>
        </w:rPr>
        <w:t xml:space="preserve">…Jesus CHRIST, dude, I leave you three alone for TWO MINUTES and one of you is</w:t>
      </w:r>
      <w:r w:rsidDel="00000000" w:rsidR="00000000" w:rsidRPr="00000000">
        <w:rPr>
          <w:rFonts w:ascii="Courier" w:cs="Courier" w:eastAsia="Courier" w:hAnsi="Courier"/>
          <w:i w:val="1"/>
          <w:iCs w:val="1"/>
          <w:sz w:val="24"/>
          <w:szCs w:val="24"/>
          <w:rtl w:val="0"/>
        </w:rPr>
        <w:t xml:space="preserve"> </w:t>
      </w:r>
      <w:r w:rsidDel="00000000" w:rsidR="00000000" w:rsidRPr="00000000">
        <w:rPr>
          <w:rFonts w:ascii="Courier" w:cs="Courier" w:eastAsia="Courier" w:hAnsi="Courier"/>
          <w:b w:val="1"/>
          <w:bCs w:val="1"/>
          <w:i w:val="1"/>
          <w:iCs w:val="1"/>
          <w:sz w:val="24"/>
          <w:szCs w:val="24"/>
          <w:rtl w:val="0"/>
        </w:rPr>
        <w:t xml:space="preserve">already</w:t>
      </w:r>
      <w:r w:rsidDel="00000000" w:rsidR="00000000" w:rsidRPr="00000000">
        <w:rPr>
          <w:rFonts w:ascii="Courier" w:cs="Courier" w:eastAsia="Courier" w:hAnsi="Courier"/>
          <w:i w:val="1"/>
          <w:iCs w:val="1"/>
          <w:sz w:val="24"/>
          <w:szCs w:val="24"/>
          <w:rtl w:val="0"/>
        </w:rPr>
        <w:t xml:space="preserve"> </w:t>
      </w:r>
      <w:r w:rsidDel="00000000" w:rsidR="00000000" w:rsidRPr="00000000">
        <w:rPr>
          <w:rFonts w:ascii="Courier" w:cs="Courier" w:eastAsia="Courier" w:hAnsi="Courier"/>
          <w:b w:val="1"/>
          <w:bCs w:val="1"/>
          <w:i w:val="1"/>
          <w:iCs w:val="1"/>
          <w:sz w:val="24"/>
          <w:szCs w:val="24"/>
          <w:rtl w:val="0"/>
        </w:rPr>
        <w:t xml:space="preserve">DEAD???</w:t>
      </w:r>
    </w:p>
    <w:p w:rsidR="00000000" w:rsidDel="00000000" w:rsidP="00000000" w:rsidRDefault="00000000" w:rsidRPr="00000000" w14:paraId="000025E9">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E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E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Spencer’s fault. He seduced me into killing Cas. I tried to resist his advances! But I gave in once he started doing his signature teeth-chattering mo-</w:t>
      </w:r>
    </w:p>
    <w:p w:rsidR="00000000" w:rsidDel="00000000" w:rsidP="00000000" w:rsidRDefault="00000000" w:rsidRPr="00000000" w14:paraId="000025E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E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EE">
      <w:pPr>
        <w:spacing w:line="240" w:lineRule="auto"/>
        <w:jc w:val="center"/>
        <w:rPr>
          <w:rFonts w:ascii="Courier" w:cs="Courier" w:eastAsia="Courier" w:hAnsi="Courier"/>
          <w:i w:val="1"/>
          <w:iCs w:val="1"/>
          <w:sz w:val="24"/>
          <w:szCs w:val="24"/>
        </w:rPr>
      </w:pPr>
      <w:r w:rsidDel="00000000" w:rsidR="00000000" w:rsidRPr="00000000">
        <w:rPr>
          <w:rFonts w:ascii="Courier" w:cs="Courier" w:eastAsia="Courier" w:hAnsi="Courier"/>
          <w:sz w:val="24"/>
          <w:szCs w:val="24"/>
          <w:rtl w:val="0"/>
        </w:rPr>
        <w:t xml:space="preserve">Unbelievable. UN-be-leavable. Let’s just… go to sleep and try to forget about our dead friend. And I'm making YOU TWO clean up his body in the morning. He better not’ve landed on my </w:t>
      </w:r>
      <w:r w:rsidDel="00000000" w:rsidR="00000000" w:rsidRPr="00000000">
        <w:rPr>
          <w:rFonts w:ascii="Courier" w:cs="Courier" w:eastAsia="Courier" w:hAnsi="Courier"/>
          <w:i w:val="1"/>
          <w:iCs w:val="1"/>
          <w:sz w:val="24"/>
          <w:szCs w:val="24"/>
          <w:rtl w:val="0"/>
        </w:rPr>
        <w:t xml:space="preserve">car!</w:t>
      </w:r>
    </w:p>
    <w:p w:rsidR="00000000" w:rsidDel="00000000" w:rsidP="00000000" w:rsidRDefault="00000000" w:rsidRPr="00000000" w14:paraId="000025E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F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STARR/SPENCER</w:t>
      </w:r>
    </w:p>
    <w:p w:rsidR="00000000" w:rsidDel="00000000" w:rsidP="00000000" w:rsidRDefault="00000000" w:rsidRPr="00000000" w14:paraId="000025F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Yes sir…</w:t>
      </w:r>
    </w:p>
    <w:p w:rsidR="00000000" w:rsidDel="00000000" w:rsidP="00000000" w:rsidRDefault="00000000" w:rsidRPr="00000000" w14:paraId="000025F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F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5F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Good boy, Spence.</w:t>
      </w:r>
    </w:p>
    <w:p w:rsidR="00000000" w:rsidDel="00000000" w:rsidP="00000000" w:rsidRDefault="00000000" w:rsidRPr="00000000" w14:paraId="000025F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F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5F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*Sigh* Positive thoughts, positive thoughts.</w:t>
      </w:r>
    </w:p>
    <w:p w:rsidR="00000000" w:rsidDel="00000000" w:rsidP="00000000" w:rsidRDefault="00000000" w:rsidRPr="00000000" w14:paraId="000025F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F9">
      <w:pPr>
        <w:spacing w:line="240" w:lineRule="auto"/>
        <w:jc w:val="center"/>
        <w:rPr>
          <w:rFonts w:ascii="Courier" w:cs="Courier" w:eastAsia="Courier" w:hAnsi="Courier"/>
          <w:sz w:val="24"/>
          <w:szCs w:val="24"/>
        </w:rPr>
        <w:sectPr>
          <w:headerReference r:id="rId149" w:type="default"/>
          <w:footerReference r:id="rId150" w:type="default"/>
          <w:type w:val="nextPage"/>
          <w:pgSz w:h="15840" w:w="12240" w:orient="portrait"/>
          <w:pgMar w:bottom="1440" w:top="1440" w:left="1440" w:right="1440" w:header="720" w:footer="720"/>
          <w:pgNumType w:start="1"/>
        </w:sectPr>
      </w:pPr>
      <w:r w:rsidDel="00000000" w:rsidR="00000000" w:rsidRPr="00000000">
        <w:rPr>
          <w:rFonts w:ascii="Courier" w:cs="Courier" w:eastAsia="Courier" w:hAnsi="Courier"/>
          <w:sz w:val="24"/>
          <w:szCs w:val="24"/>
          <w:rtl w:val="0"/>
        </w:rPr>
        <w:t xml:space="preserve">[END]</w:t>
      </w:r>
    </w:p>
    <w:p w:rsidR="00000000" w:rsidDel="00000000" w:rsidP="00000000" w:rsidRDefault="00000000" w:rsidRPr="00000000" w14:paraId="000025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sz w:val="24"/>
          <w:szCs w:val="24"/>
        </w:rPr>
        <w:sectPr>
          <w:headerReference r:id="rId151" w:type="default"/>
          <w:footerReference r:id="rId152" w:type="default"/>
          <w:type w:val="nextPage"/>
          <w:pgSz w:h="15840" w:w="12240" w:orient="portrait"/>
          <w:pgMar w:bottom="1440" w:top="1440" w:left="1440" w:right="1440" w:header="720" w:footer="720"/>
          <w:pgNumType w:start="1"/>
        </w:sectPr>
      </w:pPr>
      <w:bookmarkStart w:colFirst="0" w:colLast="0" w:name="_7juowowu83mt"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dna short</w:t>
      </w:r>
      <w:r w:rsidDel="00000000" w:rsidR="00000000" w:rsidRPr="00000000">
        <w:rPr>
          <w:rtl w:val="0"/>
        </w:rPr>
      </w:r>
    </w:p>
    <w:p w:rsidR="00000000" w:rsidDel="00000000" w:rsidP="00000000" w:rsidRDefault="00000000" w:rsidRPr="00000000" w14:paraId="000025F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[Nenjac theater]</w:t>
      </w:r>
    </w:p>
    <w:p w:rsidR="00000000" w:rsidDel="00000000" w:rsidP="00000000" w:rsidRDefault="00000000" w:rsidRPr="00000000" w14:paraId="000025F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5F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5F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I sure hope no gay shit’s happening today.</w:t>
      </w:r>
    </w:p>
    <w:p w:rsidR="00000000" w:rsidDel="00000000" w:rsidP="00000000" w:rsidRDefault="00000000" w:rsidRPr="00000000" w14:paraId="000025FF">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0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 (cheery)</w:t>
      </w:r>
    </w:p>
    <w:p w:rsidR="00000000" w:rsidDel="00000000" w:rsidP="00000000" w:rsidRDefault="00000000" w:rsidRPr="00000000" w14:paraId="0000260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Guys, you bastards!! The DNA tests we took offscreen before the episode started came in the mail!! We got our results!!</w:t>
      </w:r>
    </w:p>
    <w:p w:rsidR="00000000" w:rsidDel="00000000" w:rsidP="00000000" w:rsidRDefault="00000000" w:rsidRPr="00000000" w14:paraId="0000260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0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0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Alright, well I was wrong.</w:t>
      </w:r>
    </w:p>
    <w:p w:rsidR="00000000" w:rsidDel="00000000" w:rsidP="00000000" w:rsidRDefault="00000000" w:rsidRPr="00000000" w14:paraId="0000260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0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(opening his letter)</w:t>
      </w:r>
    </w:p>
    <w:p w:rsidR="00000000" w:rsidDel="00000000" w:rsidP="00000000" w:rsidRDefault="00000000" w:rsidRPr="00000000" w14:paraId="0000260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FUCK yeah, dude!! Let’s see what I got- Oh… oh… aw, man.</w:t>
      </w:r>
    </w:p>
    <w:p w:rsidR="00000000" w:rsidDel="00000000" w:rsidP="00000000" w:rsidRDefault="00000000" w:rsidRPr="00000000" w14:paraId="0000260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0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0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see, I told you in the PILOT that “American” wasn’t an ethnicity. Looks like you’re a European Mutt. Anyway, Spencer! …Lemme guess… Puerto Rican?? HAHAHAHA-</w:t>
      </w:r>
    </w:p>
    <w:p w:rsidR="00000000" w:rsidDel="00000000" w:rsidP="00000000" w:rsidRDefault="00000000" w:rsidRPr="00000000" w14:paraId="0000260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0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60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social awareness, Deegs…</w:t>
      </w:r>
    </w:p>
    <w:p w:rsidR="00000000" w:rsidDel="00000000" w:rsidP="00000000" w:rsidRDefault="00000000" w:rsidRPr="00000000" w14:paraId="0000260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0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1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Legal documentation, Spence…</w:t>
      </w:r>
    </w:p>
    <w:p w:rsidR="00000000" w:rsidDel="00000000" w:rsidP="00000000" w:rsidRDefault="00000000" w:rsidRPr="00000000" w14:paraId="0000261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1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r>
    </w:p>
    <w:p w:rsidR="00000000" w:rsidDel="00000000" w:rsidP="00000000" w:rsidRDefault="00000000" w:rsidRPr="00000000" w14:paraId="0000261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Attention, kids. Auditions. Sing now. Wow, good job. I’m gonna do the cast list now. Bye.</w:t>
      </w:r>
    </w:p>
    <w:p w:rsidR="00000000" w:rsidDel="00000000" w:rsidP="00000000" w:rsidRDefault="00000000" w:rsidRPr="00000000" w14:paraId="0000261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1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61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…Not even audition day bro, what is he talking about?</w:t>
      </w:r>
    </w:p>
    <w:p w:rsidR="00000000" w:rsidDel="00000000" w:rsidP="00000000" w:rsidRDefault="00000000" w:rsidRPr="00000000" w14:paraId="00002617">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1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1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Anywayyyy, what </w:t>
      </w:r>
      <w:r w:rsidDel="00000000" w:rsidR="00000000" w:rsidRPr="00000000">
        <w:rPr>
          <w:rFonts w:ascii="Courier" w:cs="Courier" w:eastAsia="Courier" w:hAnsi="Courier"/>
          <w:sz w:val="24"/>
          <w:szCs w:val="24"/>
          <w:rtl w:val="0"/>
        </w:rPr>
        <w:t xml:space="preserve">ethnicity everyone</w:t>
      </w:r>
      <w:r w:rsidDel="00000000" w:rsidR="00000000" w:rsidRPr="00000000">
        <w:rPr>
          <w:rFonts w:ascii="Courier" w:cs="Courier" w:eastAsia="Courier" w:hAnsi="Courier"/>
          <w:sz w:val="24"/>
          <w:szCs w:val="24"/>
          <w:rtl w:val="0"/>
        </w:rPr>
        <w:t xml:space="preserve"> else get? Cas?</w:t>
      </w:r>
    </w:p>
    <w:p w:rsidR="00000000" w:rsidDel="00000000" w:rsidP="00000000" w:rsidRDefault="00000000" w:rsidRPr="00000000" w14:paraId="0000261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1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r>
    </w:p>
    <w:p w:rsidR="00000000" w:rsidDel="00000000" w:rsidP="00000000" w:rsidRDefault="00000000" w:rsidRPr="00000000" w14:paraId="0000261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my envelope</w:t>
      </w:r>
      <w:r w:rsidDel="00000000" w:rsidR="00000000" w:rsidRPr="00000000">
        <w:rPr>
          <w:rFonts w:ascii="Courier" w:cs="Courier" w:eastAsia="Courier" w:hAnsi="Courier"/>
          <w:sz w:val="24"/>
          <w:szCs w:val="24"/>
          <w:rtl w:val="0"/>
        </w:rPr>
        <w:t xml:space="preserve"> is filled with tar. there’s no letter</w:t>
      </w:r>
    </w:p>
    <w:p w:rsidR="00000000" w:rsidDel="00000000" w:rsidP="00000000" w:rsidRDefault="00000000" w:rsidRPr="00000000" w14:paraId="0000261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1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1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w:t>
      </w:r>
      <w:r w:rsidDel="00000000" w:rsidR="00000000" w:rsidRPr="00000000">
        <w:rPr>
          <w:rFonts w:ascii="Courier" w:cs="Courier" w:eastAsia="Courier" w:hAnsi="Courier"/>
          <w:sz w:val="24"/>
          <w:szCs w:val="24"/>
          <w:rtl w:val="0"/>
        </w:rPr>
        <w:t xml:space="preserve">Checks</w:t>
      </w:r>
      <w:r w:rsidDel="00000000" w:rsidR="00000000" w:rsidRPr="00000000">
        <w:rPr>
          <w:rFonts w:ascii="Courier" w:cs="Courier" w:eastAsia="Courier" w:hAnsi="Courier"/>
          <w:sz w:val="24"/>
          <w:szCs w:val="24"/>
          <w:rtl w:val="0"/>
        </w:rPr>
        <w:t xml:space="preserve"> out. Anyway, I got 2% Middle Eastern! You know what that means!! I can finally connect with my heritage…!</w:t>
      </w:r>
    </w:p>
    <w:p w:rsidR="00000000" w:rsidDel="00000000" w:rsidP="00000000" w:rsidRDefault="00000000" w:rsidRPr="00000000" w14:paraId="00002620">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2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62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Woohoo!! I </w:t>
      </w:r>
      <w:r w:rsidDel="00000000" w:rsidR="00000000" w:rsidRPr="00000000">
        <w:rPr>
          <w:rFonts w:ascii="Courier" w:cs="Courier" w:eastAsia="Courier" w:hAnsi="Courier"/>
          <w:sz w:val="24"/>
          <w:szCs w:val="24"/>
          <w:rtl w:val="0"/>
        </w:rPr>
        <w:t xml:space="preserve">be 99.9%</w:t>
      </w:r>
      <w:r w:rsidDel="00000000" w:rsidR="00000000" w:rsidRPr="00000000">
        <w:rPr>
          <w:rFonts w:ascii="Courier" w:cs="Courier" w:eastAsia="Courier" w:hAnsi="Courier"/>
          <w:sz w:val="24"/>
          <w:szCs w:val="24"/>
          <w:rtl w:val="0"/>
        </w:rPr>
        <w:t xml:space="preserve"> American! Ninety Nine point- wait… what??</w:t>
      </w:r>
    </w:p>
    <w:p w:rsidR="00000000" w:rsidDel="00000000" w:rsidP="00000000" w:rsidRDefault="00000000" w:rsidRPr="00000000" w14:paraId="0000262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2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62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How is that even POSSIBLE?? American’s not an ethn-</w:t>
      </w:r>
    </w:p>
    <w:p w:rsidR="00000000" w:rsidDel="00000000" w:rsidP="00000000" w:rsidRDefault="00000000" w:rsidRPr="00000000" w14:paraId="00002626">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2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62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Only 99.9%? ONLY 99.9??? HELLLL NOOOOOO… BROTHERRRRRRR</w:t>
      </w:r>
    </w:p>
    <w:p w:rsidR="00000000" w:rsidDel="00000000" w:rsidP="00000000" w:rsidRDefault="00000000" w:rsidRPr="00000000" w14:paraId="0000262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2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[Camera zooms out as he yells then cuts to airport with Deegs]</w:t>
      </w:r>
    </w:p>
    <w:p w:rsidR="00000000" w:rsidDel="00000000" w:rsidP="00000000" w:rsidRDefault="00000000" w:rsidRPr="00000000" w14:paraId="0000262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2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(greeting random people at security)(saying these phrases as white as possible)</w:t>
      </w:r>
    </w:p>
    <w:p w:rsidR="00000000" w:rsidDel="00000000" w:rsidP="00000000" w:rsidRDefault="00000000" w:rsidRPr="00000000" w14:paraId="0000262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Marhaba. Bismillah. God be with you. Allahu Akbar.</w:t>
      </w:r>
    </w:p>
    <w:p w:rsidR="00000000" w:rsidDel="00000000" w:rsidP="00000000" w:rsidRDefault="00000000" w:rsidRPr="00000000" w14:paraId="0000262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2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TSA AGENT</w:t>
      </w:r>
    </w:p>
    <w:p w:rsidR="00000000" w:rsidDel="00000000" w:rsidP="00000000" w:rsidRDefault="00000000" w:rsidRPr="00000000" w14:paraId="0000263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we’re gonna need you to step to the side here.</w:t>
      </w:r>
    </w:p>
    <w:p w:rsidR="00000000" w:rsidDel="00000000" w:rsidP="00000000" w:rsidRDefault="00000000" w:rsidRPr="00000000" w14:paraId="0000263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3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3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What?? Is it because I said a prayer in my </w:t>
      </w:r>
      <w:r w:rsidDel="00000000" w:rsidR="00000000" w:rsidRPr="00000000">
        <w:rPr>
          <w:rFonts w:ascii="Courier" w:cs="Courier" w:eastAsia="Courier" w:hAnsi="Courier"/>
          <w:i w:val="1"/>
          <w:iCs w:val="1"/>
          <w:sz w:val="24"/>
          <w:szCs w:val="24"/>
          <w:rtl w:val="0"/>
        </w:rPr>
        <w:t xml:space="preserve">native language</w:t>
      </w:r>
      <w:r w:rsidDel="00000000" w:rsidR="00000000" w:rsidRPr="00000000">
        <w:rPr>
          <w:rFonts w:ascii="Courier" w:cs="Courier" w:eastAsia="Courier" w:hAnsi="Courier"/>
          <w:sz w:val="24"/>
          <w:szCs w:val="24"/>
          <w:rtl w:val="0"/>
        </w:rPr>
        <w:t xml:space="preserve">? Is it because of my RELIGION???</w:t>
      </w:r>
    </w:p>
    <w:p w:rsidR="00000000" w:rsidDel="00000000" w:rsidP="00000000" w:rsidRDefault="00000000" w:rsidRPr="00000000" w14:paraId="0000263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3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TSA AGENT</w:t>
      </w:r>
    </w:p>
    <w:p w:rsidR="00000000" w:rsidDel="00000000" w:rsidP="00000000" w:rsidRDefault="00000000" w:rsidRPr="00000000" w14:paraId="0000263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Probably because we found 14 and a half nuclear level explosive devices in your suitcase.</w:t>
      </w:r>
    </w:p>
    <w:p w:rsidR="00000000" w:rsidDel="00000000" w:rsidP="00000000" w:rsidRDefault="00000000" w:rsidRPr="00000000" w14:paraId="0000263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3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Yeahhh That </w:t>
      </w:r>
      <w:r w:rsidDel="00000000" w:rsidR="00000000" w:rsidRPr="00000000">
        <w:rPr>
          <w:rFonts w:ascii="Courier" w:cs="Courier" w:eastAsia="Courier" w:hAnsi="Courier"/>
          <w:i w:val="1"/>
          <w:iCs w:val="1"/>
          <w:sz w:val="24"/>
          <w:szCs w:val="24"/>
          <w:rtl w:val="0"/>
        </w:rPr>
        <w:t xml:space="preserve">could</w:t>
      </w:r>
      <w:r w:rsidDel="00000000" w:rsidR="00000000" w:rsidRPr="00000000">
        <w:rPr>
          <w:rFonts w:ascii="Courier" w:cs="Courier" w:eastAsia="Courier" w:hAnsi="Courier"/>
          <w:sz w:val="24"/>
          <w:szCs w:val="24"/>
          <w:rtl w:val="0"/>
        </w:rPr>
        <w:t xml:space="preserve"> do it.</w:t>
      </w:r>
    </w:p>
    <w:p w:rsidR="00000000" w:rsidDel="00000000" w:rsidP="00000000" w:rsidRDefault="00000000" w:rsidRPr="00000000" w14:paraId="0000263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3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TSA AGENT</w:t>
      </w:r>
    </w:p>
    <w:p w:rsidR="00000000" w:rsidDel="00000000" w:rsidP="00000000" w:rsidRDefault="00000000" w:rsidRPr="00000000" w14:paraId="0000263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that </w:t>
      </w:r>
      <w:r w:rsidDel="00000000" w:rsidR="00000000" w:rsidRPr="00000000">
        <w:rPr>
          <w:rFonts w:ascii="Courier" w:cs="Courier" w:eastAsia="Courier" w:hAnsi="Courier"/>
          <w:i w:val="1"/>
          <w:iCs w:val="1"/>
          <w:sz w:val="24"/>
          <w:szCs w:val="24"/>
          <w:rtl w:val="0"/>
        </w:rPr>
        <w:t xml:space="preserve">will always</w:t>
      </w:r>
      <w:r w:rsidDel="00000000" w:rsidR="00000000" w:rsidRPr="00000000">
        <w:rPr>
          <w:rFonts w:ascii="Courier" w:cs="Courier" w:eastAsia="Courier" w:hAnsi="Courier"/>
          <w:sz w:val="24"/>
          <w:szCs w:val="24"/>
          <w:rtl w:val="0"/>
        </w:rPr>
        <w:t xml:space="preserve"> do it. Come with us, sir.</w:t>
      </w:r>
    </w:p>
    <w:p w:rsidR="00000000" w:rsidDel="00000000" w:rsidP="00000000" w:rsidRDefault="00000000" w:rsidRPr="00000000" w14:paraId="0000263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3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[POND. Cletus sits on the dock]</w:t>
      </w:r>
    </w:p>
    <w:p w:rsidR="00000000" w:rsidDel="00000000" w:rsidP="00000000" w:rsidRDefault="00000000" w:rsidRPr="00000000" w14:paraId="0000263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3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CLETUS (SLIGHTLY zesty southern)</w:t>
      </w:r>
    </w:p>
    <w:p w:rsidR="00000000" w:rsidDel="00000000" w:rsidP="00000000" w:rsidRDefault="00000000" w:rsidRPr="00000000" w14:paraId="0000264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howdy there, Travis! Ready to catch some anglerfish?</w:t>
      </w:r>
    </w:p>
    <w:p w:rsidR="00000000" w:rsidDel="00000000" w:rsidP="00000000" w:rsidRDefault="00000000" w:rsidRPr="00000000" w14:paraId="0000264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4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64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Cletus… I don’t think I’m in the </w:t>
      </w:r>
      <w:r w:rsidDel="00000000" w:rsidR="00000000" w:rsidRPr="00000000">
        <w:rPr>
          <w:rFonts w:ascii="Courier" w:cs="Courier" w:eastAsia="Courier" w:hAnsi="Courier"/>
          <w:sz w:val="24"/>
          <w:szCs w:val="24"/>
          <w:rtl w:val="0"/>
        </w:rPr>
        <w:t xml:space="preserve">mood, today</w:t>
      </w: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264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4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CLETUS</w:t>
      </w:r>
    </w:p>
    <w:p w:rsidR="00000000" w:rsidDel="00000000" w:rsidP="00000000" w:rsidRDefault="00000000" w:rsidRPr="00000000" w14:paraId="0000264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shit, Corbin, this ain’t like ya. C’mon, I’m ya buddy, what’s going on, partn’r?</w:t>
      </w:r>
    </w:p>
    <w:p w:rsidR="00000000" w:rsidDel="00000000" w:rsidP="00000000" w:rsidRDefault="00000000" w:rsidRPr="00000000" w14:paraId="0000264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4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64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shucks, Cletus… I’ve got an issue, see. I’m a false American! I’ve only got 99.9% American blood in my veins… Might as well be ZERO… Shoot me now… Seriously. My shotgun’s on the rock.</w:t>
      </w:r>
    </w:p>
    <w:p w:rsidR="00000000" w:rsidDel="00000000" w:rsidP="00000000" w:rsidRDefault="00000000" w:rsidRPr="00000000" w14:paraId="0000264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4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CLETUS</w:t>
      </w:r>
    </w:p>
    <w:p w:rsidR="00000000" w:rsidDel="00000000" w:rsidP="00000000" w:rsidRDefault="00000000" w:rsidRPr="00000000" w14:paraId="0000264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 hell no, brother! Looks like there’s only one thing to do…</w:t>
      </w:r>
    </w:p>
    <w:p w:rsidR="00000000" w:rsidDel="00000000" w:rsidP="00000000" w:rsidRDefault="00000000" w:rsidRPr="00000000" w14:paraId="0000264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4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64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you’re right, Cletus… I gotta turn lib. I have… I have to become the very thing I’ve dedicated my life to fighting against…</w:t>
      </w:r>
    </w:p>
    <w:p w:rsidR="00000000" w:rsidDel="00000000" w:rsidP="00000000" w:rsidRDefault="00000000" w:rsidRPr="00000000" w14:paraId="00002650">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5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 walks the streets. He spots a mugger threatening a gay]</w:t>
      </w:r>
    </w:p>
    <w:p w:rsidR="00000000" w:rsidDel="00000000" w:rsidP="00000000" w:rsidRDefault="00000000" w:rsidRPr="00000000" w14:paraId="0000265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5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GUY THAT SOUNDS LIKE THAT ONE SOUTH PARK KID</w:t>
      </w:r>
    </w:p>
    <w:p w:rsidR="00000000" w:rsidDel="00000000" w:rsidP="00000000" w:rsidRDefault="00000000" w:rsidRPr="00000000" w14:paraId="0000265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you there! Y-your gay. Th-that’s gay.</w:t>
      </w:r>
    </w:p>
    <w:p w:rsidR="00000000" w:rsidDel="00000000" w:rsidP="00000000" w:rsidRDefault="00000000" w:rsidRPr="00000000" w14:paraId="0000265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5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65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Don’t judge him for his sexuality! That’s </w:t>
      </w:r>
      <w:r w:rsidDel="00000000" w:rsidR="00000000" w:rsidRPr="00000000">
        <w:rPr>
          <w:rFonts w:ascii="Courier" w:cs="Courier" w:eastAsia="Courier" w:hAnsi="Courier"/>
          <w:i w:val="1"/>
          <w:iCs w:val="1"/>
          <w:sz w:val="24"/>
          <w:szCs w:val="24"/>
          <w:rtl w:val="0"/>
        </w:rPr>
        <w:t xml:space="preserve">his business, </w:t>
      </w:r>
      <w:r w:rsidDel="00000000" w:rsidR="00000000" w:rsidRPr="00000000">
        <w:rPr>
          <w:rFonts w:ascii="Courier" w:cs="Courier" w:eastAsia="Courier" w:hAnsi="Courier"/>
          <w:sz w:val="24"/>
          <w:szCs w:val="24"/>
          <w:rtl w:val="0"/>
        </w:rPr>
        <w:t xml:space="preserve">and </w:t>
      </w:r>
      <w:r w:rsidDel="00000000" w:rsidR="00000000" w:rsidRPr="00000000">
        <w:rPr>
          <w:rFonts w:ascii="Courier" w:cs="Courier" w:eastAsia="Courier" w:hAnsi="Courier"/>
          <w:i w:val="1"/>
          <w:iCs w:val="1"/>
          <w:sz w:val="24"/>
          <w:szCs w:val="24"/>
          <w:rtl w:val="0"/>
        </w:rPr>
        <w:t xml:space="preserve">his business</w:t>
      </w:r>
      <w:r w:rsidDel="00000000" w:rsidR="00000000" w:rsidRPr="00000000">
        <w:rPr>
          <w:rFonts w:ascii="Courier" w:cs="Courier" w:eastAsia="Courier" w:hAnsi="Courier"/>
          <w:sz w:val="24"/>
          <w:szCs w:val="24"/>
          <w:rtl w:val="0"/>
        </w:rPr>
        <w:t xml:space="preserve"> ONLY! GodDAMN, I hate myself for saying that…</w:t>
      </w:r>
    </w:p>
    <w:p w:rsidR="00000000" w:rsidDel="00000000" w:rsidP="00000000" w:rsidRDefault="00000000" w:rsidRPr="00000000" w14:paraId="0000265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5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[Airport. Deegs is being led around]</w:t>
      </w:r>
    </w:p>
    <w:p w:rsidR="00000000" w:rsidDel="00000000" w:rsidP="00000000" w:rsidRDefault="00000000" w:rsidRPr="00000000" w14:paraId="0000265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5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5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…I’m telling ya, my race doesn’t make me guilty! Hey, like- check that guy! HE’S gotta be a threat too, using your racist logic!</w:t>
      </w:r>
    </w:p>
    <w:p w:rsidR="00000000" w:rsidDel="00000000" w:rsidP="00000000" w:rsidRDefault="00000000" w:rsidRPr="00000000" w14:paraId="0000265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5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TSA AGENT</w:t>
      </w:r>
    </w:p>
    <w:p w:rsidR="00000000" w:rsidDel="00000000" w:rsidP="00000000" w:rsidRDefault="00000000" w:rsidRPr="00000000" w14:paraId="0000265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that’s just a random man in a turban. He’s given us no reason for suspicion. You, on the other hand, are carrying enough explosives to blow up the entire airport. Religion and race don’t automatically criminalize you, but attempted terrorism DOES.</w:t>
      </w:r>
    </w:p>
    <w:p w:rsidR="00000000" w:rsidDel="00000000" w:rsidP="00000000" w:rsidRDefault="00000000" w:rsidRPr="00000000" w14:paraId="0000266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6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6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Ugh… I hate learning morals…</w:t>
      </w:r>
    </w:p>
    <w:p w:rsidR="00000000" w:rsidDel="00000000" w:rsidP="00000000" w:rsidRDefault="00000000" w:rsidRPr="00000000" w14:paraId="0000266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6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[Jail. Deegs </w:t>
      </w:r>
      <w:r w:rsidDel="00000000" w:rsidR="00000000" w:rsidRPr="00000000">
        <w:rPr>
          <w:rFonts w:ascii="Courier" w:cs="Courier" w:eastAsia="Courier" w:hAnsi="Courier"/>
          <w:sz w:val="24"/>
          <w:szCs w:val="24"/>
          <w:rtl w:val="0"/>
        </w:rPr>
        <w:t xml:space="preserve">sighs</w:t>
      </w: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266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6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 (entering with all the other thespians)</w:t>
      </w:r>
    </w:p>
    <w:p w:rsidR="00000000" w:rsidDel="00000000" w:rsidP="00000000" w:rsidRDefault="00000000" w:rsidRPr="00000000" w14:paraId="0000266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Howdy, Deegs… How’s prison treating you? The prison system is fucked up. Too many people of </w:t>
      </w:r>
      <w:r w:rsidDel="00000000" w:rsidR="00000000" w:rsidRPr="00000000">
        <w:rPr>
          <w:rFonts w:ascii="Courier" w:cs="Courier" w:eastAsia="Courier" w:hAnsi="Courier"/>
          <w:sz w:val="24"/>
          <w:szCs w:val="24"/>
          <w:rtl w:val="0"/>
        </w:rPr>
        <w:t xml:space="preserve">color wrongfully</w:t>
      </w:r>
      <w:r w:rsidDel="00000000" w:rsidR="00000000" w:rsidRPr="00000000">
        <w:rPr>
          <w:rFonts w:ascii="Courier" w:cs="Courier" w:eastAsia="Courier" w:hAnsi="Courier"/>
          <w:sz w:val="24"/>
          <w:szCs w:val="24"/>
          <w:rtl w:val="0"/>
        </w:rPr>
        <w:t xml:space="preserve"> sentenced to harsh conditions.</w:t>
      </w:r>
    </w:p>
    <w:p w:rsidR="00000000" w:rsidDel="00000000" w:rsidP="00000000" w:rsidRDefault="00000000" w:rsidRPr="00000000" w14:paraId="0000266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6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6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Travis what the FUCK is wrong with you today, ah whatever why would I ever care.</w:t>
      </w:r>
    </w:p>
    <w:p w:rsidR="00000000" w:rsidDel="00000000" w:rsidP="00000000" w:rsidRDefault="00000000" w:rsidRPr="00000000" w14:paraId="0000266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6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66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 Deegs… You two are stupid. Don’t you know it doesn’t MATTER what your ethnicity is?? Look at Spencer- He isn’t sad about HIS ethnicity!</w:t>
      </w:r>
    </w:p>
    <w:p w:rsidR="00000000" w:rsidDel="00000000" w:rsidP="00000000" w:rsidRDefault="00000000" w:rsidRPr="00000000" w14:paraId="0000266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6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67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 um… thanks?</w:t>
      </w:r>
    </w:p>
    <w:p w:rsidR="00000000" w:rsidDel="00000000" w:rsidP="00000000" w:rsidRDefault="00000000" w:rsidRPr="00000000" w14:paraId="0000267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7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67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Nenjackers, it’s time to realize what really make us US… making undeniably stupid lego sets and making movie references and- eating squid I find in the theater bathroom- Gang… I’ve learned something today. It doesn’t matter if you’ve got italian marinara blood, white american blood, european blood, BLACK blood, or… or EVEN puerto rican blood. YOU are what defines you. Type shit.</w:t>
      </w:r>
    </w:p>
    <w:p w:rsidR="00000000" w:rsidDel="00000000" w:rsidP="00000000" w:rsidRDefault="00000000" w:rsidRPr="00000000" w14:paraId="0000267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7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[Silence]</w:t>
      </w:r>
    </w:p>
    <w:p w:rsidR="00000000" w:rsidDel="00000000" w:rsidP="00000000" w:rsidRDefault="00000000" w:rsidRPr="00000000" w14:paraId="00002676">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7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7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Woah, Starr… that was the greatest speech you’ve ever given… Spencer… Spence… dude… I’m sorry for making fun of your Puerto Rican heritage… I see now that YOU are what makes up your identity, not your ethnicity…</w:t>
      </w:r>
    </w:p>
    <w:p w:rsidR="00000000" w:rsidDel="00000000" w:rsidP="00000000" w:rsidRDefault="00000000" w:rsidRPr="00000000" w14:paraId="0000267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7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67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Aww, Deegs, you have no idea how much that means to-</w:t>
      </w:r>
    </w:p>
    <w:p w:rsidR="00000000" w:rsidDel="00000000" w:rsidP="00000000" w:rsidRDefault="00000000" w:rsidRPr="00000000" w14:paraId="0000267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7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7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…PUEEEEEEEERTO Rican you’re Puerto Rican ahaha I can’t do it I can’t not make fun of it i’m sorry it’s just so damn funny-</w:t>
      </w:r>
    </w:p>
    <w:p w:rsidR="00000000" w:rsidDel="00000000" w:rsidP="00000000" w:rsidRDefault="00000000" w:rsidRPr="00000000" w14:paraId="0000267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8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r>
    </w:p>
    <w:p w:rsidR="00000000" w:rsidDel="00000000" w:rsidP="00000000" w:rsidRDefault="00000000" w:rsidRPr="00000000" w14:paraId="0000268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Hellll yeah brother!! That display of cultural insensitivity meant the world to me, Deegs!! Travis Corbin is BACK!! I feel the eagles bleeding into my veins as I take to the skies with an American flag taped to my back as a cape!! RAHHHHH-</w:t>
      </w:r>
    </w:p>
    <w:p w:rsidR="00000000" w:rsidDel="00000000" w:rsidP="00000000" w:rsidRDefault="00000000" w:rsidRPr="00000000" w14:paraId="0000268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8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68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Oh also, Deegs, I convinced that crazy Chief guy to pull some strings and get you </w:t>
      </w:r>
      <w:r w:rsidDel="00000000" w:rsidR="00000000" w:rsidRPr="00000000">
        <w:rPr>
          <w:rFonts w:ascii="Courier" w:cs="Courier" w:eastAsia="Courier" w:hAnsi="Courier"/>
          <w:sz w:val="24"/>
          <w:szCs w:val="24"/>
          <w:rtl w:val="0"/>
        </w:rPr>
        <w:t xml:space="preserve">transfered</w:t>
      </w:r>
      <w:r w:rsidDel="00000000" w:rsidR="00000000" w:rsidRPr="00000000">
        <w:rPr>
          <w:rFonts w:ascii="Courier" w:cs="Courier" w:eastAsia="Courier" w:hAnsi="Courier"/>
          <w:sz w:val="24"/>
          <w:szCs w:val="24"/>
          <w:rtl w:val="0"/>
        </w:rPr>
        <w:t xml:space="preserve"> you into the nenjac city jail. He’ll probably let you free since you like to beat up hobos.</w:t>
      </w:r>
    </w:p>
    <w:p w:rsidR="00000000" w:rsidDel="00000000" w:rsidP="00000000" w:rsidRDefault="00000000" w:rsidRPr="00000000" w14:paraId="0000268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8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8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Aww, Starr, you know me too well! Damn, dude. What a bud.</w:t>
      </w:r>
    </w:p>
    <w:p w:rsidR="00000000" w:rsidDel="00000000" w:rsidP="00000000" w:rsidRDefault="00000000" w:rsidRPr="00000000" w14:paraId="0000268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8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(cheesy)</w:t>
      </w:r>
    </w:p>
    <w:p w:rsidR="00000000" w:rsidDel="00000000" w:rsidP="00000000" w:rsidRDefault="00000000" w:rsidRPr="00000000" w14:paraId="0000268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Aww, I love you guys, we </w:t>
      </w:r>
      <w:r w:rsidDel="00000000" w:rsidR="00000000" w:rsidRPr="00000000">
        <w:rPr>
          <w:rFonts w:ascii="Courier" w:cs="Courier" w:eastAsia="Courier" w:hAnsi="Courier"/>
          <w:sz w:val="24"/>
          <w:szCs w:val="24"/>
          <w:rtl w:val="0"/>
        </w:rPr>
        <w:t xml:space="preserve">should group hug</w:t>
      </w: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268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8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leaves]</w:t>
      </w:r>
    </w:p>
    <w:p w:rsidR="00000000" w:rsidDel="00000000" w:rsidP="00000000" w:rsidRDefault="00000000" w:rsidRPr="00000000" w14:paraId="0000268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8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 (Hugging Starr)</w:t>
      </w:r>
    </w:p>
    <w:p w:rsidR="00000000" w:rsidDel="00000000" w:rsidP="00000000" w:rsidRDefault="00000000" w:rsidRPr="00000000" w14:paraId="0000268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Got your hug, dude.</w:t>
      </w:r>
    </w:p>
    <w:p w:rsidR="00000000" w:rsidDel="00000000" w:rsidP="00000000" w:rsidRDefault="00000000" w:rsidRPr="00000000" w14:paraId="0000269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9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69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Thanks, Spence.</w:t>
      </w:r>
    </w:p>
    <w:p w:rsidR="00000000" w:rsidDel="00000000" w:rsidP="00000000" w:rsidRDefault="00000000" w:rsidRPr="00000000" w14:paraId="0000269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9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 (entering)</w:t>
      </w:r>
    </w:p>
    <w:p w:rsidR="00000000" w:rsidDel="00000000" w:rsidP="00000000" w:rsidRDefault="00000000" w:rsidRPr="00000000" w14:paraId="0000269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guys i started a prison riot so we should go fast before we become not alive</w:t>
      </w:r>
    </w:p>
    <w:p w:rsidR="00000000" w:rsidDel="00000000" w:rsidP="00000000" w:rsidRDefault="00000000" w:rsidRPr="00000000" w14:paraId="00002696">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9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69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Thanks, Cas.</w:t>
      </w:r>
    </w:p>
    <w:p w:rsidR="00000000" w:rsidDel="00000000" w:rsidP="00000000" w:rsidRDefault="00000000" w:rsidRPr="00000000" w14:paraId="0000269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9A">
      <w:pPr>
        <w:spacing w:line="240" w:lineRule="auto"/>
        <w:jc w:val="center"/>
        <w:rPr>
          <w:rFonts w:ascii="Courier" w:cs="Courier" w:eastAsia="Courier" w:hAnsi="Courier"/>
          <w:sz w:val="24"/>
          <w:szCs w:val="24"/>
        </w:rPr>
        <w:sectPr>
          <w:headerReference r:id="rId153" w:type="default"/>
          <w:headerReference r:id="rId154" w:type="first"/>
          <w:footerReference r:id="rId155" w:type="default"/>
          <w:footerReference r:id="rId156" w:type="first"/>
          <w:type w:val="nextPage"/>
          <w:pgSz w:h="15840" w:w="12240" w:orient="portrait"/>
          <w:pgMar w:bottom="1440" w:top="1440" w:left="1440" w:right="1440" w:header="720" w:footer="720"/>
          <w:pgNumType w:start="1"/>
          <w:titlePg w:val="1"/>
        </w:sectPr>
      </w:pPr>
      <w:r w:rsidDel="00000000" w:rsidR="00000000" w:rsidRPr="00000000">
        <w:rPr>
          <w:rFonts w:ascii="Courier" w:cs="Courier" w:eastAsia="Courier" w:hAnsi="Courier"/>
          <w:sz w:val="24"/>
          <w:szCs w:val="24"/>
          <w:rtl w:val="0"/>
        </w:rPr>
        <w:t xml:space="preserve">[CREDITS]</w:t>
      </w:r>
    </w:p>
    <w:p w:rsidR="00000000" w:rsidDel="00000000" w:rsidP="00000000" w:rsidRDefault="00000000" w:rsidRPr="00000000" w14:paraId="000026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sz w:val="24"/>
          <w:szCs w:val="24"/>
        </w:rPr>
        <w:sectPr>
          <w:headerReference r:id="rId157" w:type="default"/>
          <w:headerReference r:id="rId158" w:type="first"/>
          <w:footerReference r:id="rId159" w:type="default"/>
          <w:footerReference r:id="rId160" w:type="first"/>
          <w:type w:val="nextPage"/>
          <w:pgSz w:h="15840" w:w="12240" w:orient="portrait"/>
          <w:pgMar w:bottom="1440" w:top="1440" w:left="1440" w:right="1440" w:header="720" w:footer="720"/>
          <w:pgNumType w:start="1"/>
        </w:sectPr>
      </w:pPr>
      <w:bookmarkStart w:colFirst="0" w:colLast="0" w:name="_b3g2be4dqgip"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everything beuitufl short</w:t>
      </w:r>
      <w:r w:rsidDel="00000000" w:rsidR="00000000" w:rsidRPr="00000000">
        <w:rPr>
          <w:rtl w:val="0"/>
        </w:rPr>
      </w:r>
    </w:p>
    <w:p w:rsidR="00000000" w:rsidDel="00000000" w:rsidP="00000000" w:rsidRDefault="00000000" w:rsidRPr="00000000" w14:paraId="0000269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[NENJAC THEATER]</w:t>
      </w:r>
    </w:p>
    <w:p w:rsidR="00000000" w:rsidDel="00000000" w:rsidP="00000000" w:rsidRDefault="00000000" w:rsidRPr="00000000" w14:paraId="0000269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9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69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YAY! I’m so excited for another awesome amazing day at NENJAC THEATER! </w:t>
      </w:r>
      <w:commentRangeStart w:id="376"/>
      <w:r w:rsidDel="00000000" w:rsidR="00000000" w:rsidRPr="00000000">
        <w:rPr>
          <w:rFonts w:ascii="Courier" w:cs="Courier" w:eastAsia="Courier" w:hAnsi="Courier"/>
          <w:sz w:val="24"/>
          <w:szCs w:val="24"/>
          <w:rtl w:val="0"/>
        </w:rPr>
        <w:t xml:space="preserve">REHEARSAL TIMEEEE!!</w:t>
      </w:r>
      <w:commentRangeEnd w:id="376"/>
      <w:r w:rsidDel="00000000" w:rsidR="00000000" w:rsidRPr="00000000">
        <w:commentReference w:id="376"/>
      </w:r>
      <w:r w:rsidDel="00000000" w:rsidR="00000000" w:rsidRPr="00000000">
        <w:rPr>
          <w:rtl w:val="0"/>
        </w:rPr>
      </w:r>
    </w:p>
    <w:p w:rsidR="00000000" w:rsidDel="00000000" w:rsidP="00000000" w:rsidRDefault="00000000" w:rsidRPr="00000000" w14:paraId="000026A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A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Oh my GOD, you’re fuckin’ exhausting.</w:t>
      </w:r>
    </w:p>
    <w:p w:rsidR="00000000" w:rsidDel="00000000" w:rsidP="00000000" w:rsidRDefault="00000000" w:rsidRPr="00000000" w14:paraId="000026A2">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A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hums the NENJAC THEME SONG as he skips away DEEGS sighs. SPENCER walks in.]</w:t>
      </w:r>
    </w:p>
    <w:p w:rsidR="00000000" w:rsidDel="00000000" w:rsidP="00000000" w:rsidRDefault="00000000" w:rsidRPr="00000000" w14:paraId="000026A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A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Oh, hey Spencer, I wanted to show you some new bombs I got. This one right here is the Super-Mega-Detroyer-Killer, this one is the Fucking-Annihilator-9000, the City-Obliterator-N-Bomb, and-</w:t>
      </w:r>
    </w:p>
    <w:p w:rsidR="00000000" w:rsidDel="00000000" w:rsidP="00000000" w:rsidRDefault="00000000" w:rsidRPr="00000000" w14:paraId="000026A6">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A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Deegs, you </w:t>
      </w:r>
      <w:r w:rsidDel="00000000" w:rsidR="00000000" w:rsidRPr="00000000">
        <w:rPr>
          <w:rFonts w:ascii="Courier" w:cs="Courier" w:eastAsia="Courier" w:hAnsi="Courier"/>
          <w:i w:val="1"/>
          <w:iCs w:val="1"/>
          <w:sz w:val="24"/>
          <w:szCs w:val="24"/>
          <w:rtl w:val="0"/>
        </w:rPr>
        <w:t xml:space="preserve">know</w:t>
      </w:r>
      <w:r w:rsidDel="00000000" w:rsidR="00000000" w:rsidRPr="00000000">
        <w:rPr>
          <w:rFonts w:ascii="Courier" w:cs="Courier" w:eastAsia="Courier" w:hAnsi="Courier"/>
          <w:sz w:val="24"/>
          <w:szCs w:val="24"/>
          <w:rtl w:val="0"/>
        </w:rPr>
        <w:t xml:space="preserve"> I’m opposed to violence… But what’s that one? That one looks cute.</w:t>
      </w:r>
    </w:p>
    <w:p w:rsidR="00000000" w:rsidDel="00000000" w:rsidP="00000000" w:rsidRDefault="00000000" w:rsidRPr="00000000" w14:paraId="000026A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A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Oh, the Strawberry Bomb? Yeah, it looks cute, sure, but it packs a punch. It’s like poison, except it blows you up from the inside out after 6 hours. Super brutal. I love it.</w:t>
      </w:r>
    </w:p>
    <w:p w:rsidR="00000000" w:rsidDel="00000000" w:rsidP="00000000" w:rsidRDefault="00000000" w:rsidRPr="00000000" w14:paraId="000026A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A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You’re scary, man.</w:t>
      </w:r>
    </w:p>
    <w:p w:rsidR="00000000" w:rsidDel="00000000" w:rsidP="00000000" w:rsidRDefault="00000000" w:rsidRPr="00000000" w14:paraId="000026A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A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 leaves.]</w:t>
      </w:r>
    </w:p>
    <w:p w:rsidR="00000000" w:rsidDel="00000000" w:rsidP="00000000" w:rsidRDefault="00000000" w:rsidRPr="00000000" w14:paraId="000026A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A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That’s a pretty good idea actually, Deegs. A strawberry bomb. Heh.</w:t>
      </w:r>
    </w:p>
    <w:p w:rsidR="00000000" w:rsidDel="00000000" w:rsidP="00000000" w:rsidRDefault="00000000" w:rsidRPr="00000000" w14:paraId="000026B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B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Oh, hey Warren. Yeah. I know. Custom made, too.</w:t>
      </w:r>
    </w:p>
    <w:p w:rsidR="00000000" w:rsidDel="00000000" w:rsidP="00000000" w:rsidRDefault="00000000" w:rsidRPr="00000000" w14:paraId="000026B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WARREN</w:t>
        <w:br w:type="textWrapping"/>
        <w:t xml:space="preserve">Nice, nice. Hey, come with me to my office real quick? I got a funny Nenjgram Reel to show you. </w:t>
      </w:r>
    </w:p>
    <w:p w:rsidR="00000000" w:rsidDel="00000000" w:rsidP="00000000" w:rsidRDefault="00000000" w:rsidRPr="00000000" w14:paraId="000026B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DEEGS</w:t>
        <w:br w:type="textWrapping"/>
        <w:t xml:space="preserve">Yeah, this is gonna be pretty racist, isn’t it?</w:t>
      </w:r>
    </w:p>
    <w:p w:rsidR="00000000" w:rsidDel="00000000" w:rsidP="00000000" w:rsidRDefault="00000000" w:rsidRPr="00000000" w14:paraId="000026B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B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Hell yeah brother.</w:t>
      </w:r>
    </w:p>
    <w:p w:rsidR="00000000" w:rsidDel="00000000" w:rsidP="00000000" w:rsidRDefault="00000000" w:rsidRPr="00000000" w14:paraId="000026B6">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B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 and DEEGS leave, and the strawberry bomb is still on the table. TEN MINUTES LATER.]</w:t>
      </w:r>
    </w:p>
    <w:p w:rsidR="00000000" w:rsidDel="00000000" w:rsidP="00000000" w:rsidRDefault="00000000" w:rsidRPr="00000000" w14:paraId="000026B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B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That wasn’t funny Warren, that guy just said a bunch of slurs over and over.</w:t>
      </w:r>
    </w:p>
    <w:p w:rsidR="00000000" w:rsidDel="00000000" w:rsidP="00000000" w:rsidRDefault="00000000" w:rsidRPr="00000000" w14:paraId="000026B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B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To each their own. Hey, where’d your strawberry go?</w:t>
      </w:r>
    </w:p>
    <w:p w:rsidR="00000000" w:rsidDel="00000000" w:rsidP="00000000" w:rsidRDefault="00000000" w:rsidRPr="00000000" w14:paraId="000026B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B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Hi guys! Oh, sorry Deegs, I ate it. Looked very plump and fruity. YUM!</w:t>
      </w:r>
    </w:p>
    <w:p w:rsidR="00000000" w:rsidDel="00000000" w:rsidP="00000000" w:rsidRDefault="00000000" w:rsidRPr="00000000" w14:paraId="000026B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B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skips out. Silence.]</w:t>
      </w:r>
    </w:p>
    <w:p w:rsidR="00000000" w:rsidDel="00000000" w:rsidP="00000000" w:rsidRDefault="00000000" w:rsidRPr="00000000" w14:paraId="000026C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C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You fucking monster. Starr’s gonna die now, and it’s ALL YOUR FAULT. You’re a terrible person.</w:t>
      </w:r>
    </w:p>
    <w:p w:rsidR="00000000" w:rsidDel="00000000" w:rsidP="00000000" w:rsidRDefault="00000000" w:rsidRPr="00000000" w14:paraId="000026C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C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C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Dude- I- WHAT? NO! NUH UH! YOU just showed me the most racist video ever, shutup. Fuck, what is this feeling? Oh my god… I feel… I don’t feel good…</w:t>
      </w:r>
    </w:p>
    <w:p w:rsidR="00000000" w:rsidDel="00000000" w:rsidP="00000000" w:rsidRDefault="00000000" w:rsidRPr="00000000" w14:paraId="000026C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C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WARREN</w:t>
        <w:br w:type="textWrapping"/>
        <w:t xml:space="preserve">That’s guilt, kid. Good luck. Bye.</w:t>
      </w:r>
    </w:p>
    <w:p w:rsidR="00000000" w:rsidDel="00000000" w:rsidP="00000000" w:rsidRDefault="00000000" w:rsidRPr="00000000" w14:paraId="000026C7">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C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[At Fat Larry’s]</w:t>
      </w:r>
    </w:p>
    <w:p w:rsidR="00000000" w:rsidDel="00000000" w:rsidP="00000000" w:rsidRDefault="00000000" w:rsidRPr="00000000" w14:paraId="000026C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C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C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…Hey, Starr… that strawberry you ate…</w:t>
      </w:r>
    </w:p>
    <w:p w:rsidR="00000000" w:rsidDel="00000000" w:rsidP="00000000" w:rsidRDefault="00000000" w:rsidRPr="00000000" w14:paraId="000026C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C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(Eating squid sandwich)</w:t>
        <w:br w:type="textWrapping"/>
        <w:t xml:space="preserve">Yeah?</w:t>
        <w:br w:type="textWrapping"/>
        <w:br w:type="textWrapping"/>
        <w:t xml:space="preserve">DEEGS</w:t>
      </w:r>
    </w:p>
    <w:p w:rsidR="00000000" w:rsidDel="00000000" w:rsidP="00000000" w:rsidRDefault="00000000" w:rsidRPr="00000000" w14:paraId="000026C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…………Wasn’t it good?</w:t>
      </w:r>
    </w:p>
    <w:p w:rsidR="00000000" w:rsidDel="00000000" w:rsidP="00000000" w:rsidRDefault="00000000" w:rsidRPr="00000000" w14:paraId="000026C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D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YES! I LOVED IT SO MUCH! Wow, thanks Deegs!</w:t>
      </w:r>
    </w:p>
    <w:p w:rsidR="00000000" w:rsidDel="00000000" w:rsidP="00000000" w:rsidRDefault="00000000" w:rsidRPr="00000000" w14:paraId="000026D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D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Yeah… you’re welcome buddy. Hey, you wanna go birdwatching today?</w:t>
      </w:r>
    </w:p>
    <w:p w:rsidR="00000000" w:rsidDel="00000000" w:rsidP="00000000" w:rsidRDefault="00000000" w:rsidRPr="00000000" w14:paraId="000026D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D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DEEGS! I’VE ALWAYS WANTED TO DO THAT! HOW’D YOU KNOW?</w:t>
      </w:r>
    </w:p>
    <w:p w:rsidR="00000000" w:rsidDel="00000000" w:rsidP="00000000" w:rsidRDefault="00000000" w:rsidRPr="00000000" w14:paraId="000026D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D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You told me. Like, a hundred times. We should go NOW, though, you don’t have much longer. I MEAN- </w:t>
      </w:r>
      <w:r w:rsidDel="00000000" w:rsidR="00000000" w:rsidRPr="00000000">
        <w:rPr>
          <w:rFonts w:ascii="Courier" w:cs="Courier" w:eastAsia="Courier" w:hAnsi="Courier"/>
          <w:i w:val="1"/>
          <w:iCs w:val="1"/>
          <w:sz w:val="24"/>
          <w:szCs w:val="24"/>
          <w:rtl w:val="0"/>
        </w:rPr>
        <w:t xml:space="preserve">I </w:t>
      </w:r>
      <w:r w:rsidDel="00000000" w:rsidR="00000000" w:rsidRPr="00000000">
        <w:rPr>
          <w:rFonts w:ascii="Courier" w:cs="Courier" w:eastAsia="Courier" w:hAnsi="Courier"/>
          <w:sz w:val="24"/>
          <w:szCs w:val="24"/>
          <w:rtl w:val="0"/>
        </w:rPr>
        <w:t xml:space="preserve">don’t have much longer… I have- A doctor's appointment.</w:t>
      </w:r>
    </w:p>
    <w:p w:rsidR="00000000" w:rsidDel="00000000" w:rsidP="00000000" w:rsidRDefault="00000000" w:rsidRPr="00000000" w14:paraId="000026D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D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Oh. Okay!</w:t>
      </w:r>
    </w:p>
    <w:p w:rsidR="00000000" w:rsidDel="00000000" w:rsidP="00000000" w:rsidRDefault="00000000" w:rsidRPr="00000000" w14:paraId="000026D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D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[SIX HOURS LATER. NENJAC FOREST. DEEGS looks at a clock on a tree.]</w:t>
      </w:r>
    </w:p>
    <w:p w:rsidR="00000000" w:rsidDel="00000000" w:rsidP="00000000" w:rsidRDefault="00000000" w:rsidRPr="00000000" w14:paraId="000026D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D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Shit, it’s already been six hours?!?!</w:t>
      </w:r>
    </w:p>
    <w:p w:rsidR="00000000" w:rsidDel="00000000" w:rsidP="00000000" w:rsidRDefault="00000000" w:rsidRPr="00000000" w14:paraId="000026D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D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WOW DEEGS, LOOK AT THAT ONE! WOAKO THAT ONES AWESOME TOO!</w:t>
      </w:r>
    </w:p>
    <w:p w:rsidR="00000000" w:rsidDel="00000000" w:rsidP="00000000" w:rsidRDefault="00000000" w:rsidRPr="00000000" w14:paraId="000026D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E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birds have JC and Noah real faces on them]</w:t>
      </w:r>
    </w:p>
    <w:p w:rsidR="00000000" w:rsidDel="00000000" w:rsidP="00000000" w:rsidRDefault="00000000" w:rsidRPr="00000000" w14:paraId="000026E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E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Alright, what kinda birds are these? Ugly as shit.</w:t>
      </w:r>
    </w:p>
    <w:p w:rsidR="00000000" w:rsidDel="00000000" w:rsidP="00000000" w:rsidRDefault="00000000" w:rsidRPr="00000000" w14:paraId="000026E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E4">
      <w:pPr>
        <w:spacing w:line="240" w:lineRule="auto"/>
        <w:jc w:val="center"/>
        <w:rPr>
          <w:rFonts w:ascii="Courier" w:cs="Courier" w:eastAsia="Courier" w:hAnsi="Courier"/>
          <w:i w:val="1"/>
          <w:iCs w:val="1"/>
          <w:sz w:val="24"/>
          <w:szCs w:val="24"/>
        </w:rPr>
      </w:pPr>
      <w:r w:rsidDel="00000000" w:rsidR="00000000" w:rsidRPr="00000000">
        <w:rPr>
          <w:rFonts w:ascii="Courier" w:cs="Courier" w:eastAsia="Courier" w:hAnsi="Courier"/>
          <w:sz w:val="24"/>
          <w:szCs w:val="24"/>
          <w:rtl w:val="0"/>
        </w:rPr>
        <w:t xml:space="preserve">STARR</w:t>
        <w:br w:type="textWrapping"/>
        <w:t xml:space="preserve">They’re BEAUTIFUL! Don’t you see the beauty in these kinda things, Deegs? If I were to die in say, T minus thirty seconds, There’s one lesson I’d want you to remember… EVERYTHING IN LIFE IS BEAUTIFUL! And I’ll be here to remind you </w:t>
      </w:r>
      <w:r w:rsidDel="00000000" w:rsidR="00000000" w:rsidRPr="00000000">
        <w:rPr>
          <w:rFonts w:ascii="Courier" w:cs="Courier" w:eastAsia="Courier" w:hAnsi="Courier"/>
          <w:i w:val="1"/>
          <w:iCs w:val="1"/>
          <w:sz w:val="24"/>
          <w:szCs w:val="24"/>
          <w:rtl w:val="0"/>
        </w:rPr>
        <w:t xml:space="preserve">EVERY DAY…!</w:t>
      </w:r>
    </w:p>
    <w:p w:rsidR="00000000" w:rsidDel="00000000" w:rsidP="00000000" w:rsidRDefault="00000000" w:rsidRPr="00000000" w14:paraId="000026E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E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Yeah man… every day…</w:t>
      </w:r>
    </w:p>
    <w:p w:rsidR="00000000" w:rsidDel="00000000" w:rsidP="00000000" w:rsidRDefault="00000000" w:rsidRPr="00000000" w14:paraId="000026E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E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starts slowly backing up]</w:t>
      </w:r>
    </w:p>
    <w:p w:rsidR="00000000" w:rsidDel="00000000" w:rsidP="00000000" w:rsidRDefault="00000000" w:rsidRPr="00000000" w14:paraId="000026E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E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Yeah! And… uh, dude? Why are you slowly backing up from me?</w:t>
      </w:r>
    </w:p>
    <w:p w:rsidR="00000000" w:rsidDel="00000000" w:rsidP="00000000" w:rsidRDefault="00000000" w:rsidRPr="00000000" w14:paraId="000026EB">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E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blows up into smithereens]</w:t>
      </w:r>
    </w:p>
    <w:p w:rsidR="00000000" w:rsidDel="00000000" w:rsidP="00000000" w:rsidRDefault="00000000" w:rsidRPr="00000000" w14:paraId="000026E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E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r>
      <w:r w:rsidDel="00000000" w:rsidR="00000000" w:rsidRPr="00000000">
        <w:rPr>
          <w:rFonts w:ascii="Courier" w:cs="Courier" w:eastAsia="Courier" w:hAnsi="Courier"/>
          <w:sz w:val="24"/>
          <w:szCs w:val="24"/>
          <w:rtl w:val="0"/>
        </w:rPr>
        <w:t xml:space="preserve">Because that</w:t>
      </w:r>
      <w:r w:rsidDel="00000000" w:rsidR="00000000" w:rsidRPr="00000000">
        <w:rPr>
          <w:rFonts w:ascii="Courier" w:cs="Courier" w:eastAsia="Courier" w:hAnsi="Courier"/>
          <w:sz w:val="24"/>
          <w:szCs w:val="24"/>
          <w:rtl w:val="0"/>
        </w:rPr>
        <w:t xml:space="preserve">. God damn it.</w:t>
      </w:r>
    </w:p>
    <w:p w:rsidR="00000000" w:rsidDel="00000000" w:rsidP="00000000" w:rsidRDefault="00000000" w:rsidRPr="00000000" w14:paraId="000026E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F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[NENJAC URGENT CARE. DEEGS </w:t>
      </w:r>
      <w:r w:rsidDel="00000000" w:rsidR="00000000" w:rsidRPr="00000000">
        <w:rPr>
          <w:rFonts w:ascii="Courier" w:cs="Courier" w:eastAsia="Courier" w:hAnsi="Courier"/>
          <w:sz w:val="24"/>
          <w:szCs w:val="24"/>
          <w:rtl w:val="0"/>
        </w:rPr>
        <w:t xml:space="preserve">is waiting</w:t>
      </w:r>
      <w:r w:rsidDel="00000000" w:rsidR="00000000" w:rsidRPr="00000000">
        <w:rPr>
          <w:rFonts w:ascii="Courier" w:cs="Courier" w:eastAsia="Courier" w:hAnsi="Courier"/>
          <w:sz w:val="24"/>
          <w:szCs w:val="24"/>
          <w:rtl w:val="0"/>
        </w:rPr>
        <w:t xml:space="preserve"> in the waiting room.]</w:t>
      </w:r>
    </w:p>
    <w:p w:rsidR="00000000" w:rsidDel="00000000" w:rsidP="00000000" w:rsidRDefault="00000000" w:rsidRPr="00000000" w14:paraId="000026F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F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God, I’ve been waiting here forEVER. DOCTOR! Please, tell me! Is Starr okay?</w:t>
      </w:r>
    </w:p>
    <w:p w:rsidR="00000000" w:rsidDel="00000000" w:rsidP="00000000" w:rsidRDefault="00000000" w:rsidRPr="00000000" w14:paraId="000026F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F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br w:type="textWrapping"/>
        <w:t xml:space="preserve">Is he- Is he okay? You know how tiring it is to hear that everyday? </w:t>
      </w:r>
      <w:r w:rsidDel="00000000" w:rsidR="00000000" w:rsidRPr="00000000">
        <w:rPr>
          <w:rFonts w:ascii="Courier" w:cs="Courier" w:eastAsia="Courier" w:hAnsi="Courier"/>
          <w:i w:val="1"/>
          <w:iCs w:val="1"/>
          <w:sz w:val="24"/>
          <w:szCs w:val="24"/>
          <w:rtl w:val="0"/>
        </w:rPr>
        <w:t xml:space="preserve">Is he okay? Is she okay? Are they okay? Is IT okay? BlablablablaBLA!</w:t>
      </w:r>
      <w:r w:rsidDel="00000000" w:rsidR="00000000" w:rsidRPr="00000000">
        <w:rPr>
          <w:rFonts w:ascii="Courier" w:cs="Courier" w:eastAsia="Courier" w:hAnsi="Courier"/>
          <w:sz w:val="24"/>
          <w:szCs w:val="24"/>
          <w:rtl w:val="0"/>
        </w:rPr>
        <w:t xml:space="preserve"> God, I hate my job. But I’m saving up for a pickup truck so, heh, I’m here. Sorry, what was the question?</w:t>
      </w:r>
    </w:p>
    <w:p w:rsidR="00000000" w:rsidDel="00000000" w:rsidP="00000000" w:rsidRDefault="00000000" w:rsidRPr="00000000" w14:paraId="000026F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F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STARR! IS HE OKAY?</w:t>
      </w:r>
    </w:p>
    <w:p w:rsidR="00000000" w:rsidDel="00000000" w:rsidP="00000000" w:rsidRDefault="00000000" w:rsidRPr="00000000" w14:paraId="000026F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F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br w:type="textWrapping"/>
        <w:t xml:space="preserve">Ohhhhhh. No, uh, no. He died. It was apparently the most painful death that anyone could experience ever. That’s what my nurse said at least. She’s smart. And hot. God, I wonder if she’d be interested in going on a date sometime… should I ask her?</w:t>
      </w:r>
    </w:p>
    <w:p w:rsidR="00000000" w:rsidDel="00000000" w:rsidP="00000000" w:rsidRDefault="00000000" w:rsidRPr="00000000" w14:paraId="000026F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F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6F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No… Starr…</w:t>
      </w:r>
    </w:p>
    <w:p w:rsidR="00000000" w:rsidDel="00000000" w:rsidP="00000000" w:rsidRDefault="00000000" w:rsidRPr="00000000" w14:paraId="000026F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F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br w:type="textWrapping"/>
        <w:t xml:space="preserve">Oh, you said STARR? I thought you said GAR… vin. Garvin. He’s so fuckin’ dead, look at this photo of his corpse I took. Not in a creepy way, just to jerk off to.</w:t>
      </w:r>
    </w:p>
    <w:p w:rsidR="00000000" w:rsidDel="00000000" w:rsidP="00000000" w:rsidRDefault="00000000" w:rsidRPr="00000000" w14:paraId="000026FE">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6F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IS STARR FUCKIN’ OKAY OR NOT?</w:t>
      </w:r>
    </w:p>
    <w:p w:rsidR="00000000" w:rsidDel="00000000" w:rsidP="00000000" w:rsidRDefault="00000000" w:rsidRPr="00000000" w14:paraId="0000270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0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r>
    </w:p>
    <w:p w:rsidR="00000000" w:rsidDel="00000000" w:rsidP="00000000" w:rsidRDefault="00000000" w:rsidRPr="00000000" w14:paraId="0000270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Nah, he’s cool, he’s cool. Chillin’ in there waiting for you. Do you have Cashapp, by the way? I gotta pay rent for my bitch ex-wife.</w:t>
      </w:r>
    </w:p>
    <w:p w:rsidR="00000000" w:rsidDel="00000000" w:rsidP="00000000" w:rsidRDefault="00000000" w:rsidRPr="00000000" w14:paraId="0000270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0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runs past DR DOCTOR offscreen.]</w:t>
      </w:r>
    </w:p>
    <w:p w:rsidR="00000000" w:rsidDel="00000000" w:rsidP="00000000" w:rsidRDefault="00000000" w:rsidRPr="00000000" w14:paraId="0000270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0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r>
    </w:p>
    <w:p w:rsidR="00000000" w:rsidDel="00000000" w:rsidP="00000000" w:rsidRDefault="00000000" w:rsidRPr="00000000" w14:paraId="0000270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Rude.</w:t>
      </w:r>
    </w:p>
    <w:p w:rsidR="00000000" w:rsidDel="00000000" w:rsidP="00000000" w:rsidRDefault="00000000" w:rsidRPr="00000000" w14:paraId="0000270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0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[STARR’S ROOM]</w:t>
      </w:r>
    </w:p>
    <w:p w:rsidR="00000000" w:rsidDel="00000000" w:rsidP="00000000" w:rsidRDefault="00000000" w:rsidRPr="00000000" w14:paraId="0000270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0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STARR!</w:t>
      </w:r>
    </w:p>
    <w:p w:rsidR="00000000" w:rsidDel="00000000" w:rsidP="00000000" w:rsidRDefault="00000000" w:rsidRPr="00000000" w14:paraId="0000270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0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DEEGS! HI! What happened? One second we were watching those extraordinarily handsome birds, then I woke up in the hospital! And that doctor did a prostate exam on me, but I don’t know if he did it right…</w:t>
      </w:r>
    </w:p>
    <w:p w:rsidR="00000000" w:rsidDel="00000000" w:rsidP="00000000" w:rsidRDefault="00000000" w:rsidRPr="00000000" w14:paraId="0000270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0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Yeah, let’s get out of this shithole bro.</w:t>
      </w:r>
    </w:p>
    <w:p w:rsidR="00000000" w:rsidDel="00000000" w:rsidP="00000000" w:rsidRDefault="00000000" w:rsidRPr="00000000" w14:paraId="0000271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1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It’s not a shithole, Deegs. It’s BEAUTIFUL. Everything is!</w:t>
      </w:r>
    </w:p>
    <w:p w:rsidR="00000000" w:rsidDel="00000000" w:rsidP="00000000" w:rsidRDefault="00000000" w:rsidRPr="00000000" w14:paraId="0000271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1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Yeah man. I guess so.</w:t>
      </w:r>
    </w:p>
    <w:p w:rsidR="00000000" w:rsidDel="00000000" w:rsidP="00000000" w:rsidRDefault="00000000" w:rsidRPr="00000000" w14:paraId="0000271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15">
      <w:pPr>
        <w:spacing w:line="240" w:lineRule="auto"/>
        <w:jc w:val="center"/>
        <w:rPr/>
        <w:sectPr>
          <w:headerReference r:id="rId161" w:type="default"/>
          <w:headerReference r:id="rId162" w:type="first"/>
          <w:footerReference r:id="rId163" w:type="default"/>
          <w:footerReference r:id="rId164" w:type="first"/>
          <w:type w:val="nextPage"/>
          <w:pgSz w:h="15840" w:w="12240" w:orient="portrait"/>
          <w:pgMar w:bottom="1440" w:top="1440" w:left="1440" w:right="1440" w:header="720" w:footer="720"/>
          <w:pgNumType w:start="1"/>
        </w:sectPr>
      </w:pPr>
      <w:r w:rsidDel="00000000" w:rsidR="00000000" w:rsidRPr="00000000">
        <w:rPr>
          <w:rFonts w:ascii="Courier" w:cs="Courier" w:eastAsia="Courier" w:hAnsi="Courier"/>
          <w:sz w:val="24"/>
          <w:szCs w:val="24"/>
          <w:rtl w:val="0"/>
        </w:rPr>
        <w:t xml:space="preserve">[THE END]</w:t>
      </w:r>
      <w:r w:rsidDel="00000000" w:rsidR="00000000" w:rsidRPr="00000000">
        <w:rPr>
          <w:rtl w:val="0"/>
        </w:rPr>
      </w:r>
    </w:p>
    <w:p w:rsidR="00000000" w:rsidDel="00000000" w:rsidP="00000000" w:rsidRDefault="00000000" w:rsidRPr="00000000" w14:paraId="000027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5" w:type="default"/>
          <w:headerReference r:id="rId166" w:type="first"/>
          <w:footerReference r:id="rId167" w:type="default"/>
          <w:footerReference r:id="rId168" w:type="first"/>
          <w:type w:val="nextPage"/>
          <w:pgSz w:h="15840" w:w="12240" w:orient="portrait"/>
          <w:pgMar w:bottom="1440" w:top="1440" w:left="1440" w:right="1440" w:header="720" w:footer="720"/>
          <w:pgNumType w:start="1"/>
        </w:sectPr>
      </w:pPr>
      <w:bookmarkStart w:colFirst="0" w:colLast="0" w:name="_s2qzy135akgi"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doctor deegs</w:t>
      </w:r>
      <w:r w:rsidDel="00000000" w:rsidR="00000000" w:rsidRPr="00000000">
        <w:rPr>
          <w:rtl w:val="0"/>
        </w:rPr>
      </w:r>
    </w:p>
    <w:p w:rsidR="00000000" w:rsidDel="00000000" w:rsidP="00000000" w:rsidRDefault="00000000" w:rsidRPr="00000000" w14:paraId="0000271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[NENJAC THEATER]</w:t>
      </w:r>
    </w:p>
    <w:p w:rsidR="00000000" w:rsidDel="00000000" w:rsidP="00000000" w:rsidRDefault="00000000" w:rsidRPr="00000000" w14:paraId="0000271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19">
      <w:pPr>
        <w:spacing w:line="240" w:lineRule="auto"/>
        <w:jc w:val="center"/>
        <w:rPr>
          <w:rFonts w:ascii="Courier" w:cs="Courier" w:eastAsia="Courier" w:hAnsi="Courier"/>
          <w:sz w:val="24"/>
          <w:szCs w:val="24"/>
        </w:rPr>
      </w:pPr>
      <w:commentRangeStart w:id="377"/>
      <w:r w:rsidDel="00000000" w:rsidR="00000000" w:rsidRPr="00000000">
        <w:rPr>
          <w:rFonts w:ascii="Courier" w:cs="Courier" w:eastAsia="Courier" w:hAnsi="Courier"/>
          <w:sz w:val="24"/>
          <w:szCs w:val="24"/>
          <w:rtl w:val="0"/>
        </w:rPr>
        <w:t xml:space="preserve">sTARR</w:t>
      </w:r>
      <w:commentRangeEnd w:id="377"/>
      <w:r w:rsidDel="00000000" w:rsidR="00000000" w:rsidRPr="00000000">
        <w:commentReference w:id="377"/>
      </w:r>
      <w:r w:rsidDel="00000000" w:rsidR="00000000" w:rsidRPr="00000000">
        <w:rPr>
          <w:rFonts w:ascii="Courier" w:cs="Courier" w:eastAsia="Courier" w:hAnsi="Courier"/>
          <w:sz w:val="24"/>
          <w:szCs w:val="24"/>
          <w:rtl w:val="0"/>
        </w:rPr>
        <w:br w:type="textWrapping"/>
        <w:t xml:space="preserve">Deegs! Deegs, didja hear?!?! Dean got the lawyer apprenticeship! Dean McQueen is a lawyer in training! Isn’t that so impressive?</w:t>
      </w:r>
    </w:p>
    <w:p w:rsidR="00000000" w:rsidDel="00000000" w:rsidP="00000000" w:rsidRDefault="00000000" w:rsidRPr="00000000" w14:paraId="0000271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1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Wha- Dean? Is gonna be a lawyer?</w:t>
      </w:r>
    </w:p>
    <w:p w:rsidR="00000000" w:rsidDel="00000000" w:rsidP="00000000" w:rsidRDefault="00000000" w:rsidRPr="00000000" w14:paraId="0000271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1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Yeah dude! He’s such an impressive guy!</w:t>
      </w:r>
    </w:p>
    <w:p w:rsidR="00000000" w:rsidDel="00000000" w:rsidP="00000000" w:rsidRDefault="00000000" w:rsidRPr="00000000" w14:paraId="0000271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1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r>
      <w:commentRangeStart w:id="378"/>
      <w:r w:rsidDel="00000000" w:rsidR="00000000" w:rsidRPr="00000000">
        <w:rPr>
          <w:rFonts w:ascii="Courier" w:cs="Courier" w:eastAsia="Courier" w:hAnsi="Courier"/>
          <w:sz w:val="24"/>
          <w:szCs w:val="24"/>
          <w:rtl w:val="0"/>
        </w:rPr>
        <w:t xml:space="preserve">Yeah dude, </w:t>
      </w:r>
      <w:commentRangeEnd w:id="378"/>
      <w:r w:rsidDel="00000000" w:rsidR="00000000" w:rsidRPr="00000000">
        <w:commentReference w:id="378"/>
      </w:r>
      <w:r w:rsidDel="00000000" w:rsidR="00000000" w:rsidRPr="00000000">
        <w:rPr>
          <w:rFonts w:ascii="Courier" w:cs="Courier" w:eastAsia="Courier" w:hAnsi="Courier"/>
          <w:sz w:val="24"/>
          <w:szCs w:val="24"/>
          <w:rtl w:val="0"/>
        </w:rPr>
        <w:t xml:space="preserve">that is actually pretty impressive.</w:t>
      </w:r>
    </w:p>
    <w:p w:rsidR="00000000" w:rsidDel="00000000" w:rsidP="00000000" w:rsidRDefault="00000000" w:rsidRPr="00000000" w14:paraId="0000272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2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Wow! That’s impressive for real.</w:t>
      </w:r>
    </w:p>
    <w:p w:rsidR="00000000" w:rsidDel="00000000" w:rsidP="00000000" w:rsidRDefault="00000000" w:rsidRPr="00000000" w14:paraId="0000272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23">
      <w:pPr>
        <w:spacing w:line="240" w:lineRule="auto"/>
        <w:jc w:val="center"/>
        <w:rPr>
          <w:ins w:author="Noah" w:id="0" w:date="2026-07-22T18:53:53Z"/>
          <w:rFonts w:ascii="Courier" w:cs="Courier" w:eastAsia="Courier" w:hAnsi="Courier"/>
          <w:sz w:val="24"/>
          <w:szCs w:val="24"/>
        </w:rPr>
      </w:pPr>
      <w:ins w:author="Noah" w:id="0" w:date="2026-07-22T18:53:53Z">
        <w:r w:rsidDel="00000000" w:rsidR="00000000" w:rsidRPr="00000000">
          <w:rPr>
            <w:rFonts w:ascii="Courier" w:cs="Courier" w:eastAsia="Courier" w:hAnsi="Courier"/>
            <w:sz w:val="24"/>
            <w:szCs w:val="24"/>
            <w:rtl w:val="0"/>
          </w:rPr>
          <w:t xml:space="preserve">DEAN</w:t>
        </w:r>
      </w:ins>
    </w:p>
    <w:p w:rsidR="00000000" w:rsidDel="00000000" w:rsidP="00000000" w:rsidRDefault="00000000" w:rsidRPr="00000000" w14:paraId="00002724">
      <w:pPr>
        <w:spacing w:line="240" w:lineRule="auto"/>
        <w:jc w:val="center"/>
        <w:rPr>
          <w:rFonts w:ascii="Courier" w:cs="Courier" w:eastAsia="Courier" w:hAnsi="Courier"/>
          <w:sz w:val="24"/>
          <w:szCs w:val="24"/>
        </w:rPr>
      </w:pPr>
      <w:ins w:author="Noah" w:id="0" w:date="2026-07-22T18:53:53Z">
        <w:r w:rsidDel="00000000" w:rsidR="00000000" w:rsidRPr="00000000">
          <w:rPr>
            <w:rFonts w:ascii="Courier" w:cs="Courier" w:eastAsia="Courier" w:hAnsi="Courier"/>
            <w:sz w:val="24"/>
            <w:szCs w:val="24"/>
            <w:rtl w:val="0"/>
          </w:rPr>
          <w:t xml:space="preserve">Pfft, whaaat? that guys got NOTHING on me!! wait, are we talking about me?</w:t>
        </w:r>
      </w:ins>
      <w:r w:rsidDel="00000000" w:rsidR="00000000" w:rsidRPr="00000000">
        <w:rPr>
          <w:rtl w:val="0"/>
        </w:rPr>
      </w:r>
    </w:p>
    <w:p w:rsidR="00000000" w:rsidDel="00000000" w:rsidP="00000000" w:rsidRDefault="00000000" w:rsidRPr="00000000" w14:paraId="0000272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2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Wha- Oh yeah? I’m WAY more impressive than Dean!</w:t>
      </w:r>
    </w:p>
    <w:p w:rsidR="00000000" w:rsidDel="00000000" w:rsidP="00000000" w:rsidRDefault="00000000" w:rsidRPr="00000000" w14:paraId="0000272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2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w:t>
        <w:br w:type="textWrapping"/>
        <w:t xml:space="preserve">I dunno Deegs, you ain’t get no gaddam fancy pants lawyer apprenticething!</w:t>
      </w:r>
    </w:p>
    <w:p w:rsidR="00000000" w:rsidDel="00000000" w:rsidP="00000000" w:rsidRDefault="00000000" w:rsidRPr="00000000" w14:paraId="0000272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2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72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Well… Well, uh, I got… I got a doctors apprenticeship!</w:t>
      </w:r>
    </w:p>
    <w:p w:rsidR="00000000" w:rsidDel="00000000" w:rsidP="00000000" w:rsidRDefault="00000000" w:rsidRPr="00000000" w14:paraId="0000272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2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r>
    </w:p>
    <w:p w:rsidR="00000000" w:rsidDel="00000000" w:rsidP="00000000" w:rsidRDefault="00000000" w:rsidRPr="00000000" w14:paraId="0000272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 really?</w:t>
      </w:r>
    </w:p>
    <w:p w:rsidR="00000000" w:rsidDel="00000000" w:rsidP="00000000" w:rsidRDefault="00000000" w:rsidRPr="00000000" w14:paraId="0000272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3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Yeah! Yeah, I totally did!</w:t>
      </w:r>
    </w:p>
    <w:p w:rsidR="00000000" w:rsidDel="00000000" w:rsidP="00000000" w:rsidRDefault="00000000" w:rsidRPr="00000000" w14:paraId="0000273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3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That’s awesome Deegs! They grow up so fast…</w:t>
      </w:r>
    </w:p>
    <w:p w:rsidR="00000000" w:rsidDel="00000000" w:rsidP="00000000" w:rsidRDefault="00000000" w:rsidRPr="00000000" w14:paraId="0000273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STARR</w:t>
        <w:br w:type="textWrapping"/>
        <w:t xml:space="preserve">Good job, dude! Oh yeah, we’re heading over to </w:t>
      </w:r>
      <w:commentRangeStart w:id="379"/>
      <w:r w:rsidDel="00000000" w:rsidR="00000000" w:rsidRPr="00000000">
        <w:rPr>
          <w:rFonts w:ascii="Courier" w:cs="Courier" w:eastAsia="Courier" w:hAnsi="Courier"/>
          <w:sz w:val="24"/>
          <w:szCs w:val="24"/>
          <w:rtl w:val="0"/>
        </w:rPr>
        <w:t xml:space="preserve">Nottony’s Pizza</w:t>
      </w:r>
      <w:commentRangeEnd w:id="379"/>
      <w:r w:rsidDel="00000000" w:rsidR="00000000" w:rsidRPr="00000000">
        <w:commentReference w:id="379"/>
      </w:r>
      <w:r w:rsidDel="00000000" w:rsidR="00000000" w:rsidRPr="00000000">
        <w:rPr>
          <w:rFonts w:ascii="Courier" w:cs="Courier" w:eastAsia="Courier" w:hAnsi="Courier"/>
          <w:sz w:val="24"/>
          <w:szCs w:val="24"/>
          <w:rtl w:val="0"/>
        </w:rPr>
        <w:t xml:space="preserve">. You comin’ Deegs?</w:t>
        <w:br w:type="textWrapping"/>
        <w:br w:type="textWrapping"/>
        <w:t xml:space="preserve">DEEGS</w:t>
        <w:br w:type="textWrapping"/>
        <w:t xml:space="preserve">No. I have… Doctor. Work.</w:t>
      </w:r>
    </w:p>
    <w:p w:rsidR="00000000" w:rsidDel="00000000" w:rsidP="00000000" w:rsidRDefault="00000000" w:rsidRPr="00000000" w14:paraId="0000273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3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Oh dude, awesome! How about after we go visit you at the hospital!</w:t>
      </w:r>
    </w:p>
    <w:p w:rsidR="00000000" w:rsidDel="00000000" w:rsidP="00000000" w:rsidRDefault="00000000" w:rsidRPr="00000000" w14:paraId="00002736">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3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Uhhhhhhh-</w:t>
      </w:r>
    </w:p>
    <w:p w:rsidR="00000000" w:rsidDel="00000000" w:rsidP="00000000" w:rsidRDefault="00000000" w:rsidRPr="00000000" w14:paraId="0000273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3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Yeah! Good plan, Spencer! I wanna see Deegs as a doctor! Dr. Deegs!</w:t>
      </w:r>
    </w:p>
    <w:p w:rsidR="00000000" w:rsidDel="00000000" w:rsidP="00000000" w:rsidRDefault="00000000" w:rsidRPr="00000000" w14:paraId="0000273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3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Sounds good! Cya Deegs, we’ll be at the hospital in like two hours.</w:t>
      </w:r>
    </w:p>
    <w:p w:rsidR="00000000" w:rsidDel="00000000" w:rsidP="00000000" w:rsidRDefault="00000000" w:rsidRPr="00000000" w14:paraId="0000273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3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BUT DEEGS </w:t>
      </w:r>
      <w:r w:rsidDel="00000000" w:rsidR="00000000" w:rsidRPr="00000000">
        <w:rPr>
          <w:rFonts w:ascii="Courier" w:cs="Courier" w:eastAsia="Courier" w:hAnsi="Courier"/>
          <w:sz w:val="24"/>
          <w:szCs w:val="24"/>
          <w:rtl w:val="0"/>
        </w:rPr>
        <w:t xml:space="preserve">LEAVES</w:t>
      </w: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273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3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God damn it.</w:t>
      </w:r>
    </w:p>
    <w:p w:rsidR="00000000" w:rsidDel="00000000" w:rsidP="00000000" w:rsidRDefault="00000000" w:rsidRPr="00000000" w14:paraId="0000274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4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[NENJAC HOSPITAL]</w:t>
      </w:r>
    </w:p>
    <w:p w:rsidR="00000000" w:rsidDel="00000000" w:rsidP="00000000" w:rsidRDefault="00000000" w:rsidRPr="00000000" w14:paraId="0000274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4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br w:type="textWrapping"/>
        <w:t xml:space="preserve">Oh, hey burger kid. </w:t>
      </w:r>
      <w:commentRangeStart w:id="380"/>
      <w:r w:rsidDel="00000000" w:rsidR="00000000" w:rsidRPr="00000000">
        <w:rPr>
          <w:rFonts w:ascii="Courier" w:cs="Courier" w:eastAsia="Courier" w:hAnsi="Courier"/>
          <w:sz w:val="24"/>
          <w:szCs w:val="24"/>
          <w:rtl w:val="0"/>
        </w:rPr>
        <w:t xml:space="preserve">How are you? I’m doing alright, I guess.</w:t>
      </w:r>
      <w:commentRangeEnd w:id="380"/>
      <w:r w:rsidDel="00000000" w:rsidR="00000000" w:rsidRPr="00000000">
        <w:commentReference w:id="380"/>
      </w:r>
      <w:r w:rsidDel="00000000" w:rsidR="00000000" w:rsidRPr="00000000">
        <w:rPr>
          <w:rFonts w:ascii="Courier" w:cs="Courier" w:eastAsia="Courier" w:hAnsi="Courier"/>
          <w:sz w:val="24"/>
          <w:szCs w:val="24"/>
          <w:rtl w:val="0"/>
        </w:rPr>
        <w:t xml:space="preserve"> My god damn ex-wife wants me to pay child support, but really, our toddler son should be supporting ME, I mean, I created him, he should be working off that debt for the rest of his life. Y’know?</w:t>
        <w:br w:type="textWrapping"/>
      </w:r>
    </w:p>
    <w:p w:rsidR="00000000" w:rsidDel="00000000" w:rsidP="00000000" w:rsidRDefault="00000000" w:rsidRPr="00000000" w14:paraId="0000274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Yeah, sure, whatever Dr. Doctor. Can I be a doctor?</w:t>
      </w:r>
    </w:p>
    <w:p w:rsidR="00000000" w:rsidDel="00000000" w:rsidP="00000000" w:rsidRDefault="00000000" w:rsidRPr="00000000" w14:paraId="0000274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4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br w:type="textWrapping"/>
        <w:t xml:space="preserve">Depends. Becoming a doctor takes a lot of hard grueling work, kid! I think you’ll have to pass my test first. FIRST QUESTION. </w:t>
      </w:r>
      <w:commentRangeStart w:id="381"/>
      <w:r w:rsidDel="00000000" w:rsidR="00000000" w:rsidRPr="00000000">
        <w:rPr>
          <w:rFonts w:ascii="Courier" w:cs="Courier" w:eastAsia="Courier" w:hAnsi="Courier"/>
          <w:sz w:val="24"/>
          <w:szCs w:val="24"/>
          <w:rtl w:val="0"/>
        </w:rPr>
        <w:t xml:space="preserve">What’s the name of that organ that air goes into and out of?</w:t>
      </w:r>
      <w:commentRangeEnd w:id="381"/>
      <w:r w:rsidDel="00000000" w:rsidR="00000000" w:rsidRPr="00000000">
        <w:commentReference w:id="381"/>
      </w:r>
      <w:r w:rsidDel="00000000" w:rsidR="00000000" w:rsidRPr="00000000">
        <w:rPr>
          <w:rtl w:val="0"/>
        </w:rPr>
      </w:r>
    </w:p>
    <w:p w:rsidR="00000000" w:rsidDel="00000000" w:rsidP="00000000" w:rsidRDefault="00000000" w:rsidRPr="00000000" w14:paraId="0000274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48">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Uh… you mean lungs?</w:t>
      </w:r>
    </w:p>
    <w:p w:rsidR="00000000" w:rsidDel="00000000" w:rsidP="00000000" w:rsidRDefault="00000000" w:rsidRPr="00000000" w14:paraId="00002749">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4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r>
    </w:p>
    <w:p w:rsidR="00000000" w:rsidDel="00000000" w:rsidP="00000000" w:rsidRDefault="00000000" w:rsidRPr="00000000" w14:paraId="0000274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Aha! Mr smart burger over here! Lucky guess. Alright, riddle me this, smartie. What do you THINK with?</w:t>
      </w:r>
    </w:p>
    <w:p w:rsidR="00000000" w:rsidDel="00000000" w:rsidP="00000000" w:rsidRDefault="00000000" w:rsidRPr="00000000" w14:paraId="0000274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4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Your brain?</w:t>
      </w:r>
    </w:p>
    <w:p w:rsidR="00000000" w:rsidDel="00000000" w:rsidP="00000000" w:rsidRDefault="00000000" w:rsidRPr="00000000" w14:paraId="0000274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4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br w:type="textWrapping"/>
      </w:r>
      <w:commentRangeStart w:id="382"/>
      <w:r w:rsidDel="00000000" w:rsidR="00000000" w:rsidRPr="00000000">
        <w:rPr>
          <w:rFonts w:ascii="Courier" w:cs="Courier" w:eastAsia="Courier" w:hAnsi="Courier"/>
          <w:sz w:val="24"/>
          <w:szCs w:val="24"/>
          <w:rtl w:val="0"/>
        </w:rPr>
        <w:t xml:space="preserve">Let me check my notes here… holy shit. You’re right… Yo</w:t>
      </w:r>
      <w:commentRangeEnd w:id="382"/>
      <w:r w:rsidDel="00000000" w:rsidR="00000000" w:rsidRPr="00000000">
        <w:commentReference w:id="382"/>
      </w:r>
      <w:r w:rsidDel="00000000" w:rsidR="00000000" w:rsidRPr="00000000">
        <w:rPr>
          <w:rFonts w:ascii="Courier" w:cs="Courier" w:eastAsia="Courier" w:hAnsi="Courier"/>
          <w:sz w:val="24"/>
          <w:szCs w:val="24"/>
          <w:rtl w:val="0"/>
        </w:rPr>
        <w:t xml:space="preserve">u… How do you know all this…? Um, what organ explodes sometimes? This one’s really difficult, so I don’t expect you to-</w:t>
      </w:r>
    </w:p>
    <w:p w:rsidR="00000000" w:rsidDel="00000000" w:rsidP="00000000" w:rsidRDefault="00000000" w:rsidRPr="00000000" w14:paraId="0000275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5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The appendix.</w:t>
      </w:r>
    </w:p>
    <w:p w:rsidR="00000000" w:rsidDel="00000000" w:rsidP="00000000" w:rsidRDefault="00000000" w:rsidRPr="00000000" w14:paraId="0000275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5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DR DOCTOR</w:t>
      </w:r>
    </w:p>
    <w:p w:rsidR="00000000" w:rsidDel="00000000" w:rsidP="00000000" w:rsidRDefault="00000000" w:rsidRPr="00000000" w14:paraId="0000275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That is… correct. How… How on… How on God’s green Earth did you know that? I </w:t>
      </w:r>
      <w:commentRangeStart w:id="383"/>
      <w:r w:rsidDel="00000000" w:rsidR="00000000" w:rsidRPr="00000000">
        <w:rPr>
          <w:rFonts w:ascii="Courier" w:cs="Courier" w:eastAsia="Courier" w:hAnsi="Courier"/>
          <w:sz w:val="24"/>
          <w:szCs w:val="24"/>
          <w:rtl w:val="0"/>
        </w:rPr>
        <w:t xml:space="preserve">partied through medical school for 7 years, and I never…</w:t>
      </w:r>
      <w:commentRangeEnd w:id="383"/>
      <w:r w:rsidDel="00000000" w:rsidR="00000000" w:rsidRPr="00000000">
        <w:commentReference w:id="383"/>
      </w:r>
      <w:r w:rsidDel="00000000" w:rsidR="00000000" w:rsidRPr="00000000">
        <w:rPr>
          <w:rFonts w:ascii="Courier" w:cs="Courier" w:eastAsia="Courier" w:hAnsi="Courier"/>
          <w:sz w:val="24"/>
          <w:szCs w:val="24"/>
          <w:rtl w:val="0"/>
        </w:rPr>
        <w:t xml:space="preserve"> You’re a genius. I would be honored to have you work as a top surgeon at Nenjac Hospital, Deegs. You can do the one who cuts open peoples chest and replaces the organ in there.</w:t>
      </w:r>
    </w:p>
    <w:p w:rsidR="00000000" w:rsidDel="00000000" w:rsidP="00000000" w:rsidRDefault="00000000" w:rsidRPr="00000000" w14:paraId="0000275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5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Wha- you want me to do HEART TRANSPLANTS!?!?</w:t>
      </w:r>
    </w:p>
    <w:p w:rsidR="00000000" w:rsidDel="00000000" w:rsidP="00000000" w:rsidRDefault="00000000" w:rsidRPr="00000000" w14:paraId="0000275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58">
      <w:pPr>
        <w:spacing w:line="240" w:lineRule="auto"/>
        <w:jc w:val="center"/>
        <w:rPr>
          <w:rFonts w:ascii="Courier" w:cs="Courier" w:eastAsia="Courier" w:hAnsi="Courier"/>
          <w:sz w:val="24"/>
          <w:szCs w:val="24"/>
        </w:rPr>
      </w:pPr>
      <w:commentRangeStart w:id="384"/>
      <w:r w:rsidDel="00000000" w:rsidR="00000000" w:rsidRPr="00000000">
        <w:rPr>
          <w:rFonts w:ascii="Courier" w:cs="Courier" w:eastAsia="Courier" w:hAnsi="Courier"/>
          <w:sz w:val="24"/>
          <w:szCs w:val="24"/>
          <w:rtl w:val="0"/>
        </w:rPr>
        <w:t xml:space="preserve">DR DOCTOR</w:t>
      </w:r>
      <w:commentRangeEnd w:id="384"/>
      <w:r w:rsidDel="00000000" w:rsidR="00000000" w:rsidRPr="00000000">
        <w:commentReference w:id="384"/>
      </w:r>
      <w:r w:rsidDel="00000000" w:rsidR="00000000" w:rsidRPr="00000000">
        <w:rPr>
          <w:rtl w:val="0"/>
        </w:rPr>
      </w:r>
    </w:p>
    <w:p w:rsidR="00000000" w:rsidDel="00000000" w:rsidP="00000000" w:rsidRDefault="00000000" w:rsidRPr="00000000" w14:paraId="0000275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believe that’s the term. </w:t>
      </w:r>
      <w:r w:rsidDel="00000000" w:rsidR="00000000" w:rsidRPr="00000000">
        <w:rPr>
          <w:rFonts w:ascii="Courier" w:cs="Courier" w:eastAsia="Courier" w:hAnsi="Courier"/>
          <w:i w:val="1"/>
          <w:iCs w:val="1"/>
          <w:sz w:val="24"/>
          <w:szCs w:val="24"/>
          <w:rtl w:val="0"/>
        </w:rPr>
        <w:t xml:space="preserve">Wow, you’re smart.</w:t>
      </w:r>
      <w:r w:rsidDel="00000000" w:rsidR="00000000" w:rsidRPr="00000000">
        <w:rPr>
          <w:rFonts w:ascii="Courier" w:cs="Courier" w:eastAsia="Courier" w:hAnsi="Courier"/>
          <w:sz w:val="24"/>
          <w:szCs w:val="24"/>
          <w:rtl w:val="0"/>
        </w:rPr>
        <w:t xml:space="preserve"> And I have no doubt you’ll have an 100% success rate. Here's your doctor hat. Your first patient is already cut open waiting for you in room 287. Good luck!</w:t>
        <w:br w:type="textWrapping"/>
        <w:br w:type="textWrapping"/>
        <w:t xml:space="preserve">DEEGS</w:t>
        <w:br w:type="textWrapping"/>
        <w:t xml:space="preserve">WHAT?</w:t>
      </w:r>
    </w:p>
    <w:p w:rsidR="00000000" w:rsidDel="00000000" w:rsidP="00000000" w:rsidRDefault="00000000" w:rsidRPr="00000000" w14:paraId="0000275A">
      <w:pPr>
        <w:spacing w:line="240" w:lineRule="auto"/>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5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runs to ROOM 287. MONOLEG MOLUGNEY is cut open. NURSE NURSE is there, waiting.]</w:t>
      </w:r>
    </w:p>
    <w:p w:rsidR="00000000" w:rsidDel="00000000" w:rsidP="00000000" w:rsidRDefault="00000000" w:rsidRPr="00000000" w14:paraId="0000275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5D">
      <w:pPr>
        <w:spacing w:line="240" w:lineRule="auto"/>
        <w:jc w:val="center"/>
        <w:rPr>
          <w:rFonts w:ascii="Courier" w:cs="Courier" w:eastAsia="Courier" w:hAnsi="Courier"/>
          <w:sz w:val="24"/>
          <w:szCs w:val="24"/>
        </w:rPr>
      </w:pPr>
      <w:commentRangeStart w:id="385"/>
      <w:commentRangeStart w:id="386"/>
      <w:r w:rsidDel="00000000" w:rsidR="00000000" w:rsidRPr="00000000">
        <w:rPr>
          <w:rFonts w:ascii="Courier" w:cs="Courier" w:eastAsia="Courier" w:hAnsi="Courier"/>
          <w:sz w:val="24"/>
          <w:szCs w:val="24"/>
          <w:rtl w:val="0"/>
        </w:rPr>
        <w:t xml:space="preserve">NURSE NURSE</w:t>
        <w:br w:type="textWrapping"/>
        <w:t xml:space="preserve">Ah, our new surgeon! He’s all prepped for ya. Here’s the new heart. Good luck, I’m going outside to vape.</w:t>
      </w:r>
      <w:commentRangeEnd w:id="385"/>
      <w:r w:rsidDel="00000000" w:rsidR="00000000" w:rsidRPr="00000000">
        <w:commentReference w:id="385"/>
      </w:r>
      <w:commentRangeEnd w:id="386"/>
      <w:r w:rsidDel="00000000" w:rsidR="00000000" w:rsidRPr="00000000">
        <w:commentReference w:id="386"/>
      </w:r>
      <w:r w:rsidDel="00000000" w:rsidR="00000000" w:rsidRPr="00000000">
        <w:rPr>
          <w:rtl w:val="0"/>
        </w:rPr>
      </w:r>
    </w:p>
    <w:p w:rsidR="00000000" w:rsidDel="00000000" w:rsidP="00000000" w:rsidRDefault="00000000" w:rsidRPr="00000000" w14:paraId="0000275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5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Uhhhhhhhhh…</w:t>
      </w:r>
    </w:p>
    <w:p w:rsidR="00000000" w:rsidDel="00000000" w:rsidP="00000000" w:rsidRDefault="00000000" w:rsidRPr="00000000" w14:paraId="0000276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6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 takes the old heart out, and puts the new heart in. Then, he takes some duct tape, and tapes the wound shut.]</w:t>
      </w:r>
    </w:p>
    <w:p w:rsidR="00000000" w:rsidDel="00000000" w:rsidP="00000000" w:rsidRDefault="00000000" w:rsidRPr="00000000" w14:paraId="0000276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6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There we go… all better?</w:t>
      </w:r>
    </w:p>
    <w:p w:rsidR="00000000" w:rsidDel="00000000" w:rsidP="00000000" w:rsidRDefault="00000000" w:rsidRPr="00000000" w14:paraId="0000276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6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MONOLEG MOLUGNEY</w:t>
        <w:br w:type="textWrapping"/>
        <w:t xml:space="preserve">AHH! Wow! I feel great! Thanks, kid!</w:t>
      </w:r>
    </w:p>
    <w:p w:rsidR="00000000" w:rsidDel="00000000" w:rsidP="00000000" w:rsidRDefault="00000000" w:rsidRPr="00000000" w14:paraId="00002766">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6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Wait, you’re okay? That was ridiculously easy I feel like. I feel like something’s bound to go wrong now.</w:t>
      </w:r>
    </w:p>
    <w:p w:rsidR="00000000" w:rsidDel="00000000" w:rsidP="00000000" w:rsidRDefault="00000000" w:rsidRPr="00000000" w14:paraId="0000276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6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MONOLEG</w:t>
        <w:br w:type="textWrapping"/>
        <w:t xml:space="preserve">What do you-</w:t>
      </w:r>
    </w:p>
    <w:p w:rsidR="00000000" w:rsidDel="00000000" w:rsidP="00000000" w:rsidRDefault="00000000" w:rsidRPr="00000000" w14:paraId="0000276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6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[MONOLEG starts seizing and making terrifying screams/noises]</w:t>
      </w:r>
    </w:p>
    <w:p w:rsidR="00000000" w:rsidDel="00000000" w:rsidP="00000000" w:rsidRDefault="00000000" w:rsidRPr="00000000" w14:paraId="0000276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6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OH SHIT!!</w:t>
      </w:r>
    </w:p>
    <w:p w:rsidR="00000000" w:rsidDel="00000000" w:rsidP="00000000" w:rsidRDefault="00000000" w:rsidRPr="00000000" w14:paraId="0000276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6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MONOLEG MOLUGNEY</w:t>
        <w:br w:type="textWrapping"/>
        <w:t xml:space="preserve">HEEEEEELP MEEEEEEEEEEEEEEEENEAJNAEFJISNFIHRSBFEARSHAEFSNAEFSJRHAFNSR</w:t>
      </w:r>
    </w:p>
    <w:p w:rsidR="00000000" w:rsidDel="00000000" w:rsidP="00000000" w:rsidRDefault="00000000" w:rsidRPr="00000000" w14:paraId="0000277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7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 SPENCER, TRAVIS, AND CIGGY WALK IN]</w:t>
      </w:r>
    </w:p>
    <w:p w:rsidR="00000000" w:rsidDel="00000000" w:rsidP="00000000" w:rsidRDefault="00000000" w:rsidRPr="00000000" w14:paraId="0000277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7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Hey Deegs- oh.</w:t>
      </w:r>
    </w:p>
    <w:p w:rsidR="00000000" w:rsidDel="00000000" w:rsidP="00000000" w:rsidRDefault="00000000" w:rsidRPr="00000000" w14:paraId="0000277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7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Deegs, what did you do to that homeless veteran?</w:t>
        <w:br w:type="textWrapping"/>
      </w:r>
    </w:p>
    <w:p w:rsidR="00000000" w:rsidDel="00000000" w:rsidP="00000000" w:rsidRDefault="00000000" w:rsidRPr="00000000" w14:paraId="0000277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I replaced his heart, I dunno!</w:t>
      </w:r>
    </w:p>
    <w:p w:rsidR="00000000" w:rsidDel="00000000" w:rsidP="00000000" w:rsidRDefault="00000000" w:rsidRPr="00000000" w14:paraId="0000277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78">
      <w:pPr>
        <w:spacing w:line="240" w:lineRule="auto"/>
        <w:jc w:val="center"/>
        <w:rPr>
          <w:rFonts w:ascii="Courier" w:cs="Courier" w:eastAsia="Courier" w:hAnsi="Courier"/>
          <w:sz w:val="24"/>
          <w:szCs w:val="24"/>
        </w:rPr>
      </w:pPr>
      <w:commentRangeStart w:id="387"/>
      <w:r w:rsidDel="00000000" w:rsidR="00000000" w:rsidRPr="00000000">
        <w:rPr>
          <w:rFonts w:ascii="Courier" w:cs="Courier" w:eastAsia="Courier" w:hAnsi="Courier"/>
          <w:sz w:val="24"/>
          <w:szCs w:val="24"/>
          <w:rtl w:val="0"/>
        </w:rPr>
        <w:t xml:space="preserve">MONOLEG MOLUGNEY</w:t>
      </w:r>
    </w:p>
    <w:p w:rsidR="00000000" w:rsidDel="00000000" w:rsidP="00000000" w:rsidRDefault="00000000" w:rsidRPr="00000000" w14:paraId="0000277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YOU REPLACED MY HEART?!?!?! I WAS HERE BECAUSE MY BIG TOE WAS BOTHERING MEEEEEEE!!!</w:t>
      </w:r>
      <w:commentRangeEnd w:id="387"/>
      <w:r w:rsidDel="00000000" w:rsidR="00000000" w:rsidRPr="00000000">
        <w:commentReference w:id="387"/>
      </w:r>
      <w:r w:rsidDel="00000000" w:rsidR="00000000" w:rsidRPr="00000000">
        <w:rPr>
          <w:rtl w:val="0"/>
        </w:rPr>
      </w:r>
    </w:p>
    <w:p w:rsidR="00000000" w:rsidDel="00000000" w:rsidP="00000000" w:rsidRDefault="00000000" w:rsidRPr="00000000" w14:paraId="0000277A">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7B">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 TRAVIS</w:t>
        <w:br w:type="textWrapping"/>
        <w:t xml:space="preserve">Hell no, brother. Not cool.</w:t>
      </w:r>
    </w:p>
    <w:p w:rsidR="00000000" w:rsidDel="00000000" w:rsidP="00000000" w:rsidRDefault="00000000" w:rsidRPr="00000000" w14:paraId="0000277C">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7D">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Yeah Deegs, you kinda suck for ruining this old guys life.</w:t>
      </w:r>
    </w:p>
    <w:p w:rsidR="00000000" w:rsidDel="00000000" w:rsidP="00000000" w:rsidRDefault="00000000" w:rsidRPr="00000000" w14:paraId="0000277E">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7F">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Yeah. Totally unimpressive.</w:t>
      </w:r>
    </w:p>
    <w:p w:rsidR="00000000" w:rsidDel="00000000" w:rsidP="00000000" w:rsidRDefault="00000000" w:rsidRPr="00000000" w14:paraId="00002780">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81">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NUH UH! I’M IMPRESSIVE!</w:t>
      </w:r>
    </w:p>
    <w:p w:rsidR="00000000" w:rsidDel="00000000" w:rsidP="00000000" w:rsidRDefault="00000000" w:rsidRPr="00000000" w14:paraId="00002782">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83">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Deegs, you’re impressive in your own special way. And we love you for it.</w:t>
      </w:r>
    </w:p>
    <w:p w:rsidR="00000000" w:rsidDel="00000000" w:rsidP="00000000" w:rsidRDefault="00000000" w:rsidRPr="00000000" w14:paraId="00002784">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85">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But- you guys were RAVING about how impressive Dean McQueen was! That shit pissed me off.</w:t>
      </w:r>
    </w:p>
    <w:p w:rsidR="00000000" w:rsidDel="00000000" w:rsidP="00000000" w:rsidRDefault="00000000" w:rsidRPr="00000000" w14:paraId="00002786">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87">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That doesn’t mean you have to impress us, Deegs. We love you the way you are.</w:t>
      </w:r>
    </w:p>
    <w:p w:rsidR="00000000" w:rsidDel="00000000" w:rsidP="00000000" w:rsidRDefault="00000000" w:rsidRPr="00000000" w14:paraId="00002788">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89">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CIGGY/STARR/TRAVIS</w:t>
      </w:r>
    </w:p>
    <w:p w:rsidR="00000000" w:rsidDel="00000000" w:rsidP="00000000" w:rsidRDefault="00000000" w:rsidRPr="00000000" w14:paraId="0000278A">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Yeah!</w:t>
      </w:r>
    </w:p>
    <w:p w:rsidR="00000000" w:rsidDel="00000000" w:rsidP="00000000" w:rsidRDefault="00000000" w:rsidRPr="00000000" w14:paraId="0000278B">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8C">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Wow. Thanks guys! Let’s get outta here!</w:t>
      </w:r>
    </w:p>
    <w:p w:rsidR="00000000" w:rsidDel="00000000" w:rsidP="00000000" w:rsidRDefault="00000000" w:rsidRPr="00000000" w14:paraId="0000278D">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8E">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I hope that homeless veteran ends up being okay.</w:t>
      </w:r>
    </w:p>
    <w:p w:rsidR="00000000" w:rsidDel="00000000" w:rsidP="00000000" w:rsidRDefault="00000000" w:rsidRPr="00000000" w14:paraId="0000278F">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90">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 walks in]</w:t>
      </w:r>
    </w:p>
    <w:p w:rsidR="00000000" w:rsidDel="00000000" w:rsidP="00000000" w:rsidRDefault="00000000" w:rsidRPr="00000000" w14:paraId="00002791">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92">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w:t>
        <w:br w:type="textWrapping"/>
        <w:t xml:space="preserve">Did someone say homeless veteran? I had a bad day. MONOOOOLEGGGGGG!!!</w:t>
      </w:r>
    </w:p>
    <w:p w:rsidR="00000000" w:rsidDel="00000000" w:rsidP="00000000" w:rsidRDefault="00000000" w:rsidRPr="00000000" w14:paraId="00002793">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94">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MONOLEG (weakly)</w:t>
        <w:br w:type="textWrapping"/>
        <w:t xml:space="preserve">Aw, man…</w:t>
      </w:r>
    </w:p>
    <w:p w:rsidR="00000000" w:rsidDel="00000000" w:rsidP="00000000" w:rsidRDefault="00000000" w:rsidRPr="00000000" w14:paraId="00002795">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96">
      <w:pPr>
        <w:spacing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[CHIEF fucking brutally beats the everloving shit out of MONOLEG MOLUGNEY as he screams for mercy.]</w:t>
      </w:r>
    </w:p>
    <w:p w:rsidR="00000000" w:rsidDel="00000000" w:rsidP="00000000" w:rsidRDefault="00000000" w:rsidRPr="00000000" w14:paraId="00002797">
      <w:pPr>
        <w:spacing w:line="240" w:lineRule="auto"/>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98">
      <w:pPr>
        <w:spacing w:line="240" w:lineRule="auto"/>
        <w:jc w:val="center"/>
        <w:rPr>
          <w:rFonts w:ascii="Courier" w:cs="Courier" w:eastAsia="Courier" w:hAnsi="Courier"/>
          <w:sz w:val="24"/>
          <w:szCs w:val="24"/>
        </w:rPr>
        <w:sectPr>
          <w:headerReference r:id="rId169" w:type="default"/>
          <w:headerReference r:id="rId170" w:type="first"/>
          <w:footerReference r:id="rId171" w:type="default"/>
          <w:footerReference r:id="rId172" w:type="first"/>
          <w:type w:val="nextPage"/>
          <w:pgSz w:h="15840" w:w="12240" w:orient="portrait"/>
          <w:pgMar w:bottom="1440" w:top="1440" w:left="1440" w:right="1440" w:header="720" w:footer="720"/>
          <w:pgNumType w:start="1"/>
        </w:sectPr>
      </w:pPr>
      <w:r w:rsidDel="00000000" w:rsidR="00000000" w:rsidRPr="00000000">
        <w:rPr>
          <w:rFonts w:ascii="Courier" w:cs="Courier" w:eastAsia="Courier" w:hAnsi="Courier"/>
          <w:sz w:val="24"/>
          <w:szCs w:val="24"/>
          <w:rtl w:val="0"/>
        </w:rPr>
        <w:t xml:space="preserve">DEEGS</w:t>
        <w:br w:type="textWrapping"/>
        <w:t xml:space="preserve">I love this </w:t>
      </w:r>
      <w:commentRangeStart w:id="388"/>
      <w:r w:rsidDel="00000000" w:rsidR="00000000" w:rsidRPr="00000000">
        <w:rPr>
          <w:rFonts w:ascii="Courier" w:cs="Courier" w:eastAsia="Courier" w:hAnsi="Courier"/>
          <w:sz w:val="24"/>
          <w:szCs w:val="24"/>
          <w:rtl w:val="0"/>
        </w:rPr>
        <w:t xml:space="preserve">city</w:t>
      </w:r>
      <w:commentRangeEnd w:id="388"/>
      <w:r w:rsidDel="00000000" w:rsidR="00000000" w:rsidRPr="00000000">
        <w:commentReference w:id="388"/>
      </w:r>
      <w:r w:rsidDel="00000000" w:rsidR="00000000" w:rsidRPr="00000000">
        <w:rPr>
          <w:rFonts w:ascii="Courier" w:cs="Courier" w:eastAsia="Courier" w:hAnsi="Courier"/>
          <w:sz w:val="24"/>
          <w:szCs w:val="24"/>
          <w:rtl w:val="0"/>
        </w:rPr>
        <w:t xml:space="preserve">.</w:t>
      </w:r>
    </w:p>
    <w:p w:rsidR="00000000" w:rsidDel="00000000" w:rsidP="00000000" w:rsidRDefault="00000000" w:rsidRPr="00000000" w14:paraId="000027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sz w:val="24"/>
          <w:szCs w:val="24"/>
        </w:rPr>
        <w:sectPr>
          <w:headerReference r:id="rId173" w:type="default"/>
          <w:headerReference r:id="rId174" w:type="first"/>
          <w:footerReference r:id="rId175" w:type="default"/>
          <w:footerReference r:id="rId176" w:type="first"/>
          <w:type w:val="nextPage"/>
          <w:pgSz w:h="15840" w:w="12240" w:orient="portrait"/>
          <w:pgMar w:bottom="1440" w:top="1440" w:left="1440" w:right="1440" w:header="720" w:footer="720"/>
          <w:pgNumType w:start="1"/>
        </w:sectPr>
      </w:pPr>
      <w:bookmarkStart w:colFirst="0" w:colLast="0" w:name="_1mmzwng6pcrn"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 finished</w:t>
      </w:r>
      <w:r w:rsidDel="00000000" w:rsidR="00000000" w:rsidRPr="00000000">
        <w:rPr>
          <w:rtl w:val="0"/>
        </w:rPr>
      </w:r>
    </w:p>
    <w:p w:rsidR="00000000" w:rsidDel="00000000" w:rsidP="00000000" w:rsidRDefault="00000000" w:rsidRPr="00000000" w14:paraId="000027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was thinking of an episode where everyone in Nenjac brainstorms what the theater’s next play should be. But instead of watching them talk about their ideas, we’re taken inside each character’s imagination to see their vision. Similar to episodes in other shows where characters retell a story and self-insert themselves into fairy tales, or something like that. Except here they’re thinking about the production they want Nenjac to put on. I thought it’d be a fun idea to give the Nenjac students a chance to do uncharacteristic things in their imaginations. We don’t have to do this episode, but if we do, I need help. Help me. I wrote this sleep deprived, so </w:t>
      </w:r>
      <w:commentRangeStart w:id="389"/>
      <w:r w:rsidDel="00000000" w:rsidR="00000000" w:rsidRPr="00000000">
        <w:rPr>
          <w:rFonts w:ascii="Courier New" w:cs="Courier New" w:eastAsia="Courier New" w:hAnsi="Courier New"/>
          <w:sz w:val="20"/>
          <w:szCs w:val="20"/>
          <w:rtl w:val="0"/>
        </w:rPr>
        <w:t xml:space="preserve">the dialogue is as stiff as my raging boner.</w:t>
      </w:r>
      <w:commentRangeEnd w:id="389"/>
      <w:r w:rsidDel="00000000" w:rsidR="00000000" w:rsidRPr="00000000">
        <w:commentReference w:id="389"/>
      </w:r>
      <w:r w:rsidDel="00000000" w:rsidR="00000000" w:rsidRPr="00000000">
        <w:rPr>
          <w:rtl w:val="0"/>
        </w:rPr>
      </w:r>
    </w:p>
    <w:p w:rsidR="00000000" w:rsidDel="00000000" w:rsidP="00000000" w:rsidRDefault="00000000" w:rsidRPr="00000000" w14:paraId="0000279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9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9D">
      <w:pPr>
        <w:spacing w:line="240" w:lineRule="auto"/>
        <w:jc w:val="center"/>
        <w:rPr>
          <w:rFonts w:ascii="Courier New" w:cs="Courier New" w:eastAsia="Courier New" w:hAnsi="Courier New"/>
          <w:sz w:val="24"/>
          <w:szCs w:val="24"/>
        </w:rPr>
      </w:pPr>
      <w:commentRangeStart w:id="390"/>
      <w:commentRangeStart w:id="391"/>
      <w:commentRangeStart w:id="392"/>
      <w:commentRangeStart w:id="393"/>
      <w:r w:rsidDel="00000000" w:rsidR="00000000" w:rsidRPr="00000000">
        <w:rPr>
          <w:rFonts w:ascii="Courier New" w:cs="Courier New" w:eastAsia="Courier New" w:hAnsi="Courier New"/>
          <w:sz w:val="24"/>
          <w:szCs w:val="24"/>
          <w:rtl w:val="0"/>
        </w:rPr>
        <w:t xml:space="preserve">[Nenjac Theater]</w:t>
      </w:r>
      <w:commentRangeEnd w:id="390"/>
      <w:r w:rsidDel="00000000" w:rsidR="00000000" w:rsidRPr="00000000">
        <w:commentReference w:id="390"/>
      </w:r>
      <w:commentRangeEnd w:id="391"/>
      <w:r w:rsidDel="00000000" w:rsidR="00000000" w:rsidRPr="00000000">
        <w:commentReference w:id="391"/>
      </w:r>
      <w:commentRangeEnd w:id="392"/>
      <w:r w:rsidDel="00000000" w:rsidR="00000000" w:rsidRPr="00000000">
        <w:commentReference w:id="392"/>
      </w:r>
      <w:commentRangeEnd w:id="393"/>
      <w:r w:rsidDel="00000000" w:rsidR="00000000" w:rsidRPr="00000000">
        <w:commentReference w:id="393"/>
      </w:r>
      <w:r w:rsidDel="00000000" w:rsidR="00000000" w:rsidRPr="00000000">
        <w:rPr>
          <w:rtl w:val="0"/>
        </w:rPr>
      </w:r>
    </w:p>
    <w:p w:rsidR="00000000" w:rsidDel="00000000" w:rsidP="00000000" w:rsidRDefault="00000000" w:rsidRPr="00000000" w14:paraId="0000279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9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w:t>
      </w:r>
    </w:p>
    <w:p w:rsidR="00000000" w:rsidDel="00000000" w:rsidP="00000000" w:rsidRDefault="00000000" w:rsidRPr="00000000" w14:paraId="000027A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Alright, you entitled brats. Today, you’re going to gather up into groups and brainstorm original plays for our theater to perform.</w:t>
      </w:r>
    </w:p>
    <w:p w:rsidR="00000000" w:rsidDel="00000000" w:rsidP="00000000" w:rsidRDefault="00000000" w:rsidRPr="00000000" w14:paraId="000027A1">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A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 (sarcastically)</w:t>
      </w:r>
    </w:p>
    <w:p w:rsidR="00000000" w:rsidDel="00000000" w:rsidP="00000000" w:rsidRDefault="00000000" w:rsidRPr="00000000" w14:paraId="000027A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great.</w:t>
      </w:r>
    </w:p>
    <w:p w:rsidR="00000000" w:rsidDel="00000000" w:rsidP="00000000" w:rsidRDefault="00000000" w:rsidRPr="00000000" w14:paraId="000027A4">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A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7A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OOOOO! Why do that? When we could just-</w:t>
      </w:r>
    </w:p>
    <w:p w:rsidR="00000000" w:rsidDel="00000000" w:rsidP="00000000" w:rsidRDefault="00000000" w:rsidRPr="00000000" w14:paraId="000027A7">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A8">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WARREN (STARR)</w:t>
      </w:r>
    </w:p>
    <w:p w:rsidR="00000000" w:rsidDel="00000000" w:rsidP="00000000" w:rsidRDefault="00000000" w:rsidRPr="00000000" w14:paraId="000027A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before you ask, </w:t>
      </w:r>
      <w:r w:rsidDel="00000000" w:rsidR="00000000" w:rsidRPr="00000000">
        <w:rPr>
          <w:rFonts w:ascii="Courier New" w:cs="Courier New" w:eastAsia="Courier New" w:hAnsi="Courier New"/>
          <w:i w:val="1"/>
          <w:iCs w:val="1"/>
          <w:sz w:val="24"/>
          <w:szCs w:val="24"/>
          <w:rtl w:val="0"/>
        </w:rPr>
        <w:t xml:space="preserve">Starr</w:t>
      </w:r>
      <w:r w:rsidDel="00000000" w:rsidR="00000000" w:rsidRPr="00000000">
        <w:rPr>
          <w:rFonts w:ascii="Courier New" w:cs="Courier New" w:eastAsia="Courier New" w:hAnsi="Courier New"/>
          <w:sz w:val="24"/>
          <w:szCs w:val="24"/>
          <w:rtl w:val="0"/>
        </w:rPr>
        <w:t xml:space="preserve">, our budget is too low for a performance license, so no NippleLicker the musical (aw man). Now, if you’ll excuse me.</w:t>
      </w:r>
    </w:p>
    <w:p w:rsidR="00000000" w:rsidDel="00000000" w:rsidP="00000000" w:rsidRDefault="00000000" w:rsidRPr="00000000" w14:paraId="000027A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AB">
      <w:pPr>
        <w:spacing w:line="240" w:lineRule="auto"/>
        <w:jc w:val="center"/>
        <w:rPr>
          <w:rFonts w:ascii="Courier New" w:cs="Courier New" w:eastAsia="Courier New" w:hAnsi="Courier New"/>
          <w:sz w:val="24"/>
          <w:szCs w:val="24"/>
        </w:rPr>
      </w:pPr>
      <w:commentRangeStart w:id="394"/>
      <w:r w:rsidDel="00000000" w:rsidR="00000000" w:rsidRPr="00000000">
        <w:rPr>
          <w:rFonts w:ascii="Courier New" w:cs="Courier New" w:eastAsia="Courier New" w:hAnsi="Courier New"/>
          <w:sz w:val="24"/>
          <w:szCs w:val="24"/>
          <w:rtl w:val="0"/>
        </w:rPr>
        <w:t xml:space="preserve">[Ciggy side-eyes Warren as he lights up a cigarette on his way out]</w:t>
      </w:r>
      <w:commentRangeEnd w:id="394"/>
      <w:r w:rsidDel="00000000" w:rsidR="00000000" w:rsidRPr="00000000">
        <w:commentReference w:id="394"/>
      </w:r>
      <w:r w:rsidDel="00000000" w:rsidR="00000000" w:rsidRPr="00000000">
        <w:rPr>
          <w:rtl w:val="0"/>
        </w:rPr>
      </w:r>
    </w:p>
    <w:p w:rsidR="00000000" w:rsidDel="00000000" w:rsidP="00000000" w:rsidRDefault="00000000" w:rsidRPr="00000000" w14:paraId="000027AC">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A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27A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Ladies?</w:t>
      </w:r>
    </w:p>
    <w:p w:rsidR="00000000" w:rsidDel="00000000" w:rsidP="00000000" w:rsidRDefault="00000000" w:rsidRPr="00000000" w14:paraId="000027AF">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B0">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WOMEN (one girl)</w:t>
      </w:r>
    </w:p>
    <w:p w:rsidR="00000000" w:rsidDel="00000000" w:rsidP="00000000" w:rsidRDefault="00000000" w:rsidRPr="00000000" w14:paraId="000027B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Coming, Dean! (In more ways than one!)</w:t>
      </w:r>
    </w:p>
    <w:p w:rsidR="00000000" w:rsidDel="00000000" w:rsidP="00000000" w:rsidRDefault="00000000" w:rsidRPr="00000000" w14:paraId="000027B2">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B3">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7B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wait up! Can I join you guys? I’ll be </w:t>
      </w:r>
      <w:r w:rsidDel="00000000" w:rsidR="00000000" w:rsidRPr="00000000">
        <w:rPr>
          <w:rFonts w:ascii="Courier New" w:cs="Courier New" w:eastAsia="Courier New" w:hAnsi="Courier New"/>
          <w:i w:val="1"/>
          <w:iCs w:val="1"/>
          <w:sz w:val="24"/>
          <w:szCs w:val="24"/>
          <w:rtl w:val="0"/>
        </w:rPr>
        <w:t xml:space="preserve">super</w:t>
      </w:r>
      <w:r w:rsidDel="00000000" w:rsidR="00000000" w:rsidRPr="00000000">
        <w:rPr>
          <w:rFonts w:ascii="Courier New" w:cs="Courier New" w:eastAsia="Courier New" w:hAnsi="Courier New"/>
          <w:sz w:val="24"/>
          <w:szCs w:val="24"/>
          <w:rtl w:val="0"/>
        </w:rPr>
        <w:t xml:space="preserve"> helpful!</w:t>
      </w:r>
    </w:p>
    <w:p w:rsidR="00000000" w:rsidDel="00000000" w:rsidP="00000000" w:rsidRDefault="00000000" w:rsidRPr="00000000" w14:paraId="000027B5">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B6">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w:t>
      </w:r>
    </w:p>
    <w:p w:rsidR="00000000" w:rsidDel="00000000" w:rsidP="00000000" w:rsidRDefault="00000000" w:rsidRPr="00000000" w14:paraId="000027B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Uhh… My group is kinda crowded, man, maybe next time.</w:t>
      </w:r>
    </w:p>
    <w:p w:rsidR="00000000" w:rsidDel="00000000" w:rsidP="00000000" w:rsidRDefault="00000000" w:rsidRPr="00000000" w14:paraId="000027B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B9">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[Dean leaves with his gals]</w:t>
      </w:r>
    </w:p>
    <w:p w:rsidR="00000000" w:rsidDel="00000000" w:rsidP="00000000" w:rsidRDefault="00000000" w:rsidRPr="00000000" w14:paraId="000027BA">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BB">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 beams at DEEGS</w:t>
      </w:r>
    </w:p>
    <w:p w:rsidR="00000000" w:rsidDel="00000000" w:rsidP="00000000" w:rsidRDefault="00000000" w:rsidRPr="00000000" w14:paraId="000027B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heard that, Deegs? He said ‘next time’!</w:t>
      </w:r>
    </w:p>
    <w:p w:rsidR="00000000" w:rsidDel="00000000" w:rsidP="00000000" w:rsidRDefault="00000000" w:rsidRPr="00000000" w14:paraId="000027BD">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BE">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7B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left out the ‘maybe’ part.</w:t>
      </w:r>
    </w:p>
    <w:p w:rsidR="00000000" w:rsidDel="00000000" w:rsidP="00000000" w:rsidRDefault="00000000" w:rsidRPr="00000000" w14:paraId="000027C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C1">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STARR</w:t>
      </w:r>
    </w:p>
    <w:p w:rsidR="00000000" w:rsidDel="00000000" w:rsidP="00000000" w:rsidRDefault="00000000" w:rsidRPr="00000000" w14:paraId="000027C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Still! When there’s a will, there’s a way, and I </w:t>
      </w:r>
      <w:r w:rsidDel="00000000" w:rsidR="00000000" w:rsidRPr="00000000">
        <w:rPr>
          <w:rFonts w:ascii="Courier New" w:cs="Courier New" w:eastAsia="Courier New" w:hAnsi="Courier New"/>
          <w:i w:val="1"/>
          <w:iCs w:val="1"/>
          <w:sz w:val="24"/>
          <w:szCs w:val="24"/>
          <w:rtl w:val="0"/>
        </w:rPr>
        <w:t xml:space="preserve">will</w:t>
      </w:r>
      <w:r w:rsidDel="00000000" w:rsidR="00000000" w:rsidRPr="00000000">
        <w:rPr>
          <w:rFonts w:ascii="Courier New" w:cs="Courier New" w:eastAsia="Courier New" w:hAnsi="Courier New"/>
          <w:sz w:val="24"/>
          <w:szCs w:val="24"/>
          <w:rtl w:val="0"/>
        </w:rPr>
        <w:t xml:space="preserve"> have my way with Dean someday, partnering up with him up that is-</w:t>
      </w:r>
    </w:p>
    <w:p w:rsidR="00000000" w:rsidDel="00000000" w:rsidP="00000000" w:rsidRDefault="00000000" w:rsidRPr="00000000" w14:paraId="000027C3">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C4">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7C5">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He’s not letting you hit, bruh.</w:t>
      </w:r>
    </w:p>
    <w:p w:rsidR="00000000" w:rsidDel="00000000" w:rsidP="00000000" w:rsidRDefault="00000000" w:rsidRPr="00000000" w14:paraId="000027C6">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C7">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[Elea, Spencer, and Cas walk up to them]</w:t>
      </w:r>
    </w:p>
    <w:p w:rsidR="00000000" w:rsidDel="00000000" w:rsidP="00000000" w:rsidRDefault="00000000" w:rsidRPr="00000000" w14:paraId="000027C8">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C9">
      <w:pPr>
        <w:spacing w:line="240" w:lineRule="auto"/>
        <w:jc w:val="center"/>
        <w:rPr>
          <w:rFonts w:ascii="Courier New" w:cs="Courier New" w:eastAsia="Courier New" w:hAnsi="Courier New"/>
          <w:sz w:val="24"/>
          <w:szCs w:val="24"/>
        </w:rPr>
      </w:pPr>
      <w:commentRangeStart w:id="395"/>
      <w:commentRangeStart w:id="396"/>
      <w:commentRangeStart w:id="397"/>
      <w:commentRangeStart w:id="398"/>
      <w:commentRangeStart w:id="399"/>
      <w:commentRangeStart w:id="400"/>
      <w:commentRangeStart w:id="401"/>
      <w:commentRangeStart w:id="402"/>
      <w:commentRangeStart w:id="403"/>
      <w:commentRangeStart w:id="404"/>
      <w:commentRangeStart w:id="405"/>
      <w:commentRangeStart w:id="406"/>
      <w:commentRangeStart w:id="407"/>
      <w:commentRangeStart w:id="408"/>
      <w:r w:rsidDel="00000000" w:rsidR="00000000" w:rsidRPr="00000000">
        <w:rPr>
          <w:rFonts w:ascii="Courier New" w:cs="Courier New" w:eastAsia="Courier New" w:hAnsi="Courier New"/>
          <w:sz w:val="24"/>
          <w:szCs w:val="24"/>
          <w:rtl w:val="0"/>
        </w:rPr>
        <w:t xml:space="preserve">ELEA</w:t>
      </w:r>
    </w:p>
    <w:p w:rsidR="00000000" w:rsidDel="00000000" w:rsidP="00000000" w:rsidRDefault="00000000" w:rsidRPr="00000000" w14:paraId="000027CA">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 my little goonfaps? Need a group?</w:t>
      </w:r>
      <w:commentRangeEnd w:id="395"/>
      <w:r w:rsidDel="00000000" w:rsidR="00000000" w:rsidRPr="00000000">
        <w:commentReference w:id="395"/>
      </w:r>
      <w:commentRangeEnd w:id="396"/>
      <w:r w:rsidDel="00000000" w:rsidR="00000000" w:rsidRPr="00000000">
        <w:commentReference w:id="396"/>
      </w:r>
      <w:commentRangeEnd w:id="397"/>
      <w:r w:rsidDel="00000000" w:rsidR="00000000" w:rsidRPr="00000000">
        <w:commentReference w:id="397"/>
      </w:r>
      <w:commentRangeEnd w:id="398"/>
      <w:r w:rsidDel="00000000" w:rsidR="00000000" w:rsidRPr="00000000">
        <w:commentReference w:id="398"/>
      </w:r>
      <w:commentRangeEnd w:id="399"/>
      <w:r w:rsidDel="00000000" w:rsidR="00000000" w:rsidRPr="00000000">
        <w:commentReference w:id="399"/>
      </w:r>
      <w:commentRangeEnd w:id="400"/>
      <w:r w:rsidDel="00000000" w:rsidR="00000000" w:rsidRPr="00000000">
        <w:commentReference w:id="400"/>
      </w:r>
      <w:commentRangeEnd w:id="401"/>
      <w:r w:rsidDel="00000000" w:rsidR="00000000" w:rsidRPr="00000000">
        <w:commentReference w:id="401"/>
      </w:r>
      <w:commentRangeEnd w:id="402"/>
      <w:r w:rsidDel="00000000" w:rsidR="00000000" w:rsidRPr="00000000">
        <w:commentReference w:id="402"/>
      </w:r>
      <w:commentRangeEnd w:id="403"/>
      <w:r w:rsidDel="00000000" w:rsidR="00000000" w:rsidRPr="00000000">
        <w:commentReference w:id="403"/>
      </w:r>
      <w:commentRangeEnd w:id="404"/>
      <w:r w:rsidDel="00000000" w:rsidR="00000000" w:rsidRPr="00000000">
        <w:commentReference w:id="404"/>
      </w:r>
      <w:commentRangeEnd w:id="405"/>
      <w:r w:rsidDel="00000000" w:rsidR="00000000" w:rsidRPr="00000000">
        <w:commentReference w:id="405"/>
      </w:r>
      <w:commentRangeEnd w:id="406"/>
      <w:r w:rsidDel="00000000" w:rsidR="00000000" w:rsidRPr="00000000">
        <w:commentReference w:id="406"/>
      </w:r>
      <w:commentRangeEnd w:id="407"/>
      <w:r w:rsidDel="00000000" w:rsidR="00000000" w:rsidRPr="00000000">
        <w:commentReference w:id="407"/>
      </w:r>
      <w:commentRangeEnd w:id="408"/>
      <w:r w:rsidDel="00000000" w:rsidR="00000000" w:rsidRPr="00000000">
        <w:commentReference w:id="408"/>
      </w:r>
      <w:r w:rsidDel="00000000" w:rsidR="00000000" w:rsidRPr="00000000">
        <w:rPr>
          <w:rtl w:val="0"/>
        </w:rPr>
      </w:r>
    </w:p>
    <w:p w:rsidR="00000000" w:rsidDel="00000000" w:rsidP="00000000" w:rsidRDefault="00000000" w:rsidRPr="00000000" w14:paraId="000027CB">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CC">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DEEGS</w:t>
      </w:r>
    </w:p>
    <w:p w:rsidR="00000000" w:rsidDel="00000000" w:rsidP="00000000" w:rsidRDefault="00000000" w:rsidRPr="00000000" w14:paraId="000027CD">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 if this day couldn’t get any worse. Now we have no choice but to join these </w:t>
      </w:r>
      <w:r w:rsidDel="00000000" w:rsidR="00000000" w:rsidRPr="00000000">
        <w:rPr>
          <w:rFonts w:ascii="Courier New" w:cs="Courier New" w:eastAsia="Courier New" w:hAnsi="Courier New"/>
          <w:i w:val="1"/>
          <w:iCs w:val="1"/>
          <w:sz w:val="24"/>
          <w:szCs w:val="24"/>
          <w:rtl w:val="0"/>
        </w:rPr>
        <w:t xml:space="preserve">queers?</w:t>
      </w:r>
      <w:r w:rsidDel="00000000" w:rsidR="00000000" w:rsidRPr="00000000">
        <w:rPr>
          <w:rFonts w:ascii="Courier New" w:cs="Courier New" w:eastAsia="Courier New" w:hAnsi="Courier New"/>
          <w:sz w:val="24"/>
          <w:szCs w:val="24"/>
          <w:rtl w:val="0"/>
        </w:rPr>
        <w:t xml:space="preserve"> No offense.</w:t>
      </w:r>
    </w:p>
    <w:p w:rsidR="00000000" w:rsidDel="00000000" w:rsidP="00000000" w:rsidRDefault="00000000" w:rsidRPr="00000000" w14:paraId="000027CE">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CF">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[Awkward silence]</w:t>
      </w:r>
    </w:p>
    <w:p w:rsidR="00000000" w:rsidDel="00000000" w:rsidP="00000000" w:rsidRDefault="00000000" w:rsidRPr="00000000" w14:paraId="000027D0">
      <w:pPr>
        <w:spacing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27D1">
      <w:pPr>
        <w:spacing w:line="240" w:lineRule="auto"/>
        <w:jc w:val="center"/>
        <w:rPr>
          <w:rFonts w:ascii="Courier New" w:cs="Courier New" w:eastAsia="Courier New" w:hAnsi="Courier New"/>
          <w:sz w:val="24"/>
          <w:szCs w:val="24"/>
        </w:rPr>
      </w:pPr>
      <w:commentRangeStart w:id="409"/>
      <w:r w:rsidDel="00000000" w:rsidR="00000000" w:rsidRPr="00000000">
        <w:rPr>
          <w:rFonts w:ascii="Courier New" w:cs="Courier New" w:eastAsia="Courier New" w:hAnsi="Courier New"/>
          <w:sz w:val="24"/>
          <w:szCs w:val="24"/>
          <w:rtl w:val="0"/>
        </w:rPr>
        <w:t xml:space="preserve">STARR (apologetically)</w:t>
      </w:r>
    </w:p>
    <w:p w:rsidR="00000000" w:rsidDel="00000000" w:rsidP="00000000" w:rsidRDefault="00000000" w:rsidRPr="00000000" w14:paraId="000027D2">
      <w:pPr>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 has Tourette’s.</w:t>
      </w:r>
    </w:p>
    <w:p w:rsidR="00000000" w:rsidDel="00000000" w:rsidP="00000000" w:rsidRDefault="00000000" w:rsidRPr="00000000" w14:paraId="000027D3">
      <w:pPr>
        <w:spacing w:line="240" w:lineRule="auto"/>
        <w:jc w:val="center"/>
        <w:rPr>
          <w:rFonts w:ascii="Courier New" w:cs="Courier New" w:eastAsia="Courier New" w:hAnsi="Courier New"/>
          <w:sz w:val="24"/>
          <w:szCs w:val="24"/>
        </w:rPr>
      </w:pPr>
      <w:commentRangeEnd w:id="409"/>
      <w:r w:rsidDel="00000000" w:rsidR="00000000" w:rsidRPr="00000000">
        <w:commentReference w:id="409"/>
      </w:r>
      <w:r w:rsidDel="00000000" w:rsidR="00000000" w:rsidRPr="00000000">
        <w:rPr>
          <w:rtl w:val="0"/>
        </w:rPr>
      </w:r>
    </w:p>
    <w:p w:rsidR="00000000" w:rsidDel="00000000" w:rsidP="00000000" w:rsidRDefault="00000000" w:rsidRPr="00000000" w14:paraId="000027D4">
      <w:pPr>
        <w:spacing w:line="240" w:lineRule="auto"/>
        <w:jc w:val="center"/>
        <w:rPr>
          <w:rFonts w:ascii="Courier New" w:cs="Courier New" w:eastAsia="Courier New" w:hAnsi="Courier New"/>
          <w:sz w:val="24"/>
          <w:szCs w:val="24"/>
        </w:rPr>
        <w:sectPr>
          <w:headerReference r:id="rId177" w:type="default"/>
          <w:headerReference r:id="rId178" w:type="first"/>
          <w:footerReference r:id="rId179" w:type="default"/>
          <w:footerReference r:id="rId180" w:type="first"/>
          <w:type w:val="nextPage"/>
          <w:pgSz w:h="15840" w:w="12240" w:orient="portrait"/>
          <w:pgMar w:bottom="1440" w:top="1440" w:left="1440" w:right="1440" w:header="720" w:footer="720"/>
          <w:pgNumType w:start="1"/>
          <w:titlePg w:val="1"/>
        </w:sectPr>
      </w:pPr>
      <w:r w:rsidDel="00000000" w:rsidR="00000000" w:rsidRPr="00000000">
        <w:rPr>
          <w:rFonts w:ascii="Courier New" w:cs="Courier New" w:eastAsia="Courier New" w:hAnsi="Courier New"/>
          <w:sz w:val="24"/>
          <w:szCs w:val="24"/>
          <w:rtl w:val="0"/>
        </w:rPr>
        <w:t xml:space="preserve">[Intro]</w:t>
      </w:r>
    </w:p>
    <w:p w:rsidR="00000000" w:rsidDel="00000000" w:rsidP="00000000" w:rsidRDefault="00000000" w:rsidRPr="00000000" w14:paraId="000027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sectPr>
          <w:headerReference r:id="rId181" w:type="default"/>
          <w:headerReference r:id="rId182" w:type="first"/>
          <w:footerReference r:id="rId183" w:type="default"/>
          <w:footerReference r:id="rId184" w:type="first"/>
          <w:type w:val="nextPage"/>
          <w:pgSz w:h="15840" w:w="12240" w:orient="portrait"/>
          <w:pgMar w:bottom="1440" w:top="1440" w:left="1440" w:right="1440" w:header="720" w:footer="720"/>
          <w:pgNumType w:start="1"/>
        </w:sectPr>
      </w:pPr>
      <w:bookmarkStart w:colFirst="0" w:colLast="0" w:name="_i4hm2d62vk1k"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ass scrapped</w:t>
      </w:r>
      <w:r w:rsidDel="00000000" w:rsidR="00000000" w:rsidRPr="00000000">
        <w:rPr>
          <w:rtl w:val="0"/>
        </w:rPr>
      </w:r>
    </w:p>
    <w:p w:rsidR="00000000" w:rsidDel="00000000" w:rsidP="00000000" w:rsidRDefault="00000000" w:rsidRPr="00000000" w14:paraId="000027D6">
      <w:pPr>
        <w:jc w:val="center"/>
        <w:rPr>
          <w:rFonts w:ascii="Courier" w:cs="Courier" w:eastAsia="Courier" w:hAnsi="Courier"/>
          <w:sz w:val="58"/>
          <w:szCs w:val="58"/>
        </w:rPr>
      </w:pPr>
      <w:r w:rsidDel="00000000" w:rsidR="00000000" w:rsidRPr="00000000">
        <w:rPr>
          <w:rFonts w:ascii="Courier" w:cs="Courier" w:eastAsia="Courier" w:hAnsi="Courier"/>
          <w:sz w:val="58"/>
          <w:szCs w:val="58"/>
          <w:rtl w:val="0"/>
        </w:rPr>
        <w:t xml:space="preserve">THIS IS SCRAPPED IDK WHERE TF I WAS GOING WITH TS I HATE MY FUCKING WRITING -JC</w:t>
      </w:r>
    </w:p>
    <w:p w:rsidR="00000000" w:rsidDel="00000000" w:rsidP="00000000" w:rsidRDefault="00000000" w:rsidRPr="00000000" w14:paraId="000027D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D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D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[NENJAC THEATER. DEEGS, STARR, SPENCER, CIGGY, CAS and NEEN are playing the Wii.]</w:t>
      </w:r>
    </w:p>
    <w:p w:rsidR="00000000" w:rsidDel="00000000" w:rsidP="00000000" w:rsidRDefault="00000000" w:rsidRPr="00000000" w14:paraId="000027D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D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br w:type="textWrapping"/>
        <w:t xml:space="preserve">Man, this game is HARD!</w:t>
      </w:r>
    </w:p>
    <w:p w:rsidR="00000000" w:rsidDel="00000000" w:rsidP="00000000" w:rsidRDefault="00000000" w:rsidRPr="00000000" w14:paraId="000027D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D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r>
    </w:p>
    <w:p w:rsidR="00000000" w:rsidDel="00000000" w:rsidP="00000000" w:rsidRDefault="00000000" w:rsidRPr="00000000" w14:paraId="000027D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For real!</w:t>
      </w:r>
    </w:p>
    <w:p w:rsidR="00000000" w:rsidDel="00000000" w:rsidP="00000000" w:rsidRDefault="00000000" w:rsidRPr="00000000" w14:paraId="000027D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STARR</w:t>
        <w:br w:type="textWrapping"/>
        <w:t xml:space="preserve">STILL FUN THOUGH! AHA! GOTCHA, NEEN!</w:t>
      </w:r>
    </w:p>
    <w:p w:rsidR="00000000" w:rsidDel="00000000" w:rsidP="00000000" w:rsidRDefault="00000000" w:rsidRPr="00000000" w14:paraId="000027E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E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Oh shit, Neen, you are OUT!</w:t>
      </w:r>
    </w:p>
    <w:p w:rsidR="00000000" w:rsidDel="00000000" w:rsidP="00000000" w:rsidRDefault="00000000" w:rsidRPr="00000000" w14:paraId="000027E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E3">
      <w:pPr>
        <w:jc w:val="center"/>
        <w:rPr>
          <w:rFonts w:ascii="Courier" w:cs="Courier" w:eastAsia="Courier" w:hAnsi="Courier"/>
          <w:sz w:val="24"/>
          <w:szCs w:val="24"/>
        </w:rPr>
      </w:pPr>
      <w:commentRangeStart w:id="410"/>
      <w:commentRangeStart w:id="411"/>
      <w:r w:rsidDel="00000000" w:rsidR="00000000" w:rsidRPr="00000000">
        <w:rPr>
          <w:rFonts w:ascii="Courier" w:cs="Courier" w:eastAsia="Courier" w:hAnsi="Courier"/>
          <w:sz w:val="24"/>
          <w:szCs w:val="24"/>
          <w:rtl w:val="0"/>
        </w:rPr>
        <w:t xml:space="preserve">CAS</w:t>
        <w:br w:type="textWrapping"/>
        <w:t xml:space="preserve">this game makes me want to play jump rope with my intestines</w:t>
      </w:r>
      <w:commentRangeEnd w:id="410"/>
      <w:r w:rsidDel="00000000" w:rsidR="00000000" w:rsidRPr="00000000">
        <w:commentReference w:id="410"/>
      </w:r>
      <w:commentRangeEnd w:id="411"/>
      <w:r w:rsidDel="00000000" w:rsidR="00000000" w:rsidRPr="00000000">
        <w:commentReference w:id="411"/>
      </w:r>
      <w:r w:rsidDel="00000000" w:rsidR="00000000" w:rsidRPr="00000000">
        <w:rPr>
          <w:rtl w:val="0"/>
        </w:rPr>
      </w:r>
    </w:p>
    <w:p w:rsidR="00000000" w:rsidDel="00000000" w:rsidP="00000000" w:rsidRDefault="00000000" w:rsidRPr="00000000" w14:paraId="000027E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E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Balright Cas.</w:t>
      </w:r>
    </w:p>
    <w:p w:rsidR="00000000" w:rsidDel="00000000" w:rsidP="00000000" w:rsidRDefault="00000000" w:rsidRPr="00000000" w14:paraId="000027E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E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[sudden distant boom. NEEN hides.]</w:t>
      </w:r>
    </w:p>
    <w:p w:rsidR="00000000" w:rsidDel="00000000" w:rsidP="00000000" w:rsidRDefault="00000000" w:rsidRPr="00000000" w14:paraId="000027E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E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What was that?</w:t>
      </w:r>
    </w:p>
    <w:p w:rsidR="00000000" w:rsidDel="00000000" w:rsidP="00000000" w:rsidRDefault="00000000" w:rsidRPr="00000000" w14:paraId="000027E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E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commentRangeStart w:id="412"/>
      <w:r w:rsidDel="00000000" w:rsidR="00000000" w:rsidRPr="00000000">
        <w:rPr>
          <w:rFonts w:ascii="Courier" w:cs="Courier" w:eastAsia="Courier" w:hAnsi="Courier"/>
          <w:sz w:val="24"/>
          <w:szCs w:val="24"/>
          <w:rtl w:val="0"/>
        </w:rPr>
        <w:t xml:space="preserve">NENJAC THEATERS DOORS BUST OPEN. STANDING THERE IS BUGMAN.]</w:t>
      </w:r>
      <w:commentRangeEnd w:id="412"/>
      <w:r w:rsidDel="00000000" w:rsidR="00000000" w:rsidRPr="00000000">
        <w:commentReference w:id="412"/>
      </w:r>
      <w:r w:rsidDel="00000000" w:rsidR="00000000" w:rsidRPr="00000000">
        <w:rPr>
          <w:rtl w:val="0"/>
        </w:rPr>
      </w:r>
    </w:p>
    <w:p w:rsidR="00000000" w:rsidDel="00000000" w:rsidP="00000000" w:rsidRDefault="00000000" w:rsidRPr="00000000" w14:paraId="000027E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E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BUGMAN</w:t>
      </w:r>
    </w:p>
    <w:p w:rsidR="00000000" w:rsidDel="00000000" w:rsidP="00000000" w:rsidRDefault="00000000" w:rsidRPr="00000000" w14:paraId="000027E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Hello, actors of Nenjac Theater. I am looking for somebody who may go by the alias of “Neen”. Bring them to me, and you will not be hurt.</w:t>
      </w:r>
    </w:p>
    <w:p w:rsidR="00000000" w:rsidDel="00000000" w:rsidP="00000000" w:rsidRDefault="00000000" w:rsidRPr="00000000" w14:paraId="000027E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F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Neen? Never heard of ‘em.</w:t>
      </w:r>
    </w:p>
    <w:p w:rsidR="00000000" w:rsidDel="00000000" w:rsidP="00000000" w:rsidRDefault="00000000" w:rsidRPr="00000000" w14:paraId="000027F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F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Yeah! So why don’t you get outta here?</w:t>
      </w:r>
    </w:p>
    <w:p w:rsidR="00000000" w:rsidDel="00000000" w:rsidP="00000000" w:rsidRDefault="00000000" w:rsidRPr="00000000" w14:paraId="000027F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F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Yeah! We’re Nenjac Theater, and we’re not scared of bullies like you!</w:t>
      </w:r>
    </w:p>
    <w:p w:rsidR="00000000" w:rsidDel="00000000" w:rsidP="00000000" w:rsidRDefault="00000000" w:rsidRPr="00000000" w14:paraId="000027F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F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BUGMAN</w:t>
        <w:br w:type="textWrapping"/>
        <w:t xml:space="preserve">Hm. Very well.</w:t>
      </w:r>
    </w:p>
    <w:p w:rsidR="00000000" w:rsidDel="00000000" w:rsidP="00000000" w:rsidRDefault="00000000" w:rsidRPr="00000000" w14:paraId="000027F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F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[BUGMAN uses his power to slam STARR into the wall, knocking him unconscious. SPENCER and CAS run away]</w:t>
      </w:r>
    </w:p>
    <w:p w:rsidR="00000000" w:rsidDel="00000000" w:rsidP="00000000" w:rsidRDefault="00000000" w:rsidRPr="00000000" w14:paraId="000027F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F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HEY! Fuck off, pal! This is Nenjac Theater you’re messing with-</w:t>
      </w:r>
    </w:p>
    <w:p w:rsidR="00000000" w:rsidDel="00000000" w:rsidP="00000000" w:rsidRDefault="00000000" w:rsidRPr="00000000" w14:paraId="000027F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F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[BUGMAN picks up the couch with his power and chucks it at CIGGY, hitting her. DEEGS runs at BUGMAN with a bomb, but </w:t>
      </w:r>
      <w:commentRangeStart w:id="413"/>
      <w:r w:rsidDel="00000000" w:rsidR="00000000" w:rsidRPr="00000000">
        <w:rPr>
          <w:rFonts w:ascii="Courier" w:cs="Courier" w:eastAsia="Courier" w:hAnsi="Courier"/>
          <w:sz w:val="24"/>
          <w:szCs w:val="24"/>
          <w:rtl w:val="0"/>
        </w:rPr>
        <w:t xml:space="preserve">BUGMAN effortlessly turns the bomb into a beac</w:t>
      </w:r>
      <w:commentRangeEnd w:id="413"/>
      <w:r w:rsidDel="00000000" w:rsidR="00000000" w:rsidRPr="00000000">
        <w:commentReference w:id="413"/>
      </w:r>
      <w:r w:rsidDel="00000000" w:rsidR="00000000" w:rsidRPr="00000000">
        <w:rPr>
          <w:rFonts w:ascii="Courier" w:cs="Courier" w:eastAsia="Courier" w:hAnsi="Courier"/>
          <w:sz w:val="24"/>
          <w:szCs w:val="24"/>
          <w:rtl w:val="0"/>
        </w:rPr>
        <w:t xml:space="preserve">h ball]</w:t>
      </w:r>
    </w:p>
    <w:p w:rsidR="00000000" w:rsidDel="00000000" w:rsidP="00000000" w:rsidRDefault="00000000" w:rsidRPr="00000000" w14:paraId="000027F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7F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Hey! What’d you do to my bomb?</w:t>
      </w:r>
    </w:p>
    <w:p w:rsidR="00000000" w:rsidDel="00000000" w:rsidP="00000000" w:rsidRDefault="00000000" w:rsidRPr="00000000" w14:paraId="000027F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0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[BUGMAN uses his powers to chain DEEGS to the ground. BUGMAN gets close to him.]</w:t>
      </w:r>
    </w:p>
    <w:p w:rsidR="00000000" w:rsidDel="00000000" w:rsidP="00000000" w:rsidRDefault="00000000" w:rsidRPr="00000000" w14:paraId="0000280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0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BUGMAN</w:t>
      </w:r>
    </w:p>
    <w:p w:rsidR="00000000" w:rsidDel="00000000" w:rsidP="00000000" w:rsidRDefault="00000000" w:rsidRPr="00000000" w14:paraId="0000280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Are you willing to let your friends die to protect a monster like Neen?</w:t>
      </w:r>
    </w:p>
    <w:p w:rsidR="00000000" w:rsidDel="00000000" w:rsidP="00000000" w:rsidRDefault="00000000" w:rsidRPr="00000000" w14:paraId="0000280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0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Neen’s not a monster! They’re just kinda creepy! And quiet!</w:t>
      </w:r>
    </w:p>
    <w:p w:rsidR="00000000" w:rsidDel="00000000" w:rsidP="00000000" w:rsidRDefault="00000000" w:rsidRPr="00000000" w14:paraId="0000280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07">
      <w:pPr>
        <w:jc w:val="center"/>
        <w:rPr>
          <w:rFonts w:ascii="Courier" w:cs="Courier" w:eastAsia="Courier" w:hAnsi="Courier"/>
          <w:sz w:val="24"/>
          <w:szCs w:val="24"/>
        </w:rPr>
      </w:pPr>
      <w:commentRangeStart w:id="414"/>
      <w:commentRangeStart w:id="415"/>
      <w:r w:rsidDel="00000000" w:rsidR="00000000" w:rsidRPr="00000000">
        <w:rPr>
          <w:rFonts w:ascii="Courier" w:cs="Courier" w:eastAsia="Courier" w:hAnsi="Courier"/>
          <w:sz w:val="24"/>
          <w:szCs w:val="24"/>
          <w:rtl w:val="0"/>
        </w:rPr>
        <w:t xml:space="preserve">BUGMAN</w:t>
        <w:br w:type="textWrapping"/>
        <w:t xml:space="preserve">Ohoho, if you could only learn of the atrocities they’ve committed.</w:t>
      </w:r>
      <w:commentRangeEnd w:id="414"/>
      <w:r w:rsidDel="00000000" w:rsidR="00000000" w:rsidRPr="00000000">
        <w:commentReference w:id="414"/>
      </w:r>
      <w:commentRangeEnd w:id="415"/>
      <w:r w:rsidDel="00000000" w:rsidR="00000000" w:rsidRPr="00000000">
        <w:commentReference w:id="415"/>
      </w:r>
      <w:r w:rsidDel="00000000" w:rsidR="00000000" w:rsidRPr="00000000">
        <w:rPr>
          <w:rtl w:val="0"/>
        </w:rPr>
      </w:r>
    </w:p>
    <w:p w:rsidR="00000000" w:rsidDel="00000000" w:rsidP="00000000" w:rsidRDefault="00000000" w:rsidRPr="00000000" w14:paraId="0000280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0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Hm. Guess I never will, though.</w:t>
      </w:r>
    </w:p>
    <w:p w:rsidR="00000000" w:rsidDel="00000000" w:rsidP="00000000" w:rsidRDefault="00000000" w:rsidRPr="00000000" w14:paraId="0000280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0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BUGMAN</w:t>
        <w:br w:type="textWrapping"/>
        <w:t xml:space="preserve">Huh?</w:t>
      </w:r>
    </w:p>
    <w:p w:rsidR="00000000" w:rsidDel="00000000" w:rsidP="00000000" w:rsidRDefault="00000000" w:rsidRPr="00000000" w14:paraId="0000280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0D">
      <w:pPr>
        <w:jc w:val="center"/>
        <w:rPr>
          <w:rFonts w:ascii="Courier" w:cs="Courier" w:eastAsia="Courier" w:hAnsi="Courier"/>
          <w:sz w:val="24"/>
          <w:szCs w:val="24"/>
        </w:rPr>
      </w:pPr>
      <w:commentRangeStart w:id="416"/>
      <w:commentRangeStart w:id="417"/>
      <w:r w:rsidDel="00000000" w:rsidR="00000000" w:rsidRPr="00000000">
        <w:rPr>
          <w:rFonts w:ascii="Courier" w:cs="Courier" w:eastAsia="Courier" w:hAnsi="Courier"/>
          <w:sz w:val="24"/>
          <w:szCs w:val="24"/>
          <w:rtl w:val="0"/>
        </w:rPr>
        <w:t xml:space="preserve">CAS</w:t>
        <w:br w:type="textWrapping"/>
        <w:t xml:space="preserve">leave my friends alone you gay cuck</w:t>
      </w:r>
    </w:p>
    <w:p w:rsidR="00000000" w:rsidDel="00000000" w:rsidP="00000000" w:rsidRDefault="00000000" w:rsidRPr="00000000" w14:paraId="0000280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0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 jumps super high and stomps on BUGMAN. CAS starts beating the shit out of him.]</w:t>
      </w:r>
      <w:commentRangeEnd w:id="416"/>
      <w:r w:rsidDel="00000000" w:rsidR="00000000" w:rsidRPr="00000000">
        <w:commentReference w:id="416"/>
      </w:r>
      <w:commentRangeEnd w:id="417"/>
      <w:r w:rsidDel="00000000" w:rsidR="00000000" w:rsidRPr="00000000">
        <w:commentReference w:id="417"/>
      </w:r>
      <w:r w:rsidDel="00000000" w:rsidR="00000000" w:rsidRPr="00000000">
        <w:rPr>
          <w:rtl w:val="0"/>
        </w:rPr>
      </w:r>
    </w:p>
    <w:p w:rsidR="00000000" w:rsidDel="00000000" w:rsidP="00000000" w:rsidRDefault="00000000" w:rsidRPr="00000000" w14:paraId="0000281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1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BUGMAN</w:t>
        <w:br w:type="textWrapping"/>
        <w:t xml:space="preserve">AGH, FINE! BUT THIS ISN’T THE LAST YOU’LL BE SEEING OF ME, NENJAC THEATER!</w:t>
      </w:r>
    </w:p>
    <w:p w:rsidR="00000000" w:rsidDel="00000000" w:rsidP="00000000" w:rsidRDefault="00000000" w:rsidRPr="00000000" w14:paraId="0000281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1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[as BUGMAN flies away, he drops bombs on the theater.]</w:t>
      </w:r>
    </w:p>
    <w:p w:rsidR="00000000" w:rsidDel="00000000" w:rsidP="00000000" w:rsidRDefault="00000000" w:rsidRPr="00000000" w14:paraId="0000281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1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EVERYONE, TAKE COVER!</w:t>
      </w:r>
    </w:p>
    <w:p w:rsidR="00000000" w:rsidDel="00000000" w:rsidP="00000000" w:rsidRDefault="00000000" w:rsidRPr="00000000" w14:paraId="0000281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1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[huge explosion.]</w:t>
      </w:r>
    </w:p>
    <w:p w:rsidR="00000000" w:rsidDel="00000000" w:rsidP="00000000" w:rsidRDefault="00000000" w:rsidRPr="00000000" w14:paraId="0000281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1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SPENCER</w:t>
      </w:r>
    </w:p>
    <w:p w:rsidR="00000000" w:rsidDel="00000000" w:rsidP="00000000" w:rsidRDefault="00000000" w:rsidRPr="00000000" w14:paraId="0000281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Oughhh… is everyone okay…?</w:t>
      </w:r>
    </w:p>
    <w:p w:rsidR="00000000" w:rsidDel="00000000" w:rsidP="00000000" w:rsidRDefault="00000000" w:rsidRPr="00000000" w14:paraId="0000281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1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My head… I… I think so.</w:t>
      </w:r>
    </w:p>
    <w:p w:rsidR="00000000" w:rsidDel="00000000" w:rsidP="00000000" w:rsidRDefault="00000000" w:rsidRPr="00000000" w14:paraId="0000281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1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CIGGY</w:t>
        <w:br w:type="textWrapping"/>
        <w:t xml:space="preserve">I’m okay…</w:t>
      </w:r>
    </w:p>
    <w:p w:rsidR="00000000" w:rsidDel="00000000" w:rsidP="00000000" w:rsidRDefault="00000000" w:rsidRPr="00000000" w14:paraId="0000281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2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br w:type="textWrapping"/>
        <w:t xml:space="preserve">chillin</w:t>
      </w:r>
    </w:p>
    <w:p w:rsidR="00000000" w:rsidDel="00000000" w:rsidP="00000000" w:rsidRDefault="00000000" w:rsidRPr="00000000" w14:paraId="0000282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2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r>
    </w:p>
    <w:p w:rsidR="00000000" w:rsidDel="00000000" w:rsidP="00000000" w:rsidRDefault="00000000" w:rsidRPr="00000000" w14:paraId="0000282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Wait, where’s Neen?</w:t>
      </w:r>
    </w:p>
    <w:p w:rsidR="00000000" w:rsidDel="00000000" w:rsidP="00000000" w:rsidRDefault="00000000" w:rsidRPr="00000000" w14:paraId="0000282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2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[NEEN is lying unconscious on the floor.]</w:t>
      </w:r>
    </w:p>
    <w:p w:rsidR="00000000" w:rsidDel="00000000" w:rsidP="00000000" w:rsidRDefault="00000000" w:rsidRPr="00000000" w14:paraId="0000282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2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DEEGS</w:t>
        <w:br w:type="textWrapping"/>
        <w:t xml:space="preserve">FUCK!</w:t>
        <w:br w:type="textWrapping"/>
      </w:r>
    </w:p>
    <w:p w:rsidR="00000000" w:rsidDel="00000000" w:rsidP="00000000" w:rsidRDefault="00000000" w:rsidRPr="00000000" w14:paraId="0000282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[they all run to NEEN, trying to wake them up.]</w:t>
      </w:r>
    </w:p>
    <w:p w:rsidR="00000000" w:rsidDel="00000000" w:rsidP="00000000" w:rsidRDefault="00000000" w:rsidRPr="00000000" w14:paraId="0000282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2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STARR</w:t>
        <w:br w:type="textWrapping"/>
        <w:t xml:space="preserve">C’mon, c’mon… Neen, wake up, c’mon!</w:t>
        <w:br w:type="textWrapping"/>
      </w:r>
    </w:p>
    <w:p w:rsidR="00000000" w:rsidDel="00000000" w:rsidP="00000000" w:rsidRDefault="00000000" w:rsidRPr="00000000" w14:paraId="0000282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CAS</w:t>
        <w:br w:type="textWrapping"/>
        <w:t xml:space="preserve">if you dont wake up youre gay</w:t>
      </w:r>
    </w:p>
    <w:p w:rsidR="00000000" w:rsidDel="00000000" w:rsidP="00000000" w:rsidRDefault="00000000" w:rsidRPr="00000000" w14:paraId="0000282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2D">
      <w:pPr>
        <w:jc w:val="center"/>
        <w:rPr>
          <w:rFonts w:ascii="Courier" w:cs="Courier" w:eastAsia="Courier" w:hAnsi="Courier"/>
          <w:sz w:val="24"/>
          <w:szCs w:val="24"/>
        </w:rPr>
        <w:sectPr>
          <w:headerReference r:id="rId185" w:type="default"/>
          <w:headerReference r:id="rId186" w:type="first"/>
          <w:footerReference r:id="rId187" w:type="default"/>
          <w:footerReference r:id="rId188" w:type="first"/>
          <w:type w:val="nextPage"/>
          <w:pgSz w:h="15840" w:w="12240" w:orient="portrait"/>
          <w:pgMar w:bottom="1440" w:top="1440" w:left="1440" w:right="1440" w:header="720" w:footer="720"/>
          <w:pgNumType w:start="1"/>
        </w:sectPr>
      </w:pPr>
      <w:r w:rsidDel="00000000" w:rsidR="00000000" w:rsidRPr="00000000">
        <w:rPr>
          <w:rFonts w:ascii="Courier" w:cs="Courier" w:eastAsia="Courier" w:hAnsi="Courier"/>
          <w:sz w:val="24"/>
          <w:szCs w:val="24"/>
          <w:rtl w:val="0"/>
        </w:rPr>
        <w:t xml:space="preserve">CIGGY</w:t>
        <w:br w:type="textWrapping"/>
      </w:r>
    </w:p>
    <w:p w:rsidR="00000000" w:rsidDel="00000000" w:rsidP="00000000" w:rsidRDefault="00000000" w:rsidRPr="00000000" w14:paraId="000028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sz w:val="24"/>
          <w:szCs w:val="24"/>
        </w:rPr>
        <w:sectPr>
          <w:headerReference r:id="rId189" w:type="default"/>
          <w:headerReference r:id="rId190" w:type="first"/>
          <w:footerReference r:id="rId191" w:type="default"/>
          <w:footerReference r:id="rId192" w:type="first"/>
          <w:type w:val="nextPage"/>
          <w:pgSz w:h="15840" w:w="12240" w:orient="portrait"/>
          <w:pgMar w:bottom="1440" w:top="1440" w:left="1440" w:right="1440" w:header="720" w:footer="720"/>
          <w:pgNumType w:start="1"/>
        </w:sectPr>
      </w:pPr>
      <w:bookmarkStart w:colFirst="0" w:colLast="0" w:name="_ko3kuwt395oe"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282F">
      <w:pPr>
        <w:jc w:val="center"/>
        <w:rPr>
          <w:rFonts w:ascii="Courier" w:cs="Courier" w:eastAsia="Courier" w:hAnsi="Courier"/>
          <w:sz w:val="24"/>
          <w:szCs w:val="24"/>
        </w:rPr>
      </w:pPr>
      <w:commentRangeStart w:id="418"/>
      <w:commentRangeStart w:id="419"/>
      <w:commentRangeStart w:id="420"/>
      <w:commentRangeStart w:id="421"/>
      <w:commentRangeStart w:id="422"/>
      <w:r w:rsidDel="00000000" w:rsidR="00000000" w:rsidRPr="00000000">
        <w:rPr>
          <w:rFonts w:ascii="Courier" w:cs="Courier" w:eastAsia="Courier" w:hAnsi="Courier"/>
          <w:sz w:val="24"/>
          <w:szCs w:val="24"/>
          <w:rtl w:val="0"/>
        </w:rPr>
        <w:t xml:space="preserve">TRAVIS</w:t>
      </w:r>
      <w:commentRangeEnd w:id="418"/>
      <w:r w:rsidDel="00000000" w:rsidR="00000000" w:rsidRPr="00000000">
        <w:commentReference w:id="418"/>
      </w:r>
      <w:commentRangeEnd w:id="419"/>
      <w:r w:rsidDel="00000000" w:rsidR="00000000" w:rsidRPr="00000000">
        <w:commentReference w:id="419"/>
      </w:r>
      <w:commentRangeEnd w:id="420"/>
      <w:r w:rsidDel="00000000" w:rsidR="00000000" w:rsidRPr="00000000">
        <w:commentReference w:id="420"/>
      </w:r>
      <w:commentRangeEnd w:id="421"/>
      <w:r w:rsidDel="00000000" w:rsidR="00000000" w:rsidRPr="00000000">
        <w:commentReference w:id="421"/>
      </w:r>
      <w:commentRangeEnd w:id="422"/>
      <w:r w:rsidDel="00000000" w:rsidR="00000000" w:rsidRPr="00000000">
        <w:commentReference w:id="422"/>
      </w:r>
      <w:r w:rsidDel="00000000" w:rsidR="00000000" w:rsidRPr="00000000">
        <w:rPr>
          <w:rFonts w:ascii="Courier" w:cs="Courier" w:eastAsia="Courier" w:hAnsi="Courier"/>
          <w:sz w:val="24"/>
          <w:szCs w:val="24"/>
          <w:rtl w:val="0"/>
        </w:rPr>
        <w:t xml:space="preserve"> (NARRATION)</w:t>
      </w:r>
    </w:p>
    <w:p w:rsidR="00000000" w:rsidDel="00000000" w:rsidP="00000000" w:rsidRDefault="00000000" w:rsidRPr="00000000" w14:paraId="0000283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Ahh, America. Land of the red white and blue. Home of the brave. And, home of one of my favorite places in the entire world, which is rarely talked about. Nenjac Island. That’s where I live! Nenjac isn’t a state, and it sure as hell ain’t no territory. It’s known as an Autonomous Federal Region, which means it’s a part of the grand ol’ US of A, but we got our own government and whatnot. And today, September 11th 2026, marks the 200th anniversary of Nenjac gaining its very own American, patriotic, yet still separated government from the mainland. Yes, we’re aware of the other things that happened that day in September, so we try not to celebrate it too much </w:t>
      </w:r>
      <w:r w:rsidDel="00000000" w:rsidR="00000000" w:rsidRPr="00000000">
        <w:rPr>
          <w:rFonts w:ascii="Courier" w:cs="Courier" w:eastAsia="Courier" w:hAnsi="Courier"/>
          <w:sz w:val="24"/>
          <w:szCs w:val="24"/>
          <w:rtl w:val="0"/>
        </w:rPr>
        <w:t xml:space="preserve">no more</w:t>
      </w:r>
      <w:r w:rsidDel="00000000" w:rsidR="00000000" w:rsidRPr="00000000">
        <w:rPr>
          <w:rFonts w:ascii="Courier" w:cs="Courier" w:eastAsia="Courier" w:hAnsi="Courier"/>
          <w:sz w:val="24"/>
          <w:szCs w:val="24"/>
          <w:rtl w:val="0"/>
        </w:rPr>
        <w:t xml:space="preserve">. But 200 years? That’s a big one. And today, to commemorate the 200th </w:t>
      </w:r>
      <w:commentRangeStart w:id="423"/>
      <w:r w:rsidDel="00000000" w:rsidR="00000000" w:rsidRPr="00000000">
        <w:rPr>
          <w:rFonts w:ascii="Courier" w:cs="Courier" w:eastAsia="Courier" w:hAnsi="Courier"/>
          <w:sz w:val="24"/>
          <w:szCs w:val="24"/>
          <w:rtl w:val="0"/>
        </w:rPr>
        <w:t xml:space="preserve">Nenjacpendance</w:t>
      </w:r>
      <w:commentRangeEnd w:id="423"/>
      <w:r w:rsidDel="00000000" w:rsidR="00000000" w:rsidRPr="00000000">
        <w:commentReference w:id="423"/>
      </w:r>
      <w:r w:rsidDel="00000000" w:rsidR="00000000" w:rsidRPr="00000000">
        <w:rPr>
          <w:rFonts w:ascii="Courier" w:cs="Courier" w:eastAsia="Courier" w:hAnsi="Courier"/>
          <w:sz w:val="24"/>
          <w:szCs w:val="24"/>
          <w:rtl w:val="0"/>
        </w:rPr>
        <w:t xml:space="preserve"> anniversary, I will be telling the story of the Declaration of Nenjacpendance. Thank you.</w:t>
      </w:r>
    </w:p>
    <w:p w:rsidR="00000000" w:rsidDel="00000000" w:rsidP="00000000" w:rsidRDefault="00000000" w:rsidRPr="00000000" w14:paraId="0000283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3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w:t>
      </w:r>
      <w:commentRangeStart w:id="424"/>
      <w:commentRangeStart w:id="425"/>
      <w:r w:rsidDel="00000000" w:rsidR="00000000" w:rsidRPr="00000000">
        <w:rPr>
          <w:rFonts w:ascii="Courier" w:cs="Courier" w:eastAsia="Courier" w:hAnsi="Courier"/>
          <w:sz w:val="24"/>
          <w:szCs w:val="24"/>
          <w:rtl w:val="0"/>
        </w:rPr>
        <w:t xml:space="preserve">NENJAC STATE HOUSE in 1826</w:t>
      </w:r>
      <w:commentRangeEnd w:id="424"/>
      <w:r w:rsidDel="00000000" w:rsidR="00000000" w:rsidRPr="00000000">
        <w:commentReference w:id="424"/>
      </w:r>
      <w:commentRangeEnd w:id="425"/>
      <w:r w:rsidDel="00000000" w:rsidR="00000000" w:rsidRPr="00000000">
        <w:commentReference w:id="425"/>
      </w:r>
      <w:r w:rsidDel="00000000" w:rsidR="00000000" w:rsidRPr="00000000">
        <w:rPr>
          <w:rFonts w:ascii="Courier" w:cs="Courier" w:eastAsia="Courier" w:hAnsi="Courier"/>
          <w:sz w:val="24"/>
          <w:szCs w:val="24"/>
          <w:rtl w:val="0"/>
        </w:rPr>
        <w:t xml:space="preserve">. People are murmuring.]</w:t>
      </w:r>
    </w:p>
    <w:p w:rsidR="00000000" w:rsidDel="00000000" w:rsidP="00000000" w:rsidRDefault="00000000" w:rsidRPr="00000000" w14:paraId="0000283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3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GOVERNOR WARREN</w:t>
        <w:br w:type="textWrapping"/>
        <w:t xml:space="preserve">Order! Order! We need order in the house! Obviously, things aren’t working out with the United States government because of our… </w:t>
      </w:r>
      <w:r w:rsidDel="00000000" w:rsidR="00000000" w:rsidRPr="00000000">
        <w:rPr>
          <w:rFonts w:ascii="Courier" w:cs="Courier" w:eastAsia="Courier" w:hAnsi="Courier"/>
          <w:i w:val="1"/>
          <w:iCs w:val="1"/>
          <w:sz w:val="24"/>
          <w:szCs w:val="24"/>
          <w:rtl w:val="0"/>
        </w:rPr>
        <w:t xml:space="preserve">unique </w:t>
      </w:r>
      <w:r w:rsidDel="00000000" w:rsidR="00000000" w:rsidRPr="00000000">
        <w:rPr>
          <w:rFonts w:ascii="Courier" w:cs="Courier" w:eastAsia="Courier" w:hAnsi="Courier"/>
          <w:sz w:val="24"/>
          <w:szCs w:val="24"/>
          <w:rtl w:val="0"/>
        </w:rPr>
        <w:t xml:space="preserve">living styles. Apparently, under American law, you may not consume “illegal” drugs.</w:t>
      </w:r>
    </w:p>
    <w:p w:rsidR="00000000" w:rsidDel="00000000" w:rsidP="00000000" w:rsidRDefault="00000000" w:rsidRPr="00000000" w14:paraId="0000283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3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HEROIN HARRY</w:t>
        <w:br w:type="textWrapping"/>
        <w:t xml:space="preserve">OR HEROIN!!</w:t>
      </w:r>
    </w:p>
    <w:p w:rsidR="00000000" w:rsidDel="00000000" w:rsidP="00000000" w:rsidRDefault="00000000" w:rsidRPr="00000000" w14:paraId="0000283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3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r>
    </w:p>
    <w:p w:rsidR="00000000" w:rsidDel="00000000" w:rsidP="00000000" w:rsidRDefault="00000000" w:rsidRPr="00000000" w14:paraId="0000283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Yes, my friends! And under American law, it states you shall not pulverize unfavorable buildings with dynamite!</w:t>
      </w:r>
    </w:p>
    <w:p w:rsidR="00000000" w:rsidDel="00000000" w:rsidP="00000000" w:rsidRDefault="00000000" w:rsidRPr="00000000" w14:paraId="0000283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3B">
      <w:pPr>
        <w:jc w:val="center"/>
        <w:rPr>
          <w:rFonts w:ascii="Courier" w:cs="Courier" w:eastAsia="Courier" w:hAnsi="Courier"/>
          <w:sz w:val="24"/>
          <w:szCs w:val="24"/>
        </w:rPr>
      </w:pPr>
      <w:commentRangeStart w:id="426"/>
      <w:r w:rsidDel="00000000" w:rsidR="00000000" w:rsidRPr="00000000">
        <w:rPr>
          <w:rFonts w:ascii="Courier" w:cs="Courier" w:eastAsia="Courier" w:hAnsi="Courier"/>
          <w:sz w:val="24"/>
          <w:szCs w:val="24"/>
          <w:rtl w:val="0"/>
        </w:rPr>
        <w:t xml:space="preserve">SIR CHIEF</w:t>
        <w:br w:type="textWrapping"/>
        <w:t xml:space="preserve">Or to club bums with shellshock!</w:t>
      </w:r>
      <w:commentRangeEnd w:id="426"/>
      <w:r w:rsidDel="00000000" w:rsidR="00000000" w:rsidRPr="00000000">
        <w:commentReference w:id="426"/>
      </w:r>
      <w:r w:rsidDel="00000000" w:rsidR="00000000" w:rsidRPr="00000000">
        <w:rPr>
          <w:rtl w:val="0"/>
        </w:rPr>
      </w:r>
    </w:p>
    <w:p w:rsidR="00000000" w:rsidDel="00000000" w:rsidP="00000000" w:rsidRDefault="00000000" w:rsidRPr="00000000" w14:paraId="0000283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3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STARR</w:t>
        <w:br w:type="textWrapping"/>
        <w:t xml:space="preserve">And you cannot even keep a </w:t>
      </w:r>
      <w:commentRangeStart w:id="427"/>
      <w:r w:rsidDel="00000000" w:rsidR="00000000" w:rsidRPr="00000000">
        <w:rPr>
          <w:rFonts w:ascii="Courier" w:cs="Courier" w:eastAsia="Courier" w:hAnsi="Courier"/>
          <w:sz w:val="24"/>
          <w:szCs w:val="24"/>
          <w:rtl w:val="0"/>
        </w:rPr>
        <w:t xml:space="preserve">young</w:t>
      </w:r>
      <w:commentRangeEnd w:id="427"/>
      <w:r w:rsidDel="00000000" w:rsidR="00000000" w:rsidRPr="00000000">
        <w:commentReference w:id="427"/>
      </w:r>
      <w:r w:rsidDel="00000000" w:rsidR="00000000" w:rsidRPr="00000000">
        <w:rPr>
          <w:rFonts w:ascii="Courier" w:cs="Courier" w:eastAsia="Courier" w:hAnsi="Courier"/>
          <w:sz w:val="24"/>
          <w:szCs w:val="24"/>
          <w:rtl w:val="0"/>
        </w:rPr>
        <w:t xml:space="preserve"> squid as a roommate under these RIDICULOUS laws!</w:t>
      </w:r>
    </w:p>
    <w:p w:rsidR="00000000" w:rsidDel="00000000" w:rsidP="00000000" w:rsidRDefault="00000000" w:rsidRPr="00000000" w14:paraId="0000283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3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GOVERNOR WARREN</w:t>
        <w:br w:type="textWrapping"/>
        <w:t xml:space="preserve">Yes, yes, I hear you all loud and clear. Clearly, something must be done about this nonsense. Nenjac Island deserves its own free government! So I have drafted the Declaration of Nenjacpendance!</w:t>
      </w:r>
    </w:p>
    <w:p w:rsidR="00000000" w:rsidDel="00000000" w:rsidP="00000000" w:rsidRDefault="00000000" w:rsidRPr="00000000" w14:paraId="0000284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4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[cheering]</w:t>
      </w:r>
    </w:p>
    <w:p w:rsidR="00000000" w:rsidDel="00000000" w:rsidP="00000000" w:rsidRDefault="00000000" w:rsidRPr="00000000" w14:paraId="0000284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4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SPENCER</w:t>
      </w:r>
    </w:p>
    <w:p w:rsidR="00000000" w:rsidDel="00000000" w:rsidP="00000000" w:rsidRDefault="00000000" w:rsidRPr="00000000" w14:paraId="0000284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If I may interject, war with the United States does not seem like it is a… </w:t>
      </w:r>
      <w:r w:rsidDel="00000000" w:rsidR="00000000" w:rsidRPr="00000000">
        <w:rPr>
          <w:rFonts w:ascii="Courier" w:cs="Courier" w:eastAsia="Courier" w:hAnsi="Courier"/>
          <w:i w:val="1"/>
          <w:iCs w:val="1"/>
          <w:sz w:val="24"/>
          <w:szCs w:val="24"/>
          <w:rtl w:val="0"/>
        </w:rPr>
        <w:t xml:space="preserve">good idea?</w:t>
      </w:r>
      <w:r w:rsidDel="00000000" w:rsidR="00000000" w:rsidRPr="00000000">
        <w:rPr>
          <w:rtl w:val="0"/>
        </w:rPr>
      </w:r>
    </w:p>
    <w:p w:rsidR="00000000" w:rsidDel="00000000" w:rsidP="00000000" w:rsidRDefault="00000000" w:rsidRPr="00000000" w14:paraId="0000284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4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MADDAM CIGGY</w:t>
      </w:r>
    </w:p>
    <w:p w:rsidR="00000000" w:rsidDel="00000000" w:rsidP="00000000" w:rsidRDefault="00000000" w:rsidRPr="00000000" w14:paraId="0000284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I must say, I agree with Sir Spencer.</w:t>
      </w:r>
    </w:p>
    <w:p w:rsidR="00000000" w:rsidDel="00000000" w:rsidP="00000000" w:rsidRDefault="00000000" w:rsidRPr="00000000" w14:paraId="0000284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4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br w:type="textWrapping"/>
        <w:t xml:space="preserve">Hey, who let this WOMAN in here? This is an important discussion.</w:t>
      </w:r>
    </w:p>
    <w:p w:rsidR="00000000" w:rsidDel="00000000" w:rsidP="00000000" w:rsidRDefault="00000000" w:rsidRPr="00000000" w14:paraId="0000284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4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STARR</w:t>
        <w:br w:type="textWrapping"/>
        <w:t xml:space="preserve">*gasp* Sir Deegs!</w:t>
      </w:r>
    </w:p>
    <w:p w:rsidR="00000000" w:rsidDel="00000000" w:rsidP="00000000" w:rsidRDefault="00000000" w:rsidRPr="00000000" w14:paraId="0000284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4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br w:type="textWrapping"/>
        <w:t xml:space="preserve">Sir Starr, this is the 1800s. Everybody is racist and misogynistic.</w:t>
      </w:r>
    </w:p>
    <w:p w:rsidR="00000000" w:rsidDel="00000000" w:rsidP="00000000" w:rsidRDefault="00000000" w:rsidRPr="00000000" w14:paraId="0000284E">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4F">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STARR</w:t>
        <w:br w:type="textWrapping"/>
        <w:t xml:space="preserve">Ah. Right. Go on.</w:t>
      </w:r>
    </w:p>
    <w:p w:rsidR="00000000" w:rsidDel="00000000" w:rsidP="00000000" w:rsidRDefault="00000000" w:rsidRPr="00000000" w14:paraId="00002850">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5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br w:type="textWrapping"/>
        <w:t xml:space="preserve">As I was saying, this is not a conversation for the female brain. Sir Cas, please escort Madam Ciggy from the State House.</w:t>
      </w:r>
    </w:p>
    <w:p w:rsidR="00000000" w:rsidDel="00000000" w:rsidP="00000000" w:rsidRDefault="00000000" w:rsidRPr="00000000" w14:paraId="0000285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5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MADAM CIGGY</w:t>
        <w:br w:type="textWrapping"/>
        <w:t xml:space="preserve">Aw, what?! That’s fucked up!</w:t>
      </w:r>
    </w:p>
    <w:p w:rsidR="00000000" w:rsidDel="00000000" w:rsidP="00000000" w:rsidRDefault="00000000" w:rsidRPr="00000000" w14:paraId="0000285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5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[everyone gasps.]</w:t>
      </w:r>
    </w:p>
    <w:p w:rsidR="00000000" w:rsidDel="00000000" w:rsidP="00000000" w:rsidRDefault="00000000" w:rsidRPr="00000000" w14:paraId="0000285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57">
      <w:pPr>
        <w:jc w:val="center"/>
        <w:rPr>
          <w:rFonts w:ascii="Courier" w:cs="Courier" w:eastAsia="Courier" w:hAnsi="Courier"/>
          <w:sz w:val="24"/>
          <w:szCs w:val="24"/>
        </w:rPr>
      </w:pPr>
      <w:commentRangeStart w:id="428"/>
      <w:r w:rsidDel="00000000" w:rsidR="00000000" w:rsidRPr="00000000">
        <w:rPr>
          <w:rFonts w:ascii="Courier" w:cs="Courier" w:eastAsia="Courier" w:hAnsi="Courier"/>
          <w:sz w:val="24"/>
          <w:szCs w:val="24"/>
          <w:rtl w:val="0"/>
        </w:rPr>
        <w:t xml:space="preserve">SIR SPENCER</w:t>
        <w:br w:type="textWrapping"/>
        <w:t xml:space="preserve">Did Madam Ciggy just… cuss?</w:t>
      </w:r>
    </w:p>
    <w:p w:rsidR="00000000" w:rsidDel="00000000" w:rsidP="00000000" w:rsidRDefault="00000000" w:rsidRPr="00000000" w14:paraId="0000285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5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br w:type="textWrapping"/>
      </w:r>
      <w:commentRangeEnd w:id="428"/>
      <w:r w:rsidDel="00000000" w:rsidR="00000000" w:rsidRPr="00000000">
        <w:commentReference w:id="428"/>
      </w:r>
      <w:r w:rsidDel="00000000" w:rsidR="00000000" w:rsidRPr="00000000">
        <w:rPr>
          <w:rFonts w:ascii="Courier" w:cs="Courier" w:eastAsia="Courier" w:hAnsi="Courier"/>
          <w:sz w:val="24"/>
          <w:szCs w:val="24"/>
          <w:rtl w:val="0"/>
        </w:rPr>
        <w:t xml:space="preserve">I believe she did… Hm…</w:t>
      </w:r>
    </w:p>
    <w:p w:rsidR="00000000" w:rsidDel="00000000" w:rsidP="00000000" w:rsidRDefault="00000000" w:rsidRPr="00000000" w14:paraId="0000285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5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CAS</w:t>
      </w:r>
    </w:p>
    <w:p w:rsidR="00000000" w:rsidDel="00000000" w:rsidP="00000000" w:rsidRDefault="00000000" w:rsidRPr="00000000" w14:paraId="0000285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fuck it i</w:t>
      </w:r>
      <w:commentRangeStart w:id="429"/>
      <w:r w:rsidDel="00000000" w:rsidR="00000000" w:rsidRPr="00000000">
        <w:rPr>
          <w:rFonts w:ascii="Courier" w:cs="Courier" w:eastAsia="Courier" w:hAnsi="Courier"/>
          <w:sz w:val="24"/>
          <w:szCs w:val="24"/>
          <w:rtl w:val="0"/>
        </w:rPr>
        <w:t xml:space="preserve">f she gets to cuss then i fucking get to fucking cuss</w:t>
      </w:r>
      <w:commentRangeEnd w:id="429"/>
      <w:r w:rsidDel="00000000" w:rsidR="00000000" w:rsidRPr="00000000">
        <w:commentReference w:id="429"/>
      </w:r>
      <w:r w:rsidDel="00000000" w:rsidR="00000000" w:rsidRPr="00000000">
        <w:rPr>
          <w:rtl w:val="0"/>
        </w:rPr>
      </w:r>
    </w:p>
    <w:p w:rsidR="00000000" w:rsidDel="00000000" w:rsidP="00000000" w:rsidRDefault="00000000" w:rsidRPr="00000000" w14:paraId="0000285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5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STARR</w:t>
        <w:br w:type="textWrapping"/>
        <w:t xml:space="preserve">Hey, what the fuck guys? WAIT, WOAH! THAT’S FUN!</w:t>
      </w:r>
    </w:p>
    <w:p w:rsidR="00000000" w:rsidDel="00000000" w:rsidP="00000000" w:rsidRDefault="00000000" w:rsidRPr="00000000" w14:paraId="0000285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6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SPENCER</w:t>
        <w:br w:type="textWrapping"/>
        <w:t xml:space="preserve">Fuck, fuck, fuckity fuck fuck! Wow, good idea, Madam Ciggy!</w:t>
      </w:r>
    </w:p>
    <w:p w:rsidR="00000000" w:rsidDel="00000000" w:rsidP="00000000" w:rsidRDefault="00000000" w:rsidRPr="00000000" w14:paraId="0000286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SIR DEEGS</w:t>
        <w:br w:type="textWrapping"/>
        <w:t xml:space="preserve">Yeah, she can stay.</w:t>
      </w:r>
    </w:p>
    <w:p w:rsidR="00000000" w:rsidDel="00000000" w:rsidP="00000000" w:rsidRDefault="00000000" w:rsidRPr="00000000" w14:paraId="0000286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6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NERD</w:t>
        <w:br w:type="textWrapping"/>
        <w:t xml:space="preserve">If I may interject, perhaps we shouldn’t devolve our language in such a way-</w:t>
      </w:r>
    </w:p>
    <w:p w:rsidR="00000000" w:rsidDel="00000000" w:rsidP="00000000" w:rsidRDefault="00000000" w:rsidRPr="00000000" w14:paraId="0000286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6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DEEGS/SIR STARR/SIR SPENCER/MADAM CIGGY</w:t>
      </w:r>
    </w:p>
    <w:p w:rsidR="00000000" w:rsidDel="00000000" w:rsidP="00000000" w:rsidRDefault="00000000" w:rsidRPr="00000000" w14:paraId="0000286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SHUT THE FUCK UP, NERD!</w:t>
      </w:r>
    </w:p>
    <w:p w:rsidR="00000000" w:rsidDel="00000000" w:rsidP="00000000" w:rsidRDefault="00000000" w:rsidRPr="00000000" w14:paraId="0000286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6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NERD</w:t>
        <w:br w:type="textWrapping"/>
        <w:t xml:space="preserve">Oh.</w:t>
      </w:r>
    </w:p>
    <w:p w:rsidR="00000000" w:rsidDel="00000000" w:rsidP="00000000" w:rsidRDefault="00000000" w:rsidRPr="00000000" w14:paraId="0000286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6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GOVERNOR WARREN</w:t>
        <w:br w:type="textWrapping"/>
        <w:t xml:space="preserve">Wow. Fuckity fuck fuck. This shit’s the tits. Alright, I’m gonna have to redraft this declaration shit. I’m talking about some bullshit here, what is this… We hold these truths to be self-evident- what the fuck does that even mean? Alright, redo, let’s go. Who wants to freestyle a new declaration of </w:t>
      </w:r>
      <w:r w:rsidDel="00000000" w:rsidR="00000000" w:rsidRPr="00000000">
        <w:rPr>
          <w:rFonts w:ascii="Courier" w:cs="Courier" w:eastAsia="Courier" w:hAnsi="Courier"/>
          <w:sz w:val="24"/>
          <w:szCs w:val="24"/>
          <w:rtl w:val="0"/>
        </w:rPr>
        <w:t xml:space="preserve">nenjacpendance</w:t>
      </w:r>
      <w:r w:rsidDel="00000000" w:rsidR="00000000" w:rsidRPr="00000000">
        <w:rPr>
          <w:rFonts w:ascii="Courier" w:cs="Courier" w:eastAsia="Courier" w:hAnsi="Courier"/>
          <w:sz w:val="24"/>
          <w:szCs w:val="24"/>
          <w:rtl w:val="0"/>
        </w:rPr>
        <w:t xml:space="preserve">? I’ll write it down.</w:t>
      </w:r>
    </w:p>
    <w:p w:rsidR="00000000" w:rsidDel="00000000" w:rsidP="00000000" w:rsidRDefault="00000000" w:rsidRPr="00000000" w14:paraId="0000286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6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DEAN</w:t>
        <w:br w:type="textWrapping"/>
        <w:t xml:space="preserve">Well, I could give it a shot! Ahem… Dear United States. It’s me, Sir Dean McQueen. Us here at Nenjac have decided to #skedaddle from you guys. Peace.</w:t>
      </w:r>
    </w:p>
    <w:p w:rsidR="00000000" w:rsidDel="00000000" w:rsidP="00000000" w:rsidRDefault="00000000" w:rsidRPr="00000000" w14:paraId="0000286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6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br w:type="textWrapping"/>
        <w:t xml:space="preserve">Booooooooring. We need to like, scare them into giving us what we want. And you know what boys? I don’t want independence. I like having the American military protecting us. In fact, I think we just have to bully that nerd John Quincy Adams into giving us our own government!</w:t>
      </w:r>
    </w:p>
    <w:p w:rsidR="00000000" w:rsidDel="00000000" w:rsidP="00000000" w:rsidRDefault="00000000" w:rsidRPr="00000000" w14:paraId="0000286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7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TRAVIS</w:t>
        <w:br w:type="textWrapping"/>
        <w:t xml:space="preserve">But I still wanna be American!</w:t>
      </w:r>
    </w:p>
    <w:p w:rsidR="00000000" w:rsidDel="00000000" w:rsidP="00000000" w:rsidRDefault="00000000" w:rsidRPr="00000000" w14:paraId="0000287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7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GOVERNOR WARREN</w:t>
        <w:br w:type="textWrapping"/>
        <w:t xml:space="preserve">Fair point, Sir Travis. Then, why don’t we become… an Autonomous Federal Region?</w:t>
      </w:r>
    </w:p>
    <w:p w:rsidR="00000000" w:rsidDel="00000000" w:rsidP="00000000" w:rsidRDefault="00000000" w:rsidRPr="00000000" w14:paraId="0000287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7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STARR</w:t>
        <w:br w:type="textWrapping"/>
        <w:t xml:space="preserve">What’s that, Governor Warren?</w:t>
        <w:br w:type="textWrapping"/>
      </w:r>
    </w:p>
    <w:p w:rsidR="00000000" w:rsidDel="00000000" w:rsidP="00000000" w:rsidRDefault="00000000" w:rsidRPr="00000000" w14:paraId="0000287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GOVERNOR WARREN</w:t>
        <w:br w:type="textWrapping"/>
        <w:t xml:space="preserve">Something I just made up. It means we get all the BENEFITS of being an American state, but like, we get our own government to make our own laws and shit.</w:t>
      </w:r>
    </w:p>
    <w:p w:rsidR="00000000" w:rsidDel="00000000" w:rsidP="00000000" w:rsidRDefault="00000000" w:rsidRPr="00000000" w14:paraId="0000287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7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SPENCER</w:t>
        <w:br w:type="textWrapping"/>
        <w:t xml:space="preserve">Yooooooooo awesome idea Governor Warren!</w:t>
      </w:r>
    </w:p>
    <w:p w:rsidR="00000000" w:rsidDel="00000000" w:rsidP="00000000" w:rsidRDefault="00000000" w:rsidRPr="00000000" w14:paraId="0000287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79">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GOVERNOR WARREN</w:t>
        <w:br w:type="textWrapping"/>
        <w:t xml:space="preserve">I know. So, does anyone volunteer to go intimidate John Quincy Adams into this?</w:t>
      </w:r>
    </w:p>
    <w:p w:rsidR="00000000" w:rsidDel="00000000" w:rsidP="00000000" w:rsidRDefault="00000000" w:rsidRPr="00000000" w14:paraId="0000287A">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7B">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br w:type="textWrapping"/>
        <w:t xml:space="preserve">I’ve got this.</w:t>
      </w:r>
    </w:p>
    <w:p w:rsidR="00000000" w:rsidDel="00000000" w:rsidP="00000000" w:rsidRDefault="00000000" w:rsidRPr="00000000" w14:paraId="0000287C">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7D">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[The White House.]</w:t>
      </w:r>
    </w:p>
    <w:p w:rsidR="00000000" w:rsidDel="00000000" w:rsidP="00000000" w:rsidRDefault="00000000" w:rsidRPr="00000000" w14:paraId="0000287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br w:type="textWrapping"/>
        <w:t xml:space="preserve">JOHN QUINCY ADAMS</w:t>
        <w:br w:type="textWrapping"/>
        <w:t xml:space="preserve">Ah! Sir Deegs, it is a pleasure to see you, although I was expecting Governor Warren!</w:t>
      </w:r>
    </w:p>
    <w:p w:rsidR="00000000" w:rsidDel="00000000" w:rsidP="00000000" w:rsidRDefault="00000000" w:rsidRPr="00000000" w14:paraId="0000287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8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br w:type="textWrapping"/>
        <w:t xml:space="preserve">Governor Warren couldn’t make it. Listen to me, Quincy. Nenjac Island is fucking SICK of following your shitty rules.</w:t>
      </w:r>
    </w:p>
    <w:p w:rsidR="00000000" w:rsidDel="00000000" w:rsidP="00000000" w:rsidRDefault="00000000" w:rsidRPr="00000000" w14:paraId="00002881">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82">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JOHN QUINCY ADAMS</w:t>
        <w:br w:type="textWrapping"/>
      </w:r>
      <w:commentRangeStart w:id="430"/>
      <w:r w:rsidDel="00000000" w:rsidR="00000000" w:rsidRPr="00000000">
        <w:rPr>
          <w:rFonts w:ascii="Courier" w:cs="Courier" w:eastAsia="Courier" w:hAnsi="Courier"/>
          <w:sz w:val="24"/>
          <w:szCs w:val="24"/>
          <w:rtl w:val="0"/>
        </w:rPr>
        <w:t xml:space="preserve">Language!</w:t>
      </w:r>
    </w:p>
    <w:p w:rsidR="00000000" w:rsidDel="00000000" w:rsidP="00000000" w:rsidRDefault="00000000" w:rsidRPr="00000000" w14:paraId="00002883">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84">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br w:type="textWrapping"/>
        <w:t xml:space="preserve">It’s English, dickwad.</w:t>
      </w:r>
      <w:commentRangeEnd w:id="430"/>
      <w:r w:rsidDel="00000000" w:rsidR="00000000" w:rsidRPr="00000000">
        <w:commentReference w:id="430"/>
      </w:r>
      <w:r w:rsidDel="00000000" w:rsidR="00000000" w:rsidRPr="00000000">
        <w:rPr>
          <w:rtl w:val="0"/>
        </w:rPr>
      </w:r>
    </w:p>
    <w:p w:rsidR="00000000" w:rsidDel="00000000" w:rsidP="00000000" w:rsidRDefault="00000000" w:rsidRPr="00000000" w14:paraId="00002885">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86">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JOHN QUINCY ADAMS</w:t>
        <w:br w:type="textWrapping"/>
        <w:t xml:space="preserve">So. You wish to be free of statehood, is that it? You wish to secede? </w:t>
      </w:r>
    </w:p>
    <w:p w:rsidR="00000000" w:rsidDel="00000000" w:rsidP="00000000" w:rsidRDefault="00000000" w:rsidRPr="00000000" w14:paraId="00002887">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88">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br w:type="textWrapping"/>
        <w:t xml:space="preserve">No. We want to be a part of the USA. But we want our own government and laws.</w:t>
      </w:r>
    </w:p>
    <w:p w:rsidR="00000000" w:rsidDel="00000000" w:rsidP="00000000" w:rsidRDefault="00000000" w:rsidRPr="00000000" w14:paraId="00002889">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8A">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JOHN QUINCY ADAMS</w:t>
        <w:br w:type="textWrapping"/>
        <w:t xml:space="preserve">Ha! And what makes you think-</w:t>
      </w:r>
    </w:p>
    <w:p w:rsidR="00000000" w:rsidDel="00000000" w:rsidP="00000000" w:rsidRDefault="00000000" w:rsidRPr="00000000" w14:paraId="0000288B">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8C">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br w:type="textWrapping"/>
        <w:t xml:space="preserve">Because I can do a lot more than kill your dad and his gay little buddy.</w:t>
      </w:r>
    </w:p>
    <w:p w:rsidR="00000000" w:rsidDel="00000000" w:rsidP="00000000" w:rsidRDefault="00000000" w:rsidRPr="00000000" w14:paraId="0000288D">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8E">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JOHN QUINCY ADAMS</w:t>
        <w:br w:type="textWrapping"/>
        <w:t xml:space="preserve">What are you talking about? My father is alive and well!</w:t>
      </w:r>
    </w:p>
    <w:p w:rsidR="00000000" w:rsidDel="00000000" w:rsidP="00000000" w:rsidRDefault="00000000" w:rsidRPr="00000000" w14:paraId="0000288F">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90">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JOHN CALHOUN</w:t>
      </w:r>
    </w:p>
    <w:p w:rsidR="00000000" w:rsidDel="00000000" w:rsidP="00000000" w:rsidRDefault="00000000" w:rsidRPr="00000000" w14:paraId="00002891">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Sir! It’s your father! He has perished! As well as his gay buddy, Thomas Jefferson!</w:t>
      </w:r>
    </w:p>
    <w:p w:rsidR="00000000" w:rsidDel="00000000" w:rsidP="00000000" w:rsidRDefault="00000000" w:rsidRPr="00000000" w14:paraId="00002892">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93">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SIR DEEGS</w:t>
        <w:br w:type="textWrapping"/>
        <w:t xml:space="preserve">You </w:t>
      </w:r>
      <w:r w:rsidDel="00000000" w:rsidR="00000000" w:rsidRPr="00000000">
        <w:rPr>
          <w:rFonts w:ascii="Courier" w:cs="Courier" w:eastAsia="Courier" w:hAnsi="Courier"/>
          <w:i w:val="1"/>
          <w:iCs w:val="1"/>
          <w:sz w:val="24"/>
          <w:szCs w:val="24"/>
          <w:rtl w:val="0"/>
        </w:rPr>
        <w:t xml:space="preserve">might</w:t>
      </w:r>
      <w:r w:rsidDel="00000000" w:rsidR="00000000" w:rsidRPr="00000000">
        <w:rPr>
          <w:rFonts w:ascii="Courier" w:cs="Courier" w:eastAsia="Courier" w:hAnsi="Courier"/>
          <w:sz w:val="24"/>
          <w:szCs w:val="24"/>
          <w:rtl w:val="0"/>
        </w:rPr>
        <w:t xml:space="preserve"> wanna consider the offer, Quincy Pooh.</w:t>
      </w:r>
    </w:p>
    <w:p w:rsidR="00000000" w:rsidDel="00000000" w:rsidP="00000000" w:rsidRDefault="00000000" w:rsidRPr="00000000" w14:paraId="00002894">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95">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JOHN QUINCY ADAMS</w:t>
        <w:br w:type="textWrapping"/>
        <w:t xml:space="preserve">Oh dear…</w:t>
      </w:r>
    </w:p>
    <w:p w:rsidR="00000000" w:rsidDel="00000000" w:rsidP="00000000" w:rsidRDefault="00000000" w:rsidRPr="00000000" w14:paraId="00002896">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97">
      <w:pPr>
        <w:jc w:val="center"/>
        <w:rPr>
          <w:rFonts w:ascii="Courier" w:cs="Courier" w:eastAsia="Courier" w:hAnsi="Courier"/>
          <w:sz w:val="24"/>
          <w:szCs w:val="24"/>
        </w:rPr>
      </w:pPr>
      <w:r w:rsidDel="00000000" w:rsidR="00000000" w:rsidRPr="00000000">
        <w:rPr>
          <w:rFonts w:ascii="Courier" w:cs="Courier" w:eastAsia="Courier" w:hAnsi="Courier"/>
          <w:sz w:val="24"/>
          <w:szCs w:val="24"/>
          <w:rtl w:val="0"/>
        </w:rPr>
        <w:t xml:space="preserve">TRAVIS (NARRATION)</w:t>
        <w:br w:type="textWrapping"/>
        <w:t xml:space="preserve">And several months later, on September 11th, 1826, Nenjac became its own special place! But still, we’re one of the least talked about pieces of American history. And we got the least amount of tourism too. Maybe Chief should stop killin’ the tourists in his red rooms. I dunno. Anyway, here’s the </w:t>
      </w:r>
      <w:commentRangeStart w:id="431"/>
      <w:r w:rsidDel="00000000" w:rsidR="00000000" w:rsidRPr="00000000">
        <w:rPr>
          <w:rFonts w:ascii="Courier" w:cs="Courier" w:eastAsia="Courier" w:hAnsi="Courier"/>
          <w:sz w:val="24"/>
          <w:szCs w:val="24"/>
          <w:rtl w:val="0"/>
        </w:rPr>
        <w:t xml:space="preserve">Nenjac Anthem f</w:t>
      </w:r>
      <w:commentRangeEnd w:id="431"/>
      <w:r w:rsidDel="00000000" w:rsidR="00000000" w:rsidRPr="00000000">
        <w:commentReference w:id="431"/>
      </w:r>
      <w:r w:rsidDel="00000000" w:rsidR="00000000" w:rsidRPr="00000000">
        <w:rPr>
          <w:rFonts w:ascii="Courier" w:cs="Courier" w:eastAsia="Courier" w:hAnsi="Courier"/>
          <w:sz w:val="24"/>
          <w:szCs w:val="24"/>
          <w:rtl w:val="0"/>
        </w:rPr>
        <w:t xml:space="preserve">or the credits.</w:t>
      </w:r>
    </w:p>
    <w:p w:rsidR="00000000" w:rsidDel="00000000" w:rsidP="00000000" w:rsidRDefault="00000000" w:rsidRPr="00000000" w14:paraId="00002898">
      <w:pPr>
        <w:jc w:val="center"/>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2899">
      <w:pPr>
        <w:jc w:val="center"/>
        <w:rPr>
          <w:rFonts w:ascii="Courier" w:cs="Courier" w:eastAsia="Courier" w:hAnsi="Courier"/>
          <w:sz w:val="24"/>
          <w:szCs w:val="24"/>
        </w:rPr>
      </w:pPr>
      <w:commentRangeStart w:id="432"/>
      <w:commentRangeStart w:id="433"/>
      <w:r w:rsidDel="00000000" w:rsidR="00000000" w:rsidRPr="00000000">
        <w:rPr>
          <w:rFonts w:ascii="Courier" w:cs="Courier" w:eastAsia="Courier" w:hAnsi="Courier"/>
          <w:sz w:val="24"/>
          <w:szCs w:val="24"/>
          <w:rtl w:val="0"/>
        </w:rPr>
        <w:t xml:space="preserve">MISTER MAYOR</w:t>
        <w:br w:type="textWrapping"/>
        <w:t xml:space="preserve">Nenjac oh Nenjac | The land of heroin, crack | Police on homeless attacks | And us getting our payback | We’re Nenjac, and we are free | We are Nenjac Island and City! | We’re the best place in the whole entire Earth | We say fuck a lot and don’t watch our words! | Nenjaaaaaaaaaaac, we love you! </w:t>
      </w:r>
      <w:commentRangeEnd w:id="432"/>
      <w:r w:rsidDel="00000000" w:rsidR="00000000" w:rsidRPr="00000000">
        <w:commentReference w:id="432"/>
      </w:r>
      <w:commentRangeEnd w:id="433"/>
      <w:r w:rsidDel="00000000" w:rsidR="00000000" w:rsidRPr="00000000">
        <w:commentReference w:id="433"/>
      </w:r>
      <w:r w:rsidDel="00000000" w:rsidR="00000000" w:rsidRPr="00000000">
        <w:rPr>
          <w:rtl w:val="0"/>
        </w:rPr>
      </w:r>
    </w:p>
    <w:p w:rsidR="00000000" w:rsidDel="00000000" w:rsidP="00000000" w:rsidRDefault="00000000" w:rsidRPr="00000000" w14:paraId="0000289A">
      <w:pPr>
        <w:jc w:val="center"/>
        <w:rPr>
          <w:rFonts w:ascii="Courier" w:cs="Courier" w:eastAsia="Courier" w:hAnsi="Courier"/>
          <w:sz w:val="24"/>
          <w:szCs w:val="24"/>
        </w:rPr>
      </w:pPr>
      <w:r w:rsidDel="00000000" w:rsidR="00000000" w:rsidRPr="00000000">
        <w:rPr>
          <w:rtl w:val="0"/>
        </w:rPr>
      </w:r>
    </w:p>
    <w:sectPr>
      <w:headerReference r:id="rId193" w:type="default"/>
      <w:headerReference r:id="rId194" w:type="first"/>
      <w:footerReference r:id="rId195" w:type="default"/>
      <w:footerReference r:id="rId196" w:type="firs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mes “JC” Deegan" w:id="110" w:date="2026-01-16T17:28:14Z">
    <w:p w:rsidR="00000000" w:rsidDel="00000000" w:rsidP="00000000" w:rsidRDefault="00000000" w:rsidRPr="00000000" w14:paraId="00002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intros been very cheery recently</w:t>
      </w:r>
    </w:p>
  </w:comment>
  <w:comment w:author="Noah" w:id="111" w:date="2026-01-16T17:28:33Z">
    <w:p w:rsidR="00000000" w:rsidDel="00000000" w:rsidP="00000000" w:rsidRDefault="00000000" w:rsidRPr="00000000" w14:paraId="00002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it’s ALWAYS after some disturbing bullshit lmao</w:t>
      </w:r>
    </w:p>
  </w:comment>
  <w:comment w:author="James “JC” Deegan" w:id="112" w:date="2026-01-16T17:28:43Z">
    <w:p w:rsidR="00000000" w:rsidDel="00000000" w:rsidP="00000000" w:rsidRDefault="00000000" w:rsidRPr="00000000" w14:paraId="00002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James “JC” Deegan" w:id="16" w:date="2026-01-08T23:18:58Z">
    <w:p w:rsidR="00000000" w:rsidDel="00000000" w:rsidP="00000000" w:rsidRDefault="00000000" w:rsidRPr="00000000" w14:paraId="00002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jaw is on the floor bro</w:t>
      </w:r>
    </w:p>
  </w:comment>
  <w:comment w:author="Allen Roberts" w:id="294" w:date="2026-06-29T15:39:13Z">
    <w:p w:rsidR="00000000" w:rsidDel="00000000" w:rsidP="00000000" w:rsidRDefault="00000000" w:rsidRPr="00000000" w14:paraId="00002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 😔</w:t>
      </w:r>
    </w:p>
  </w:comment>
  <w:comment w:author="Noah" w:id="295" w:date="2026-06-29T21:30:09Z">
    <w:p w:rsidR="00000000" w:rsidDel="00000000" w:rsidP="00000000" w:rsidRDefault="00000000" w:rsidRPr="00000000" w14:paraId="00002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my guy</w:t>
      </w:r>
    </w:p>
  </w:comment>
  <w:comment w:author="Noah" w:id="296" w:date="2026-06-29T21:30:09Z">
    <w:p w:rsidR="00000000" w:rsidDel="00000000" w:rsidP="00000000" w:rsidRDefault="00000000" w:rsidRPr="00000000" w14:paraId="00002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survives dw</w:t>
      </w:r>
    </w:p>
  </w:comment>
  <w:comment w:author="Noah" w:id="109" w:date="2026-01-16T17:28:03Z">
    <w:p w:rsidR="00000000" w:rsidDel="00000000" w:rsidP="00000000" w:rsidRDefault="00000000" w:rsidRPr="00000000" w14:paraId="00002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mes “JC” Deegan" w:id="167" w:date="2026-01-05T18:25:34Z">
    <w:p w:rsidR="00000000" w:rsidDel="00000000" w:rsidP="00000000" w:rsidRDefault="00000000" w:rsidRPr="00000000" w14:paraId="00002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t>
      </w:r>
    </w:p>
  </w:comment>
  <w:comment w:author="Noah" w:id="168" w:date="2026-01-05T21:05:12Z">
    <w:p w:rsidR="00000000" w:rsidDel="00000000" w:rsidP="00000000" w:rsidRDefault="00000000" w:rsidRPr="00000000" w14:paraId="00002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Noah" w:id="312" w:date="2026-06-26T03:56:47Z">
    <w:p w:rsidR="00000000" w:rsidDel="00000000" w:rsidP="00000000" w:rsidRDefault="00000000" w:rsidRPr="00000000" w14:paraId="00002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THEY KILLED NINA</w:t>
      </w:r>
    </w:p>
  </w:comment>
  <w:comment w:author="Noah" w:id="26" w:date="2026-01-14T14:49:53Z">
    <w:p w:rsidR="00000000" w:rsidDel="00000000" w:rsidP="00000000" w:rsidRDefault="00000000" w:rsidRPr="00000000" w14:paraId="00002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compliment in this world</w:t>
      </w:r>
    </w:p>
  </w:comment>
  <w:comment w:author="James “JC” Deegan" w:id="15" w:date="2026-01-08T23:18:39Z">
    <w:p w:rsidR="00000000" w:rsidDel="00000000" w:rsidP="00000000" w:rsidRDefault="00000000" w:rsidRPr="00000000" w14:paraId="00002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even know what to say</w:t>
      </w:r>
    </w:p>
  </w:comment>
  <w:comment w:author="Noah" w:id="313" w:date="2026-06-26T03:57:11Z">
    <w:p w:rsidR="00000000" w:rsidDel="00000000" w:rsidP="00000000" w:rsidRDefault="00000000" w:rsidRPr="00000000" w14:paraId="00002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if they don’t know the whole town lmao</w:t>
      </w:r>
    </w:p>
  </w:comment>
  <w:comment w:author="Noah" w:id="106" w:date="2026-01-11T06:08:15Z">
    <w:p w:rsidR="00000000" w:rsidDel="00000000" w:rsidP="00000000" w:rsidRDefault="00000000" w:rsidRPr="00000000" w14:paraId="00002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more of “rapping” so you have two P</w:t>
      </w:r>
    </w:p>
  </w:comment>
  <w:comment w:author="Allen Roberts" w:id="293" w:date="2026-06-29T15:37:46Z">
    <w:p w:rsidR="00000000" w:rsidDel="00000000" w:rsidP="00000000" w:rsidRDefault="00000000" w:rsidRPr="00000000" w14:paraId="00002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 😄</w:t>
      </w:r>
    </w:p>
  </w:comment>
  <w:comment w:author="Noah" w:id="321" w:date="2026-06-26T04:01:03Z">
    <w:p w:rsidR="00000000" w:rsidDel="00000000" w:rsidP="00000000" w:rsidRDefault="00000000" w:rsidRPr="00000000" w14:paraId="00002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was this here before cuz lowk w idea</w:t>
      </w:r>
    </w:p>
  </w:comment>
  <w:comment w:author="Noah" w:id="314" w:date="2026-06-26T03:57:52Z">
    <w:p w:rsidR="00000000" w:rsidDel="00000000" w:rsidP="00000000" w:rsidRDefault="00000000" w:rsidRPr="00000000" w14:paraId="00002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you did NOT have to kill anyone to be in charge of the city 😭 you already ARE, my guy</w:t>
      </w:r>
    </w:p>
  </w:comment>
  <w:comment w:author="James “JC” Deegan" w:id="17" w:date="2026-01-08T23:19:08Z">
    <w:p w:rsidR="00000000" w:rsidDel="00000000" w:rsidP="00000000" w:rsidRDefault="00000000" w:rsidRPr="00000000" w14:paraId="00002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t>
      </w:r>
    </w:p>
  </w:comment>
  <w:comment w:author="Noah" w:id="107" w:date="2026-01-11T06:09:05Z">
    <w:p w:rsidR="00000000" w:rsidDel="00000000" w:rsidP="00000000" w:rsidRDefault="00000000" w:rsidRPr="00000000" w14:paraId="00002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puts the MOST effort into HATING</w:t>
      </w:r>
    </w:p>
  </w:comment>
  <w:comment w:author="Noah" w:id="288" w:date="2026-07-18T14:12:15Z">
    <w:p w:rsidR="00000000" w:rsidDel="00000000" w:rsidP="00000000" w:rsidRDefault="00000000" w:rsidRPr="00000000" w14:paraId="00002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enough</w:t>
      </w:r>
    </w:p>
  </w:comment>
  <w:comment w:author="Noah" w:id="309" w:date="2026-06-26T03:54:52Z">
    <w:p w:rsidR="00000000" w:rsidDel="00000000" w:rsidP="00000000" w:rsidRDefault="00000000" w:rsidRPr="00000000" w14:paraId="00002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w:t>
      </w:r>
    </w:p>
  </w:comment>
  <w:comment w:author="James “JC” Deegan" w:id="162" w:date="2026-01-05T18:14:58Z">
    <w:p w:rsidR="00000000" w:rsidDel="00000000" w:rsidP="00000000" w:rsidRDefault="00000000" w:rsidRPr="00000000" w14:paraId="00002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sneaky sneaky</w:t>
      </w:r>
    </w:p>
  </w:comment>
  <w:comment w:author="Noah" w:id="163" w:date="2026-01-05T21:04:47Z">
    <w:p w:rsidR="00000000" w:rsidDel="00000000" w:rsidP="00000000" w:rsidRDefault="00000000" w:rsidRPr="00000000" w14:paraId="00002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ayyy ayyy you got that</w:t>
      </w:r>
    </w:p>
  </w:comment>
  <w:comment w:author="Noah" w:id="276" w:date="2026-07-18T14:04:00Z">
    <w:p w:rsidR="00000000" w:rsidDel="00000000" w:rsidP="00000000" w:rsidRDefault="00000000" w:rsidRPr="00000000" w14:paraId="00002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fuckin creaming</w:t>
      </w:r>
    </w:p>
  </w:comment>
  <w:comment w:author="Noah" w:id="287" w:date="2026-07-18T14:11:48Z">
    <w:p w:rsidR="00000000" w:rsidDel="00000000" w:rsidP="00000000" w:rsidRDefault="00000000" w:rsidRPr="00000000" w14:paraId="00002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this ninja</w:t>
      </w:r>
    </w:p>
  </w:comment>
  <w:comment w:author="Noah" w:id="310" w:date="2026-06-26T03:55:51Z">
    <w:p w:rsidR="00000000" w:rsidDel="00000000" w:rsidP="00000000" w:rsidRDefault="00000000" w:rsidRPr="00000000" w14:paraId="00002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clothes are so rare in this universe that wearing them is like the taboo thing</w:t>
      </w:r>
    </w:p>
  </w:comment>
  <w:comment w:author="James “JC” Deegan" w:id="206" w:date="2026-01-12T06:18:35Z">
    <w:p w:rsidR="00000000" w:rsidDel="00000000" w:rsidP="00000000" w:rsidRDefault="00000000" w:rsidRPr="00000000" w14:paraId="00002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bars</w:t>
      </w:r>
    </w:p>
  </w:comment>
  <w:comment w:author="Noah" w:id="154" w:date="2026-07-21T15:45:29Z">
    <w:p w:rsidR="00000000" w:rsidDel="00000000" w:rsidP="00000000" w:rsidRDefault="00000000" w:rsidRPr="00000000" w14:paraId="00002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the chromebook again</w:t>
      </w:r>
    </w:p>
  </w:comment>
  <w:comment w:author="Noah" w:id="275" w:date="2026-07-18T14:03:38Z">
    <w:p w:rsidR="00000000" w:rsidDel="00000000" w:rsidP="00000000" w:rsidRDefault="00000000" w:rsidRPr="00000000" w14:paraId="00002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like… racism …??? 🫣😢😦😦😦</w:t>
      </w:r>
    </w:p>
  </w:comment>
  <w:comment w:author="Noah" w:id="286" w:date="2026-07-18T14:10:21Z">
    <w:p w:rsidR="00000000" w:rsidDel="00000000" w:rsidP="00000000" w:rsidRDefault="00000000" w:rsidRPr="00000000" w14:paraId="00002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ancient relic of a scene</w:t>
      </w:r>
    </w:p>
  </w:comment>
  <w:comment w:author="Noah" w:id="311" w:date="2026-06-26T03:56:05Z">
    <w:p w:rsidR="00000000" w:rsidDel="00000000" w:rsidP="00000000" w:rsidRDefault="00000000" w:rsidRPr="00000000" w14:paraId="00002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drawings reference caught</w:t>
      </w:r>
    </w:p>
  </w:comment>
  <w:comment w:author="Noah" w:id="273" w:date="2026-07-18T14:02:17Z">
    <w:p w:rsidR="00000000" w:rsidDel="00000000" w:rsidP="00000000" w:rsidRDefault="00000000" w:rsidRPr="00000000" w14:paraId="00002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if he ain’t gon’ be there</w:t>
      </w:r>
    </w:p>
  </w:comment>
  <w:comment w:author="Noah" w:id="285" w:date="2026-07-18T14:09:27Z">
    <w:p w:rsidR="00000000" w:rsidDel="00000000" w:rsidP="00000000" w:rsidRDefault="00000000" w:rsidRPr="00000000" w14:paraId="00002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ewwww i just noticed his name is SARRE…</w:t>
      </w:r>
    </w:p>
  </w:comment>
  <w:comment w:author="Noah" w:id="272" w:date="2026-07-18T14:01:28Z">
    <w:p w:rsidR="00000000" w:rsidDel="00000000" w:rsidP="00000000" w:rsidRDefault="00000000" w:rsidRPr="00000000" w14:paraId="00002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mes “JC” Deegan" w:id="33" w:date="2026-01-13T22:59:57Z">
    <w:p w:rsidR="00000000" w:rsidDel="00000000" w:rsidP="00000000" w:rsidRDefault="00000000" w:rsidRPr="00000000" w14:paraId="00002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kinda hw</w:t>
      </w:r>
    </w:p>
  </w:comment>
  <w:comment w:author="James “JC” Deegan" w:id="34" w:date="2026-01-13T23:00:03Z">
    <w:p w:rsidR="00000000" w:rsidDel="00000000" w:rsidP="00000000" w:rsidRDefault="00000000" w:rsidRPr="00000000" w14:paraId="00002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crest ahh hw</w:t>
      </w:r>
    </w:p>
  </w:comment>
  <w:comment w:author="Noah" w:id="35" w:date="2026-01-13T23:02:17Z">
    <w:p w:rsidR="00000000" w:rsidDel="00000000" w:rsidP="00000000" w:rsidRDefault="00000000" w:rsidRPr="00000000" w14:paraId="00002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 WHAT</w:t>
      </w:r>
    </w:p>
  </w:comment>
  <w:comment w:author="Noah" w:id="36" w:date="2026-06-16T01:47:23Z">
    <w:p w:rsidR="00000000" w:rsidDel="00000000" w:rsidP="00000000" w:rsidRDefault="00000000" w:rsidRPr="00000000" w14:paraId="00002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jc is there something you need to tell us</w:t>
      </w:r>
    </w:p>
  </w:comment>
  <w:comment w:author="James “JC” Deegan" w:id="195" w:date="2026-01-12T06:05:39Z">
    <w:p w:rsidR="00000000" w:rsidDel="00000000" w:rsidP="00000000" w:rsidRDefault="00000000" w:rsidRPr="00000000" w14:paraId="00002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James “JC” Deegan" w:id="164" w:date="2026-01-05T18:16:09Z">
    <w:p w:rsidR="00000000" w:rsidDel="00000000" w:rsidP="00000000" w:rsidRDefault="00000000" w:rsidRPr="00000000" w14:paraId="00002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PLEASE VOICE CLETUS</w:t>
      </w:r>
    </w:p>
  </w:comment>
  <w:comment w:author="Noah" w:id="165" w:date="2026-01-05T21:04:53Z">
    <w:p w:rsidR="00000000" w:rsidDel="00000000" w:rsidP="00000000" w:rsidRDefault="00000000" w:rsidRPr="00000000" w14:paraId="00002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Noah" w:id="166" w:date="2026-01-05T21:05:02Z">
    <w:p w:rsidR="00000000" w:rsidDel="00000000" w:rsidP="00000000" w:rsidRDefault="00000000" w:rsidRPr="00000000" w14:paraId="00002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can be travis' dads too</w:t>
      </w:r>
    </w:p>
  </w:comment>
  <w:comment w:author="Allen Roberts" w:id="370" w:date="2026-07-20T05:31:43Z">
    <w:p w:rsidR="00000000" w:rsidDel="00000000" w:rsidP="00000000" w:rsidRDefault="00000000" w:rsidRPr="00000000" w14:paraId="00002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len Roberts" w:id="5" w:date="2026-07-04T22:31:46Z">
    <w:p w:rsidR="00000000" w:rsidDel="00000000" w:rsidP="00000000" w:rsidRDefault="00000000" w:rsidRPr="00000000" w14:paraId="00002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this idea? It sounds interesting 👀</w:t>
      </w:r>
    </w:p>
  </w:comment>
  <w:comment w:author="Noah" w:id="6" w:date="2026-07-04T22:53:26Z">
    <w:p w:rsidR="00000000" w:rsidDel="00000000" w:rsidP="00000000" w:rsidRDefault="00000000" w:rsidRPr="00000000" w14:paraId="00002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know 😭</w:t>
      </w:r>
    </w:p>
  </w:comment>
  <w:comment w:author="Noah" w:id="7" w:date="2026-07-04T22:53:38Z">
    <w:p w:rsidR="00000000" w:rsidDel="00000000" w:rsidP="00000000" w:rsidRDefault="00000000" w:rsidRPr="00000000" w14:paraId="00002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maybe like an idea wheel ?? not sure</w:t>
      </w:r>
    </w:p>
  </w:comment>
  <w:comment w:author="James “JC” Deegan" w:id="196" w:date="2026-01-12T06:06:38Z">
    <w:p w:rsidR="00000000" w:rsidDel="00000000" w:rsidP="00000000" w:rsidRDefault="00000000" w:rsidRPr="00000000" w14:paraId="00002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len Roberts" w:id="363" w:date="2026-07-20T05:37:20Z">
    <w:p w:rsidR="00000000" w:rsidDel="00000000" w:rsidP="00000000" w:rsidRDefault="00000000" w:rsidRPr="00000000" w14:paraId="00002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him</w:t>
      </w:r>
    </w:p>
  </w:comment>
  <w:comment w:author="James “JC” Deegan" w:id="205" w:date="2026-01-12T06:17:34Z">
    <w:p w:rsidR="00000000" w:rsidDel="00000000" w:rsidP="00000000" w:rsidRDefault="00000000" w:rsidRPr="00000000" w14:paraId="00002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w:t>
      </w:r>
    </w:p>
  </w:comment>
  <w:comment w:author="Noah" w:id="381" w:date="2026-07-22T18:55:07Z">
    <w:p w:rsidR="00000000" w:rsidDel="00000000" w:rsidP="00000000" w:rsidRDefault="00000000" w:rsidRPr="00000000" w14:paraId="00002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probobly didn’t know either</w:t>
      </w:r>
    </w:p>
  </w:comment>
  <w:comment w:author="James “JC” Deegan" w:id="191" w:date="2026-01-12T05:59:48Z">
    <w:p w:rsidR="00000000" w:rsidDel="00000000" w:rsidP="00000000" w:rsidRDefault="00000000" w:rsidRPr="00000000" w14:paraId="00002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ODDLY SPECIFIC COLLEGE COURSES THAT HE PARTIED THROUGH BE A REOCCURING JOKE</w:t>
      </w:r>
    </w:p>
  </w:comment>
  <w:comment w:author="Noah" w:id="192" w:date="2026-01-12T06:08:10Z">
    <w:p w:rsidR="00000000" w:rsidDel="00000000" w:rsidP="00000000" w:rsidRDefault="00000000" w:rsidRPr="00000000" w14:paraId="00002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ADDED IT CUZ I REMEMBER ONE FROM ANOTHER EPISODE BUT I DONT REMEMBER WHAT IT WAS FUCK</w:t>
      </w:r>
    </w:p>
  </w:comment>
  <w:comment w:author="Noah" w:id="193" w:date="2026-01-12T06:08:31Z">
    <w:p w:rsidR="00000000" w:rsidDel="00000000" w:rsidP="00000000" w:rsidRDefault="00000000" w:rsidRPr="00000000" w14:paraId="00002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lowk a hilarius running joke</w:t>
      </w:r>
    </w:p>
  </w:comment>
  <w:comment w:author="Noah" w:id="271" w:date="2026-07-18T14:15:33Z">
    <w:p w:rsidR="00000000" w:rsidDel="00000000" w:rsidP="00000000" w:rsidRDefault="00000000" w:rsidRPr="00000000" w14:paraId="00002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schizophrenia ahh conversation</w:t>
      </w:r>
    </w:p>
  </w:comment>
  <w:comment w:author="James “JC” Deegan" w:id="203" w:date="2026-01-12T06:16:04Z">
    <w:p w:rsidR="00000000" w:rsidDel="00000000" w:rsidP="00000000" w:rsidRDefault="00000000" w:rsidRPr="00000000" w14:paraId="00002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offfff course</w:t>
      </w:r>
    </w:p>
  </w:comment>
  <w:comment w:author="James “JC” Deegan" w:id="194" w:date="2026-01-12T06:02:42Z">
    <w:p w:rsidR="00000000" w:rsidDel="00000000" w:rsidP="00000000" w:rsidRDefault="00000000" w:rsidRPr="00000000" w14:paraId="00002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w:t>
      </w:r>
    </w:p>
  </w:comment>
  <w:comment w:author="Noah" w:id="269" w:date="2026-07-18T14:14:51Z">
    <w:p w:rsidR="00000000" w:rsidDel="00000000" w:rsidP="00000000" w:rsidRDefault="00000000" w:rsidRPr="00000000" w14:paraId="00002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hyped up for ZERO APPEARANCES</w:t>
      </w:r>
    </w:p>
  </w:comment>
  <w:comment w:author="James “JC” Deegan" w:id="204" w:date="2026-01-12T06:16:33Z">
    <w:p w:rsidR="00000000" w:rsidDel="00000000" w:rsidP="00000000" w:rsidRDefault="00000000" w:rsidRPr="00000000" w14:paraId="00002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STARR LMAO</w:t>
      </w:r>
    </w:p>
  </w:comment>
  <w:comment w:author="James “JC” Deegan" w:id="21" w:date="2026-01-13T22:55:54Z">
    <w:p w:rsidR="00000000" w:rsidDel="00000000" w:rsidP="00000000" w:rsidRDefault="00000000" w:rsidRPr="00000000" w14:paraId="00002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YERSSSSSS</w:t>
      </w:r>
    </w:p>
  </w:comment>
  <w:comment w:author="Noah" w:id="22" w:date="2026-01-13T22:58:10Z">
    <w:p w:rsidR="00000000" w:rsidDel="00000000" w:rsidP="00000000" w:rsidRDefault="00000000" w:rsidRPr="00000000" w14:paraId="00002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373" w:date="2026-07-13T15:34:22Z">
    <w:p w:rsidR="00000000" w:rsidDel="00000000" w:rsidP="00000000" w:rsidRDefault="00000000" w:rsidRPr="00000000" w14:paraId="00002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realized hes lowkey gay</w:t>
      </w:r>
    </w:p>
  </w:comment>
  <w:comment w:author="Noah" w:id="274" w:date="2026-07-18T14:14:08Z">
    <w:p w:rsidR="00000000" w:rsidDel="00000000" w:rsidP="00000000" w:rsidRDefault="00000000" w:rsidRPr="00000000" w14:paraId="00002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now he’s starr 😭</w:t>
      </w:r>
    </w:p>
  </w:comment>
  <w:comment w:author="Noah" w:id="316" w:date="2026-06-26T03:58:43Z">
    <w:p w:rsidR="00000000" w:rsidDel="00000000" w:rsidP="00000000" w:rsidRDefault="00000000" w:rsidRPr="00000000" w14:paraId="00002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 CAN WE MAKE CAS SAY THAT PART</w:t>
      </w:r>
    </w:p>
  </w:comment>
  <w:comment w:author="James “JC” Deegan" w:id="202" w:date="2026-01-12T06:13:20Z">
    <w:p w:rsidR="00000000" w:rsidDel="00000000" w:rsidP="00000000" w:rsidRDefault="00000000" w:rsidRPr="00000000" w14:paraId="00002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w:t>
      </w:r>
    </w:p>
  </w:comment>
  <w:comment w:author="James “JC” Deegan" w:id="190" w:date="2026-01-12T05:58:36Z">
    <w:p w:rsidR="00000000" w:rsidDel="00000000" w:rsidP="00000000" w:rsidRDefault="00000000" w:rsidRPr="00000000" w14:paraId="00002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LMAOOOO</w:t>
      </w:r>
    </w:p>
  </w:comment>
  <w:comment w:author="Noah" w:id="289" w:date="2026-07-18T14:13:19Z">
    <w:p w:rsidR="00000000" w:rsidDel="00000000" w:rsidP="00000000" w:rsidRDefault="00000000" w:rsidRPr="00000000" w14:paraId="00002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 peak cinema honestly</w:t>
      </w:r>
    </w:p>
    <w:p w:rsidR="00000000" w:rsidDel="00000000" w:rsidP="00000000" w:rsidRDefault="00000000" w:rsidRPr="00000000" w14:paraId="00002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gave off that original nenjac vibe which i lowkey miss</w:t>
      </w:r>
    </w:p>
  </w:comment>
  <w:comment w:author="Noah" w:id="315" w:date="2026-06-26T03:59:05Z">
    <w:p w:rsidR="00000000" w:rsidDel="00000000" w:rsidP="00000000" w:rsidRDefault="00000000" w:rsidRPr="00000000" w14:paraId="00002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belive the cheif finally broke bad he was such a kindness streak</w:t>
      </w:r>
    </w:p>
  </w:comment>
  <w:comment w:author="Noah" w:id="342" w:date="2026-06-28T14:37:10Z">
    <w:p w:rsidR="00000000" w:rsidDel="00000000" w:rsidP="00000000" w:rsidRDefault="00000000" w:rsidRPr="00000000" w14:paraId="00002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he... special?</w:t>
      </w:r>
    </w:p>
  </w:comment>
  <w:comment w:author="Noah" w:id="150" w:date="2026-07-21T15:37:09Z">
    <w:p w:rsidR="00000000" w:rsidDel="00000000" w:rsidP="00000000" w:rsidRDefault="00000000" w:rsidRPr="00000000" w14:paraId="00002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deegs, starr and cas all hold up their severed limbs</w:t>
      </w:r>
    </w:p>
  </w:comment>
  <w:comment w:author="James “JC” Deegan" w:id="19" w:date="2026-01-08T23:21:25Z">
    <w:p w:rsidR="00000000" w:rsidDel="00000000" w:rsidP="00000000" w:rsidRDefault="00000000" w:rsidRPr="00000000" w14:paraId="00002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FUCK OH MY GOF BRO</w:t>
      </w:r>
    </w:p>
  </w:comment>
  <w:comment w:author="Noah" w:id="20" w:date="2026-06-16T01:52:50Z">
    <w:p w:rsidR="00000000" w:rsidDel="00000000" w:rsidP="00000000" w:rsidRDefault="00000000" w:rsidRPr="00000000" w14:paraId="00002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happened</w:t>
      </w:r>
    </w:p>
  </w:comment>
  <w:comment w:author="Noah" w:id="306" w:date="2026-07-18T13:40:43Z">
    <w:p w:rsidR="00000000" w:rsidDel="00000000" w:rsidP="00000000" w:rsidRDefault="00000000" w:rsidRPr="00000000" w14:paraId="00002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bro what is this why is it on our master doc</w:t>
      </w:r>
    </w:p>
  </w:comment>
  <w:comment w:author="Noah" w:id="301" w:date="2026-07-18T13:49:09Z">
    <w:p w:rsidR="00000000" w:rsidDel="00000000" w:rsidP="00000000" w:rsidRDefault="00000000" w:rsidRPr="00000000" w14:paraId="00002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 cas is not allergic to anything</w:t>
      </w:r>
    </w:p>
  </w:comment>
  <w:comment w:author="James “JC” Deegan" w:id="201" w:date="2026-01-12T06:12:56Z">
    <w:p w:rsidR="00000000" w:rsidDel="00000000" w:rsidP="00000000" w:rsidRDefault="00000000" w:rsidRPr="00000000" w14:paraId="00002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am i lowk emotional...</w:t>
      </w:r>
    </w:p>
  </w:comment>
  <w:comment w:author="James “JC” Deegan" w:id="18" w:date="2026-01-08T23:19:27Z">
    <w:p w:rsidR="00000000" w:rsidDel="00000000" w:rsidP="00000000" w:rsidRDefault="00000000" w:rsidRPr="00000000" w14:paraId="00002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w:t>
      </w:r>
    </w:p>
  </w:comment>
  <w:comment w:author="Noah" w:id="298" w:date="2026-07-18T13:47:42Z">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this is epic</w:t>
      </w:r>
    </w:p>
  </w:comment>
  <w:comment w:author="James “JC” Deegan" w:id="130" w:date="2026-01-16T17:39:17Z">
    <w:p w:rsidR="00000000" w:rsidDel="00000000" w:rsidP="00000000" w:rsidRDefault="00000000" w:rsidRPr="00000000" w14:paraId="00002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ONE</w:t>
      </w:r>
    </w:p>
  </w:comment>
  <w:comment w:author="Noah" w:id="131" w:date="2026-01-16T17:40:10Z">
    <w:p w:rsidR="00000000" w:rsidDel="00000000" w:rsidP="00000000" w:rsidRDefault="00000000" w:rsidRPr="00000000" w14:paraId="00002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th-that’s gay</w:t>
      </w:r>
    </w:p>
  </w:comment>
  <w:comment w:author="James “JC” Deegan" w:id="187" w:date="2026-01-12T05:56:23Z">
    <w:p w:rsidR="00000000" w:rsidDel="00000000" w:rsidP="00000000" w:rsidRDefault="00000000" w:rsidRPr="00000000" w14:paraId="00002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tuff</w:t>
      </w:r>
    </w:p>
  </w:comment>
  <w:comment w:author="Allen Roberts" w:id="390" w:date="2026-07-23T10:39:23Z">
    <w:p w:rsidR="00000000" w:rsidDel="00000000" w:rsidP="00000000" w:rsidRDefault="00000000" w:rsidRPr="00000000" w14:paraId="00002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try</w:t>
      </w:r>
    </w:p>
  </w:comment>
  <w:comment w:author="James “JC” Deegan" w:id="391" w:date="2026-07-24T02:06:28Z">
    <w:p w:rsidR="00000000" w:rsidDel="00000000" w:rsidP="00000000" w:rsidRDefault="00000000" w:rsidRPr="00000000" w14:paraId="00002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ejaculated reading ts btw</w:t>
      </w:r>
    </w:p>
  </w:comment>
  <w:comment w:author="Noah" w:id="392" w:date="2026-07-24T14:42:56Z">
    <w:p w:rsidR="00000000" w:rsidDel="00000000" w:rsidP="00000000" w:rsidRDefault="00000000" w:rsidRPr="00000000" w14:paraId="00002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WHAT THE FUCK DID YOU WRITE THIS</w:t>
      </w:r>
    </w:p>
  </w:comment>
  <w:comment w:author="Noah" w:id="393" w:date="2026-07-24T14:43:01Z">
    <w:p w:rsidR="00000000" w:rsidDel="00000000" w:rsidP="00000000" w:rsidRDefault="00000000" w:rsidRPr="00000000" w14:paraId="00002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ALLEN EPISODE?????</w:t>
      </w:r>
    </w:p>
  </w:comment>
  <w:comment w:author="James “JC” Deegan" w:id="169" w:date="2026-01-05T18:26:36Z">
    <w:p w:rsidR="00000000" w:rsidDel="00000000" w:rsidP="00000000" w:rsidRDefault="00000000" w:rsidRPr="00000000" w14:paraId="00002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episode is on a line and ts crosses it bro 😭</w:t>
      </w:r>
    </w:p>
  </w:comment>
  <w:comment w:author="Noah" w:id="170" w:date="2026-01-05T21:05:23Z">
    <w:p w:rsidR="00000000" w:rsidDel="00000000" w:rsidP="00000000" w:rsidRDefault="00000000" w:rsidRPr="00000000" w14:paraId="00002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alright u right lmao</w:t>
      </w:r>
    </w:p>
  </w:comment>
  <w:comment w:author="James “JC” Deegan" w:id="188" w:date="2026-01-12T05:57:14Z">
    <w:p w:rsidR="00000000" w:rsidDel="00000000" w:rsidP="00000000" w:rsidRDefault="00000000" w:rsidRPr="00000000" w14:paraId="00002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how christmas doesnt exist but NASA def does LOL</w:t>
      </w:r>
    </w:p>
  </w:comment>
  <w:comment w:author="Noah" w:id="189" w:date="2026-01-12T05:57:30Z">
    <w:p w:rsidR="00000000" w:rsidDel="00000000" w:rsidP="00000000" w:rsidRDefault="00000000" w:rsidRPr="00000000" w14:paraId="00002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w:t>
      </w:r>
    </w:p>
  </w:comment>
  <w:comment w:author="Noah" w:id="322" w:date="2026-06-26T18:01:05Z">
    <w:p w:rsidR="00000000" w:rsidDel="00000000" w:rsidP="00000000" w:rsidRDefault="00000000" w:rsidRPr="00000000" w14:paraId="00002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 cas is MINE</w:t>
      </w:r>
    </w:p>
  </w:comment>
  <w:comment w:author="Noah" w:id="281" w:date="2026-07-18T14:05:49Z">
    <w:p w:rsidR="00000000" w:rsidDel="00000000" w:rsidP="00000000" w:rsidRDefault="00000000" w:rsidRPr="00000000" w14:paraId="00002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it’s a juvie prison camp</w:t>
      </w:r>
    </w:p>
  </w:comment>
  <w:comment w:author="James “JC” Deegan" w:id="171" w:date="2026-01-05T18:30:35Z">
    <w:p w:rsidR="00000000" w:rsidDel="00000000" w:rsidP="00000000" w:rsidRDefault="00000000" w:rsidRPr="00000000" w14:paraId="00002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DEAD BRO LMAOOOO ts makes no sense tho to ANYONE but us</w:t>
      </w:r>
    </w:p>
  </w:comment>
  <w:comment w:author="Noah" w:id="172" w:date="2026-01-05T21:05:52Z">
    <w:p w:rsidR="00000000" w:rsidDel="00000000" w:rsidP="00000000" w:rsidRDefault="00000000" w:rsidRPr="00000000" w14:paraId="00002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be a nenjac thing then lmao</w:t>
      </w:r>
    </w:p>
  </w:comment>
  <w:comment w:author="Noah" w:id="146" w:date="2026-07-21T15:35:36Z">
    <w:p w:rsidR="00000000" w:rsidDel="00000000" w:rsidP="00000000" w:rsidRDefault="00000000" w:rsidRPr="00000000" w14:paraId="00002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 zoom in</w:t>
      </w:r>
    </w:p>
  </w:comment>
  <w:comment w:author="James “JC” Deegan" w:id="113" w:date="2026-01-16T17:30:51Z">
    <w:p w:rsidR="00000000" w:rsidDel="00000000" w:rsidP="00000000" w:rsidRDefault="00000000" w:rsidRPr="00000000" w14:paraId="00002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its so funny but is it too much</w:t>
      </w:r>
    </w:p>
  </w:comment>
  <w:comment w:author="Noah" w:id="114" w:date="2026-01-16T17:33:53Z">
    <w:p w:rsidR="00000000" w:rsidDel="00000000" w:rsidP="00000000" w:rsidRDefault="00000000" w:rsidRPr="00000000" w14:paraId="00002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what’s little christmas mean</w:t>
      </w:r>
    </w:p>
  </w:comment>
  <w:comment w:author="James “JC” Deegan" w:id="115" w:date="2026-01-16T17:41:11Z">
    <w:p w:rsidR="00000000" w:rsidDel="00000000" w:rsidP="00000000" w:rsidRDefault="00000000" w:rsidRPr="00000000" w14:paraId="00002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christmas puerto ricans celebrate so i always joke they dont get the full thing because god doesnt love them as much</w:t>
      </w:r>
    </w:p>
  </w:comment>
  <w:comment w:author="James “JC” Deegan" w:id="116" w:date="2026-01-16T17:41:24Z">
    <w:p w:rsidR="00000000" w:rsidDel="00000000" w:rsidP="00000000" w:rsidRDefault="00000000" w:rsidRPr="00000000" w14:paraId="00002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called little christmas</w:t>
      </w:r>
    </w:p>
  </w:comment>
  <w:comment w:author="Noah" w:id="117" w:date="2026-01-16T17:41:56Z">
    <w:p w:rsidR="00000000" w:rsidDel="00000000" w:rsidP="00000000" w:rsidRDefault="00000000" w:rsidRPr="00000000" w14:paraId="00002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 up to you</w:t>
      </w:r>
    </w:p>
  </w:comment>
  <w:comment w:author="Noah" w:id="118" w:date="2026-01-16T17:42:08Z">
    <w:p w:rsidR="00000000" w:rsidDel="00000000" w:rsidP="00000000" w:rsidRDefault="00000000" w:rsidRPr="00000000" w14:paraId="00002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literally allow anything so</w:t>
      </w:r>
    </w:p>
  </w:comment>
  <w:comment w:author="James “JC” Deegan" w:id="119" w:date="2026-01-16T17:45:58Z">
    <w:p w:rsidR="00000000" w:rsidDel="00000000" w:rsidP="00000000" w:rsidRDefault="00000000" w:rsidRPr="00000000" w14:paraId="00002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THE SHOW I MEANT IRL WE CANTPUT THAT IN THE HSOW</w:t>
      </w:r>
    </w:p>
  </w:comment>
  <w:comment w:author="James “JC” Deegan" w:id="120" w:date="2026-01-16T17:47:01Z">
    <w:p w:rsidR="00000000" w:rsidDel="00000000" w:rsidP="00000000" w:rsidRDefault="00000000" w:rsidRPr="00000000" w14:paraId="00002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peeped its a hispanic thing not a puerto rican thing so removing it</w:t>
      </w:r>
    </w:p>
  </w:comment>
  <w:comment w:author="James “JC” Deegan" w:id="185" w:date="2026-01-12T05:54:07Z">
    <w:p w:rsidR="00000000" w:rsidDel="00000000" w:rsidP="00000000" w:rsidRDefault="00000000" w:rsidRPr="00000000" w14:paraId="00002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relatable status to be in lowk</w:t>
      </w:r>
    </w:p>
  </w:comment>
  <w:comment w:author="Noah" w:id="158" w:date="2026-07-21T15:47:25Z">
    <w:p w:rsidR="00000000" w:rsidDel="00000000" w:rsidP="00000000" w:rsidRDefault="00000000" w:rsidRPr="00000000" w14:paraId="00002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zoom out to show deegs near them</w:t>
      </w:r>
    </w:p>
  </w:comment>
  <w:comment w:author="Noah" w:id="385" w:date="2026-07-22T18:56:51Z">
    <w:p w:rsidR="00000000" w:rsidDel="00000000" w:rsidP="00000000" w:rsidRDefault="00000000" w:rsidRPr="00000000" w14:paraId="00002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vapist’s mom??</w:t>
      </w:r>
    </w:p>
  </w:comment>
  <w:comment w:author="Noah" w:id="386" w:date="2026-07-22T18:57:05Z">
    <w:p w:rsidR="00000000" w:rsidDel="00000000" w:rsidP="00000000" w:rsidRDefault="00000000" w:rsidRPr="00000000" w14:paraId="00002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who the heck is the vapist named again</w:t>
      </w:r>
    </w:p>
  </w:comment>
  <w:comment w:author="Noah" w:id="145" w:date="2026-07-21T15:35:22Z">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italian hand thing</w:t>
      </w:r>
    </w:p>
  </w:comment>
  <w:comment w:author="James “JC” Deegan" w:id="186" w:date="2026-01-12T05:54:37Z">
    <w:p w:rsidR="00000000" w:rsidDel="00000000" w:rsidP="00000000" w:rsidRDefault="00000000" w:rsidRPr="00000000" w14:paraId="00002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DEAD LMAO</w:t>
      </w:r>
    </w:p>
  </w:comment>
  <w:comment w:author="Noah" w:id="157" w:date="2026-07-21T15:47:16Z">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pause</w:t>
      </w:r>
    </w:p>
  </w:comment>
  <w:comment w:author="Noah" w:id="277" w:date="2026-07-18T14:04:45Z">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be so fr here it’s synthetic collateralized</w:t>
      </w:r>
    </w:p>
  </w:comment>
  <w:comment w:author="James “JC” Deegan" w:id="12" w:date="2026-01-08T23:07:41Z">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dont get it</w:t>
      </w:r>
    </w:p>
  </w:comment>
  <w:comment w:author="Noah" w:id="13" w:date="2026-01-08T23:59:23Z">
    <w:p w:rsidR="00000000" w:rsidDel="00000000" w:rsidP="00000000" w:rsidRDefault="00000000" w:rsidRPr="00000000" w14:paraId="00002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just repeated what elea said</w:t>
      </w:r>
    </w:p>
  </w:comment>
  <w:comment w:author="Allen Roberts" w:id="178" w:date="2026-06-28T14:38:32Z">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accurate characterization</w:t>
      </w:r>
    </w:p>
  </w:comment>
  <w:comment w:author="Noah" w:id="179" w:date="2026-06-28T14:38:46Z">
    <w:p w:rsidR="00000000" w:rsidDel="00000000" w:rsidP="00000000" w:rsidRDefault="00000000" w:rsidRPr="00000000" w14:paraId="00002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nerdy prudes must die</w:t>
      </w:r>
    </w:p>
  </w:comment>
  <w:comment w:author="Noah" w:id="126" w:date="2026-01-16T17:34:22Z">
    <w:p w:rsidR="00000000" w:rsidDel="00000000" w:rsidP="00000000" w:rsidRDefault="00000000" w:rsidRPr="00000000" w14:paraId="00002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139" w:date="2026-07-21T15:31:52Z">
    <w:p w:rsidR="00000000" w:rsidDel="00000000" w:rsidP="00000000" w:rsidRDefault="00000000" w:rsidRPr="00000000" w14:paraId="00002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meth stuff with chem glasses on</w:t>
      </w:r>
    </w:p>
  </w:comment>
  <w:comment w:author="Noah" w:id="343" w:date="2026-06-28T14:37:29Z">
    <w:p w:rsidR="00000000" w:rsidDel="00000000" w:rsidP="00000000" w:rsidRDefault="00000000" w:rsidRPr="00000000" w14:paraId="00002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 WAIT DID STARR TAKE THEM THERE OR SMTH</w:t>
      </w:r>
    </w:p>
  </w:comment>
  <w:comment w:author="James “JC” Deegan" w:id="344" w:date="2026-06-28T14:54:53Z">
    <w:p w:rsidR="00000000" w:rsidDel="00000000" w:rsidP="00000000" w:rsidRDefault="00000000" w:rsidRPr="00000000" w14:paraId="00002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I WAS THINKING LIKE THE HANGOVER BUT MAYBE</w:t>
      </w:r>
    </w:p>
  </w:comment>
  <w:comment w:author="Noah" w:id="345" w:date="2026-06-28T15:16:32Z">
    <w:p w:rsidR="00000000" w:rsidDel="00000000" w:rsidP="00000000" w:rsidRDefault="00000000" w:rsidRPr="00000000" w14:paraId="00002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hang you over</w:t>
      </w:r>
    </w:p>
  </w:comment>
  <w:comment w:author="Noah" w:id="149" w:date="2026-07-21T15:36:14Z">
    <w:p w:rsidR="00000000" w:rsidDel="00000000" w:rsidP="00000000" w:rsidRDefault="00000000" w:rsidRPr="00000000" w14:paraId="00002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holds up a severed leg</w:t>
      </w:r>
    </w:p>
  </w:comment>
  <w:comment w:author="James “JC” Deegan" w:id="184" w:date="2026-01-12T05:53:28Z">
    <w:p w:rsidR="00000000" w:rsidDel="00000000" w:rsidP="00000000" w:rsidRDefault="00000000" w:rsidRPr="00000000" w14:paraId="00002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hagrid with fluffys secret 💀</w:t>
      </w:r>
    </w:p>
  </w:comment>
  <w:comment w:author="Noah" w:id="284" w:date="2026-07-18T14:08:10Z">
    <w:p w:rsidR="00000000" w:rsidDel="00000000" w:rsidP="00000000" w:rsidRDefault="00000000" w:rsidRPr="00000000" w14:paraId="00002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uhhh</w:t>
      </w:r>
    </w:p>
  </w:comment>
  <w:comment w:author="James “JC” Deegan" w:id="14" w:date="2026-01-08T23:09:18Z">
    <w:p w:rsidR="00000000" w:rsidDel="00000000" w:rsidP="00000000" w:rsidRDefault="00000000" w:rsidRPr="00000000" w14:paraId="00002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102" w:date="2026-01-11T06:05:17Z">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BWAHA bro he’s like the smallest character too 😭</w:t>
      </w:r>
    </w:p>
  </w:comment>
  <w:comment w:author="Noah" w:id="153" w:date="2026-07-21T15:45:11Z">
    <w:p w:rsidR="00000000" w:rsidDel="00000000" w:rsidP="00000000" w:rsidRDefault="00000000" w:rsidRPr="00000000" w14:paraId="00002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of them on a giant pile of money that looks like them, but more generic</w:t>
      </w:r>
    </w:p>
  </w:comment>
  <w:comment w:author="Noah" w:id="379" w:date="2026-07-22T18:54:16Z">
    <w:p w:rsidR="00000000" w:rsidDel="00000000" w:rsidP="00000000" w:rsidRDefault="00000000" w:rsidRPr="00000000" w14:paraId="00002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men lowkey</w:t>
      </w:r>
    </w:p>
    <w:p w:rsidR="00000000" w:rsidDel="00000000" w:rsidP="00000000" w:rsidRDefault="00000000" w:rsidRPr="00000000" w14:paraId="00002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Allen Roberts reacted with 👍 at 2026-07-22 9:25 PM UTC</w:t>
      </w:r>
    </w:p>
  </w:comment>
  <w:comment w:author="Noah" w:id="270" w:date="2026-07-18T14:01:10Z">
    <w:p w:rsidR="00000000" w:rsidDel="00000000" w:rsidP="00000000" w:rsidRDefault="00000000" w:rsidRPr="00000000" w14:paraId="00002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oop new convo i guess 😂</w:t>
      </w:r>
    </w:p>
  </w:comment>
  <w:comment w:author="Noah" w:id="382" w:date="2026-07-22T18:55:22Z">
    <w:p w:rsidR="00000000" w:rsidDel="00000000" w:rsidP="00000000" w:rsidRDefault="00000000" w:rsidRPr="00000000" w14:paraId="00002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balls</w:t>
      </w:r>
    </w:p>
  </w:comment>
  <w:comment w:author="Noah" w:id="283" w:date="2026-07-18T14:08:04Z">
    <w:p w:rsidR="00000000" w:rsidDel="00000000" w:rsidP="00000000" w:rsidRDefault="00000000" w:rsidRPr="00000000" w14:paraId="00002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what the fuck who is this</w:t>
      </w:r>
    </w:p>
  </w:comment>
  <w:comment w:author="Noah" w:id="152" w:date="2026-07-21T15:41:21Z">
    <w:p w:rsidR="00000000" w:rsidDel="00000000" w:rsidP="00000000" w:rsidRDefault="00000000" w:rsidRPr="00000000" w14:paraId="00002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holds up chromebook with their logo on it</w:t>
      </w:r>
    </w:p>
  </w:comment>
  <w:comment w:author="Noah" w:id="159" w:date="2026-07-21T15:47:49Z">
    <w:p w:rsidR="00000000" w:rsidDel="00000000" w:rsidP="00000000" w:rsidRDefault="00000000" w:rsidRPr="00000000" w14:paraId="00002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walk past her</w:t>
      </w:r>
    </w:p>
  </w:comment>
  <w:comment w:author="Noah" w:id="268" w:date="2026-07-18T14:00:39Z">
    <w:p w:rsidR="00000000" w:rsidDel="00000000" w:rsidP="00000000" w:rsidRDefault="00000000" w:rsidRPr="00000000" w14:paraId="00002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why are they switching through personalities 😭</w:t>
      </w:r>
    </w:p>
  </w:comment>
  <w:comment w:author="Noah" w:id="282" w:date="2026-07-18T14:07:21Z">
    <w:p w:rsidR="00000000" w:rsidDel="00000000" w:rsidP="00000000" w:rsidRDefault="00000000" w:rsidRPr="00000000" w14:paraId="00002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is lowkey a squidhead in this episode</w:t>
      </w:r>
    </w:p>
  </w:comment>
  <w:comment w:author="James “JC” Deegan" w:id="197" w:date="2026-01-12T06:11:41Z">
    <w:p w:rsidR="00000000" w:rsidDel="00000000" w:rsidP="00000000" w:rsidRDefault="00000000" w:rsidRPr="00000000" w14:paraId="00002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WHY IS HE MY FAVORITE CHARACTER NOW</w:t>
      </w:r>
    </w:p>
  </w:comment>
  <w:comment w:author="Noah" w:id="198" w:date="2026-01-12T06:18:20Z">
    <w:p w:rsidR="00000000" w:rsidDel="00000000" w:rsidP="00000000" w:rsidRDefault="00000000" w:rsidRPr="00000000" w14:paraId="00002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WHYS IT BECAUSE OF THIS PART</w:t>
      </w:r>
    </w:p>
  </w:comment>
  <w:comment w:author="Noah" w:id="199" w:date="2026-01-12T06:18:22Z">
    <w:p w:rsidR="00000000" w:rsidDel="00000000" w:rsidP="00000000" w:rsidRDefault="00000000" w:rsidRPr="00000000" w14:paraId="00002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Noah" w:id="200" w:date="2026-01-12T06:18:24Z">
    <w:p w:rsidR="00000000" w:rsidDel="00000000" w:rsidP="00000000" w:rsidRDefault="00000000" w:rsidRPr="00000000" w14:paraId="00002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Noah" w:id="147" w:date="2026-07-21T15:40:17Z">
    <w:p w:rsidR="00000000" w:rsidDel="00000000" w:rsidP="00000000" w:rsidRDefault="00000000" w:rsidRPr="00000000" w14:paraId="00002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elea spence and cas walking past lockers</w:t>
      </w:r>
    </w:p>
  </w:comment>
  <w:comment w:author="Noah" w:id="383" w:date="2026-07-22T18:55:37Z">
    <w:p w:rsidR="00000000" w:rsidDel="00000000" w:rsidP="00000000" w:rsidRDefault="00000000" w:rsidRPr="00000000" w14:paraId="00002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warrens secret brother</w:t>
      </w:r>
    </w:p>
  </w:comment>
  <w:comment w:author="Noah" w:id="98" w:date="2026-07-18T13:56:53Z">
    <w:p w:rsidR="00000000" w:rsidDel="00000000" w:rsidP="00000000" w:rsidRDefault="00000000" w:rsidRPr="00000000" w14:paraId="00002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deegs lowkey on a kindness streak this episode</w:t>
      </w:r>
    </w:p>
  </w:comment>
  <w:comment w:author="Noah" w:id="103" w:date="2026-01-11T06:07:19Z">
    <w:p w:rsidR="00000000" w:rsidDel="00000000" w:rsidP="00000000" w:rsidRDefault="00000000" w:rsidRPr="00000000" w14:paraId="00002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is this gonna come back later i don’t get it</w:t>
      </w:r>
    </w:p>
  </w:comment>
  <w:comment w:author="Noah" w:id="143" w:date="2026-07-21T15:40:03Z">
    <w:p w:rsidR="00000000" w:rsidDel="00000000" w:rsidP="00000000" w:rsidRDefault="00000000" w:rsidRPr="00000000" w14:paraId="00002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deegs starr and dean walking past lockers</w:t>
      </w:r>
    </w:p>
  </w:comment>
  <w:comment w:author="Noah" w:id="97" w:date="2026-07-18T13:56:22Z">
    <w:p w:rsidR="00000000" w:rsidDel="00000000" w:rsidP="00000000" w:rsidRDefault="00000000" w:rsidRPr="00000000" w14:paraId="00002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acting like starr can’t just walk home 😭</w:t>
      </w:r>
    </w:p>
  </w:comment>
  <w:comment w:author="Noah" w:id="105" w:date="2026-01-11T06:07:47Z">
    <w:p w:rsidR="00000000" w:rsidDel="00000000" w:rsidP="00000000" w:rsidRDefault="00000000" w:rsidRPr="00000000" w14:paraId="00002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never mind i’m just impatient</w:t>
      </w:r>
    </w:p>
  </w:comment>
  <w:comment w:author="Noah" w:id="292" w:date="2026-07-18T13:52:26Z">
    <w:p w:rsidR="00000000" w:rsidDel="00000000" w:rsidP="00000000" w:rsidRDefault="00000000" w:rsidRPr="00000000" w14:paraId="00002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how even this is in the fucking scrapped section 😭</w:t>
      </w:r>
    </w:p>
  </w:comment>
  <w:comment w:author="Noah" w:id="156" w:date="2026-07-21T15:47:34Z">
    <w:p w:rsidR="00000000" w:rsidDel="00000000" w:rsidP="00000000" w:rsidRDefault="00000000" w:rsidRPr="00000000" w14:paraId="00002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angry starr, next to cas</w:t>
      </w:r>
    </w:p>
  </w:comment>
  <w:comment w:author="Noah" w:id="380" w:date="2026-07-22T18:54:42Z">
    <w:p w:rsidR="00000000" w:rsidDel="00000000" w:rsidP="00000000" w:rsidRDefault="00000000" w:rsidRPr="00000000" w14:paraId="00002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280" w:date="2026-07-18T14:16:30Z">
    <w:p w:rsidR="00000000" w:rsidDel="00000000" w:rsidP="00000000" w:rsidRDefault="00000000" w:rsidRPr="00000000" w14:paraId="00002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his brain a rock today</w:t>
      </w:r>
    </w:p>
  </w:comment>
  <w:comment w:author="Noah" w:id="101" w:date="2026-01-11T06:05:42Z">
    <w:p w:rsidR="00000000" w:rsidDel="00000000" w:rsidP="00000000" w:rsidRDefault="00000000" w:rsidRPr="00000000" w14:paraId="00002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damn we wasting no time 🔥</w:t>
      </w:r>
    </w:p>
  </w:comment>
  <w:comment w:author="Noah" w:id="151" w:date="2026-07-21T15:40:31Z">
    <w:p w:rsidR="00000000" w:rsidDel="00000000" w:rsidP="00000000" w:rsidRDefault="00000000" w:rsidRPr="00000000" w14:paraId="00002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travis neen and ciggy walking past lockers</w:t>
      </w:r>
    </w:p>
  </w:comment>
  <w:comment w:author="Noah" w:id="291" w:date="2026-07-18T13:51:30Z">
    <w:p w:rsidR="00000000" w:rsidDel="00000000" w:rsidP="00000000" w:rsidRDefault="00000000" w:rsidRPr="00000000" w14:paraId="00002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entire pages of explanation</w:t>
      </w:r>
    </w:p>
  </w:comment>
  <w:comment w:author="Noah" w:id="104" w:date="2026-01-11T06:06:48Z">
    <w:p w:rsidR="00000000" w:rsidDel="00000000" w:rsidP="00000000" w:rsidRDefault="00000000" w:rsidRPr="00000000" w14:paraId="00002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nonchalant final boss</w:t>
      </w:r>
    </w:p>
  </w:comment>
  <w:comment w:author="Noah" w:id="384" w:date="2026-07-22T18:56:13Z">
    <w:p w:rsidR="00000000" w:rsidDel="00000000" w:rsidP="00000000" w:rsidRDefault="00000000" w:rsidRPr="00000000" w14:paraId="00002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so does he know what he’s doing or not 😂 he’s saved so many ppl</w:t>
      </w:r>
    </w:p>
  </w:comment>
  <w:comment w:author="Noah" w:id="339" w:date="2026-06-28T14:35:11Z">
    <w:p w:rsidR="00000000" w:rsidDel="00000000" w:rsidP="00000000" w:rsidRDefault="00000000" w:rsidRPr="00000000" w14:paraId="00002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KNEW had a house.. bro was willingly hanging out with dean</w:t>
      </w:r>
    </w:p>
  </w:comment>
  <w:comment w:author="Noah" w:id="334" w:date="2026-06-28T14:31:51Z">
    <w:p w:rsidR="00000000" w:rsidDel="00000000" w:rsidP="00000000" w:rsidRDefault="00000000" w:rsidRPr="00000000" w14:paraId="00002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eachother???</w:t>
      </w:r>
    </w:p>
  </w:comment>
  <w:comment w:author="James “JC” Deegan" w:id="132" w:date="2026-01-16T17:43:55Z">
    <w:p w:rsidR="00000000" w:rsidDel="00000000" w:rsidP="00000000" w:rsidRDefault="00000000" w:rsidRPr="00000000" w14:paraId="00002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 FREAKS</w:t>
      </w:r>
    </w:p>
  </w:comment>
  <w:comment w:author="Noah" w:id="357" w:date="2026-07-20T17:49:48Z">
    <w:p w:rsidR="00000000" w:rsidDel="00000000" w:rsidP="00000000" w:rsidRDefault="00000000" w:rsidRPr="00000000" w14:paraId="00002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lowkey the deepest line ever</w:t>
      </w:r>
    </w:p>
  </w:comment>
  <w:comment w:author="Noah" w:id="358" w:date="2026-07-20T17:49:53Z">
    <w:p w:rsidR="00000000" w:rsidDel="00000000" w:rsidP="00000000" w:rsidRDefault="00000000" w:rsidRPr="00000000" w14:paraId="00002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legit</w:t>
      </w:r>
    </w:p>
  </w:comment>
  <w:comment w:author="James “JC” Deegan" w:id="359" w:date="2026-07-21T06:39:28Z">
    <w:p w:rsidR="00000000" w:rsidDel="00000000" w:rsidP="00000000" w:rsidRDefault="00000000" w:rsidRPr="00000000" w14:paraId="00002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LMAOO</w:t>
      </w:r>
    </w:p>
  </w:comment>
  <w:comment w:author="Noah" w:id="259" w:date="2026-01-12T14:43:36Z">
    <w:p w:rsidR="00000000" w:rsidDel="00000000" w:rsidP="00000000" w:rsidRDefault="00000000" w:rsidRPr="00000000" w14:paraId="00002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these kids are getting MOLESTED today</w:t>
      </w:r>
    </w:p>
  </w:comment>
  <w:comment w:author="James “JC” Deegan" w:id="260" w:date="2026-01-12T14:43:52Z">
    <w:p w:rsidR="00000000" w:rsidDel="00000000" w:rsidP="00000000" w:rsidRDefault="00000000" w:rsidRPr="00000000" w14:paraId="00002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IT DIDNT EVEN CROSSM Y MIND IM DEAD</w:t>
      </w:r>
    </w:p>
  </w:comment>
  <w:comment w:author="Noah" w:id="338" w:date="2026-06-28T14:34:28Z">
    <w:p w:rsidR="00000000" w:rsidDel="00000000" w:rsidP="00000000" w:rsidRDefault="00000000" w:rsidRPr="00000000" w14:paraId="00002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this might be the funniest nenjac gag ever hooooly shit😭</w:t>
      </w:r>
    </w:p>
  </w:comment>
  <w:comment w:author="Noah" w:id="181" w:date="2026-06-28T14:40:15Z">
    <w:p w:rsidR="00000000" w:rsidDel="00000000" w:rsidP="00000000" w:rsidRDefault="00000000" w:rsidRPr="00000000" w14:paraId="00002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ninja bro</w:t>
      </w:r>
    </w:p>
  </w:comment>
  <w:comment w:author="Noah" w:id="333" w:date="2026-06-28T14:31:33Z">
    <w:p w:rsidR="00000000" w:rsidDel="00000000" w:rsidP="00000000" w:rsidRDefault="00000000" w:rsidRPr="00000000" w14:paraId="00002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starr should get to that</w:t>
      </w:r>
    </w:p>
  </w:comment>
  <w:comment w:author="Noah" w:id="337" w:date="2026-06-28T14:33:49Z">
    <w:p w:rsidR="00000000" w:rsidDel="00000000" w:rsidP="00000000" w:rsidRDefault="00000000" w:rsidRPr="00000000" w14:paraId="00002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find a middle schooler to voice gertrude i hope you know that</w:t>
      </w:r>
    </w:p>
  </w:comment>
  <w:comment w:author="Noah" w:id="180" w:date="2026-06-28T14:39:42Z">
    <w:p w:rsidR="00000000" w:rsidDel="00000000" w:rsidP="00000000" w:rsidRDefault="00000000" w:rsidRPr="00000000" w14:paraId="00002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CAS OH MY FUCKING GOD I LOVE HIM SO MUCH HES MY FAVORITE CHARACTER EVER AND HES SO DAMN AWEOSME AND HES LIKE CAS CASSSSSSSSSSS HOLY SHIT</w:t>
      </w:r>
    </w:p>
  </w:comment>
  <w:comment w:author="Noah" w:id="332" w:date="2026-06-28T14:31:16Z">
    <w:p w:rsidR="00000000" w:rsidDel="00000000" w:rsidP="00000000" w:rsidRDefault="00000000" w:rsidRPr="00000000" w14:paraId="00002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just go HOME 😭 istg these kids do nothing but theater how have they not gone INSANE</w:t>
      </w:r>
    </w:p>
  </w:comment>
  <w:comment w:author="Noah" w:id="336" w:date="2026-06-28T14:33:08Z">
    <w:p w:rsidR="00000000" w:rsidDel="00000000" w:rsidP="00000000" w:rsidRDefault="00000000" w:rsidRPr="00000000" w14:paraId="00002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caught</w:t>
      </w:r>
    </w:p>
  </w:comment>
  <w:comment w:author="Noah" w:id="141" w:date="2026-07-21T15:33:39Z">
    <w:p w:rsidR="00000000" w:rsidDel="00000000" w:rsidP="00000000" w:rsidRDefault="00000000" w:rsidRPr="00000000" w14:paraId="00002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with fork and knife, and bib and he's also suddenly fat</w:t>
      </w:r>
    </w:p>
  </w:comment>
  <w:comment w:author="Noah" w:id="142" w:date="2026-07-21T15:34:00Z">
    <w:p w:rsidR="00000000" w:rsidDel="00000000" w:rsidP="00000000" w:rsidRDefault="00000000" w:rsidRPr="00000000" w14:paraId="00002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to a half eaten chem tube</w:t>
      </w:r>
    </w:p>
  </w:comment>
  <w:comment w:author="Noah" w:id="290" w:date="2026-01-04T22:40:09Z">
    <w:p w:rsidR="00000000" w:rsidDel="00000000" w:rsidP="00000000" w:rsidRDefault="00000000" w:rsidRPr="00000000" w14:paraId="00002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:rose emoji</w:t>
      </w:r>
    </w:p>
  </w:comment>
  <w:comment w:author="Noah" w:id="140" w:date="2026-07-21T15:33:14Z">
    <w:p w:rsidR="00000000" w:rsidDel="00000000" w:rsidP="00000000" w:rsidRDefault="00000000" w:rsidRPr="00000000" w14:paraId="00002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starr on stage dressed as luke skywalker holding the hamlet skull, with the opening scroll nearly translucent in the background</w:t>
      </w:r>
    </w:p>
  </w:comment>
  <w:comment w:author="Noah" w:id="341" w:date="2026-06-28T14:36:40Z">
    <w:p w:rsidR="00000000" w:rsidDel="00000000" w:rsidP="00000000" w:rsidRDefault="00000000" w:rsidRPr="00000000" w14:paraId="00002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im goin crazy cuz it says its misspelled but wont give a suggestion for the correct spelling and ive looked it over multiple times and it looks right so idk</w:t>
      </w:r>
    </w:p>
  </w:comment>
  <w:comment w:author="Baileythepoo" w:id="23" w:date="2026-06-29T03:26:02Z">
    <w:p w:rsidR="00000000" w:rsidDel="00000000" w:rsidP="00000000" w:rsidRDefault="00000000" w:rsidRPr="00000000" w14:paraId="00002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funny i laugh</w:t>
      </w:r>
    </w:p>
  </w:comment>
  <w:comment w:author="James “JC” Deegan" w:id="24" w:date="2026-06-29T04:03:20Z">
    <w:p w:rsidR="00000000" w:rsidDel="00000000" w:rsidP="00000000" w:rsidRDefault="00000000" w:rsidRPr="00000000" w14:paraId="00002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w:t>
      </w:r>
    </w:p>
  </w:comment>
  <w:comment w:author="Noah" w:id="25" w:date="2026-06-29T21:29:28Z">
    <w:p w:rsidR="00000000" w:rsidDel="00000000" w:rsidP="00000000" w:rsidRDefault="00000000" w:rsidRPr="00000000" w14:paraId="00002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deleted but i do like this scene 😂</w:t>
      </w:r>
    </w:p>
  </w:comment>
  <w:comment w:author="Noah" w:id="257" w:date="2026-01-12T14:43:10Z">
    <w:p w:rsidR="00000000" w:rsidDel="00000000" w:rsidP="00000000" w:rsidRDefault="00000000" w:rsidRPr="00000000" w14:paraId="00002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lego batman ahh ending</w:t>
      </w:r>
    </w:p>
  </w:comment>
  <w:comment w:author="James “JC” Deegan" w:id="258" w:date="2026-01-12T14:43:24Z">
    <w:p w:rsidR="00000000" w:rsidDel="00000000" w:rsidP="00000000" w:rsidRDefault="00000000" w:rsidRPr="00000000" w14:paraId="00002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340" w:date="2026-06-28T14:35:46Z">
    <w:p w:rsidR="00000000" w:rsidDel="00000000" w:rsidP="00000000" w:rsidRDefault="00000000" w:rsidRPr="00000000" w14:paraId="00002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just realized since shes new she dont know the chief yet</w:t>
      </w:r>
    </w:p>
  </w:comment>
  <w:comment w:author="Noah" w:id="387" w:date="2026-07-22T18:59:56Z">
    <w:p w:rsidR="00000000" w:rsidDel="00000000" w:rsidP="00000000" w:rsidRDefault="00000000" w:rsidRPr="00000000" w14:paraId="00002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328" w:date="2026-06-28T14:29:11Z">
    <w:p w:rsidR="00000000" w:rsidDel="00000000" w:rsidP="00000000" w:rsidRDefault="00000000" w:rsidRPr="00000000" w14:paraId="00002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would you write this</w:t>
      </w:r>
    </w:p>
  </w:comment>
  <w:comment w:author="Noah" w:id="388" w:date="2026-07-22T19:00:34Z">
    <w:p w:rsidR="00000000" w:rsidDel="00000000" w:rsidP="00000000" w:rsidRDefault="00000000" w:rsidRPr="00000000" w14:paraId="00002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damn… i loved that episode</w:t>
      </w:r>
    </w:p>
  </w:comment>
  <w:comment w:author="Noah" w:id="327" w:date="2026-06-28T14:28:56Z">
    <w:p w:rsidR="00000000" w:rsidDel="00000000" w:rsidP="00000000" w:rsidRDefault="00000000" w:rsidRPr="00000000" w14:paraId="00002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bro uhh</w:t>
      </w:r>
    </w:p>
  </w:comment>
  <w:comment w:author="Noah" w:id="144" w:date="2026-07-21T15:34:59Z">
    <w:p w:rsidR="00000000" w:rsidDel="00000000" w:rsidP="00000000" w:rsidRDefault="00000000" w:rsidRPr="00000000" w14:paraId="00002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starr gives a hearty thumbs up</w:t>
      </w:r>
    </w:p>
  </w:comment>
  <w:comment w:author="Noah" w:id="155" w:date="2026-07-21T15:46:17Z">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johnny doing a thumbs up, dean being embarrased</w:t>
      </w:r>
    </w:p>
  </w:comment>
  <w:comment w:author="Noah" w:id="127" w:date="2026-01-16T17:35:47Z">
    <w:p w:rsidR="00000000" w:rsidDel="00000000" w:rsidP="00000000" w:rsidRDefault="00000000" w:rsidRPr="00000000" w14:paraId="00002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mes “JC” Deegan" w:id="128" w:date="2026-01-16T17:35:54Z">
    <w:p w:rsidR="00000000" w:rsidDel="00000000" w:rsidP="00000000" w:rsidRDefault="00000000" w:rsidRPr="00000000" w14:paraId="00002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p w:rsidR="00000000" w:rsidDel="00000000" w:rsidP="00000000" w:rsidRDefault="00000000" w:rsidRPr="00000000" w14:paraId="00002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James “JC” Deegan" w:id="129" w:date="2026-01-16T17:36:09Z">
    <w:p w:rsidR="00000000" w:rsidDel="00000000" w:rsidP="00000000" w:rsidRDefault="00000000" w:rsidRPr="00000000" w14:paraId="00002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2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reopen</w:t>
      </w:r>
    </w:p>
  </w:comment>
  <w:comment w:author="James “JC” Deegan" w:id="121" w:date="2026-01-16T17:31:40Z">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homeless ppl do NOT smoke weed L</w:t>
      </w:r>
    </w:p>
  </w:comment>
  <w:comment w:author="James “JC” Deegan" w:id="122" w:date="2026-01-16T17:31:45Z">
    <w:p w:rsidR="00000000" w:rsidDel="00000000" w:rsidP="00000000" w:rsidRDefault="00000000" w:rsidRPr="00000000" w14:paraId="00002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w:t>
      </w:r>
    </w:p>
  </w:comment>
  <w:comment w:author="James “JC” Deegan" w:id="123" w:date="2026-01-16T17:32:05Z">
    <w:p w:rsidR="00000000" w:rsidDel="00000000" w:rsidP="00000000" w:rsidRDefault="00000000" w:rsidRPr="00000000" w14:paraId="00002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just have it or like is a joint</w:t>
      </w:r>
    </w:p>
  </w:comment>
  <w:comment w:author="James “JC” Deegan" w:id="124" w:date="2026-01-16T17:32:10Z">
    <w:p w:rsidR="00000000" w:rsidDel="00000000" w:rsidP="00000000" w:rsidRDefault="00000000" w:rsidRPr="00000000" w14:paraId="00002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nvm im changing it LOL</w:t>
      </w:r>
    </w:p>
  </w:comment>
  <w:comment w:author="Noah" w:id="125" w:date="2026-01-16T17:33:24Z">
    <w:p w:rsidR="00000000" w:rsidDel="00000000" w:rsidP="00000000" w:rsidRDefault="00000000" w:rsidRPr="00000000" w14:paraId="00002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man i don’t smoke 😭</w:t>
      </w:r>
    </w:p>
  </w:comment>
  <w:comment w:author="James “JC” Deegan" w:id="46" w:date="2026-01-13T23:10:16Z">
    <w:p w:rsidR="00000000" w:rsidDel="00000000" w:rsidP="00000000" w:rsidRDefault="00000000" w:rsidRPr="00000000" w14:paraId="00002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lowk fire</w:t>
      </w:r>
    </w:p>
  </w:comment>
  <w:comment w:author="Noah" w:id="331" w:date="2026-06-28T14:30:20Z">
    <w:p w:rsidR="00000000" w:rsidDel="00000000" w:rsidP="00000000" w:rsidRDefault="00000000" w:rsidRPr="00000000" w14:paraId="00002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pressure...</w:t>
      </w:r>
    </w:p>
  </w:comment>
  <w:comment w:author="James “JC” Deegan" w:id="43" w:date="2026-01-13T23:05:57Z">
    <w:p w:rsidR="00000000" w:rsidDel="00000000" w:rsidP="00000000" w:rsidRDefault="00000000" w:rsidRPr="00000000" w14:paraId="00002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 can remove if u want</w:t>
      </w:r>
    </w:p>
  </w:comment>
  <w:comment w:author="Noah" w:id="44" w:date="2026-01-13T23:31:20Z">
    <w:p w:rsidR="00000000" w:rsidDel="00000000" w:rsidP="00000000" w:rsidRDefault="00000000" w:rsidRPr="00000000" w14:paraId="00002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funny but deegs is NOT THERE</w:t>
      </w:r>
    </w:p>
  </w:comment>
  <w:comment w:author="James “JC” Deegan" w:id="45" w:date="2026-01-13T23:33:42Z">
    <w:p w:rsidR="00000000" w:rsidDel="00000000" w:rsidP="00000000" w:rsidRDefault="00000000" w:rsidRPr="00000000" w14:paraId="00002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IT TO SOMEONE ELSE</w:t>
      </w:r>
    </w:p>
  </w:comment>
  <w:comment w:author="Noah" w:id="8" w:date="2025-12-31T14:33:51Z">
    <w:p w:rsidR="00000000" w:rsidDel="00000000" w:rsidP="00000000" w:rsidRDefault="00000000" w:rsidRPr="00000000" w14:paraId="00002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im so fucking down holy shit imagine the devious ass songs we can make</w:t>
      </w:r>
    </w:p>
  </w:comment>
  <w:comment w:author="Noah" w:id="251" w:date="2026-01-12T14:40:18Z">
    <w:p w:rsidR="00000000" w:rsidDel="00000000" w:rsidP="00000000" w:rsidRDefault="00000000" w:rsidRPr="00000000" w14:paraId="00002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w:t>
      </w:r>
    </w:p>
  </w:comment>
  <w:comment w:author="Noah" w:id="303" w:date="2026-06-04T13:49:27Z">
    <w:p w:rsidR="00000000" w:rsidDel="00000000" w:rsidP="00000000" w:rsidRDefault="00000000" w:rsidRPr="00000000" w14:paraId="00002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HOLY SHIT HOLY SHIT THIS EPISODE IS SO FUCKING FUNNY</w:t>
      </w:r>
    </w:p>
  </w:comment>
  <w:comment w:author="Noah" w:id="304" w:date="2026-06-04T13:49:38Z">
    <w:p w:rsidR="00000000" w:rsidDel="00000000" w:rsidP="00000000" w:rsidRDefault="00000000" w:rsidRPr="00000000" w14:paraId="00002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FUCKING COOKED</w:t>
      </w:r>
    </w:p>
  </w:comment>
  <w:comment w:author="Noah" w:id="335" w:date="2026-06-28T14:32:43Z">
    <w:p w:rsidR="00000000" w:rsidDel="00000000" w:rsidP="00000000" w:rsidRDefault="00000000" w:rsidRPr="00000000" w14:paraId="00002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feel like this was deegs' old pickup line from og episode four lol</w:t>
      </w:r>
    </w:p>
  </w:comment>
  <w:comment w:author="Noah" w:id="329" w:date="2026-06-28T14:30:00Z">
    <w:p w:rsidR="00000000" w:rsidDel="00000000" w:rsidP="00000000" w:rsidRDefault="00000000" w:rsidRPr="00000000" w14:paraId="00002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thats not how capitalism works</w:t>
      </w:r>
    </w:p>
  </w:comment>
  <w:comment w:author="Noah" w:id="148" w:date="2026-07-21T15:39:25Z">
    <w:p w:rsidR="00000000" w:rsidDel="00000000" w:rsidP="00000000" w:rsidRDefault="00000000" w:rsidRPr="00000000" w14:paraId="00002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him in trojan war, ancient china war, revolutionary war, ww2, storming the capital, etc</w:t>
      </w:r>
    </w:p>
  </w:comment>
  <w:comment w:author="Noah" w:id="252" w:date="2026-01-12T14:40:41Z">
    <w:p w:rsidR="00000000" w:rsidDel="00000000" w:rsidP="00000000" w:rsidRDefault="00000000" w:rsidRPr="00000000" w14:paraId="00002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it’s like a RELATIONSHIP bro 😭</w:t>
      </w:r>
    </w:p>
  </w:comment>
  <w:comment w:author="James “JC” Deegan" w:id="253" w:date="2026-01-12T14:41:00Z">
    <w:p w:rsidR="00000000" w:rsidDel="00000000" w:rsidP="00000000" w:rsidRDefault="00000000" w:rsidRPr="00000000" w14:paraId="00002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 UH</w:t>
      </w:r>
    </w:p>
  </w:comment>
  <w:comment w:author="James “JC” Deegan" w:id="254" w:date="2026-01-12T14:41:15Z">
    <w:p w:rsidR="00000000" w:rsidDel="00000000" w:rsidP="00000000" w:rsidRDefault="00000000" w:rsidRPr="00000000" w14:paraId="00002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SIMILAR MINDED PEOPLE THEYRE CLOSE FRIENDS</w:t>
      </w:r>
    </w:p>
  </w:comment>
  <w:comment w:author="Noah" w:id="330" w:date="2026-06-28T14:29:46Z">
    <w:p w:rsidR="00000000" w:rsidDel="00000000" w:rsidP="00000000" w:rsidRDefault="00000000" w:rsidRPr="00000000" w14:paraId="00002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hmmm</w:t>
      </w:r>
    </w:p>
  </w:comment>
  <w:comment w:author="Noah" w:id="255" w:date="2026-01-12T14:42:33Z">
    <w:p w:rsidR="00000000" w:rsidDel="00000000" w:rsidP="00000000" w:rsidRDefault="00000000" w:rsidRPr="00000000" w14:paraId="00002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CAS</w:t>
      </w:r>
    </w:p>
  </w:comment>
  <w:comment w:author="James “JC” Deegan" w:id="256" w:date="2026-01-12T14:42:51Z">
    <w:p w:rsidR="00000000" w:rsidDel="00000000" w:rsidP="00000000" w:rsidRDefault="00000000" w:rsidRPr="00000000" w14:paraId="00002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Noah" w:id="364" w:date="2026-07-20T17:43:22Z">
    <w:p w:rsidR="00000000" w:rsidDel="00000000" w:rsidP="00000000" w:rsidRDefault="00000000" w:rsidRPr="00000000" w14:paraId="00002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deadass just not painful he blew up instantly lmao</w:t>
      </w:r>
    </w:p>
  </w:comment>
  <w:comment w:author="James “JC” Deegan" w:id="365" w:date="2026-07-21T06:40:01Z">
    <w:p w:rsidR="00000000" w:rsidDel="00000000" w:rsidP="00000000" w:rsidRDefault="00000000" w:rsidRPr="00000000" w14:paraId="00002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mes “JC” Deegan" w:id="40" w:date="2026-01-13T23:04:53Z">
    <w:p w:rsidR="00000000" w:rsidDel="00000000" w:rsidP="00000000" w:rsidRDefault="00000000" w:rsidRPr="00000000" w14:paraId="00002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they think a philosopher is bro 😂</w:t>
      </w:r>
    </w:p>
  </w:comment>
  <w:comment w:author="James “JC” Deegan" w:id="41" w:date="2026-01-13T23:05:05Z">
    <w:p w:rsidR="00000000" w:rsidDel="00000000" w:rsidP="00000000" w:rsidRDefault="00000000" w:rsidRPr="00000000" w14:paraId="00002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just saying bars he should be a rapper not a philisopher</w:t>
      </w:r>
    </w:p>
  </w:comment>
  <w:comment w:author="Noah" w:id="42" w:date="2026-01-14T02:37:15Z">
    <w:p w:rsidR="00000000" w:rsidDel="00000000" w:rsidP="00000000" w:rsidRDefault="00000000" w:rsidRPr="00000000" w14:paraId="00002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w:t>
      </w:r>
    </w:p>
  </w:comment>
  <w:comment w:author="Noah" w:id="266" w:date="2026-01-12T14:45:28Z">
    <w:p w:rsidR="00000000" w:rsidDel="00000000" w:rsidP="00000000" w:rsidRDefault="00000000" w:rsidRPr="00000000" w14:paraId="00002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 lowk so peak</w:t>
      </w:r>
    </w:p>
  </w:comment>
  <w:comment w:author="James “JC” Deegan" w:id="267" w:date="2026-01-12T14:45:35Z">
    <w:p w:rsidR="00000000" w:rsidDel="00000000" w:rsidP="00000000" w:rsidRDefault="00000000" w:rsidRPr="00000000" w14:paraId="00002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w:t>
      </w:r>
    </w:p>
  </w:comment>
  <w:comment w:author="Noah" w:id="362" w:date="2026-07-20T17:42:07Z">
    <w:p w:rsidR="00000000" w:rsidDel="00000000" w:rsidP="00000000" w:rsidRDefault="00000000" w:rsidRPr="00000000" w14:paraId="00002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can tell this is gonna be a special episode aint it</w:t>
      </w:r>
    </w:p>
  </w:comment>
  <w:comment w:author="James “JC” Deegan" w:id="1" w:date="2026-01-26T23:45:20Z">
    <w:p w:rsidR="00000000" w:rsidDel="00000000" w:rsidP="00000000" w:rsidRDefault="00000000" w:rsidRPr="00000000" w14:paraId="00002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WAY DUDE</w:t>
      </w:r>
    </w:p>
  </w:comment>
  <w:comment w:author="James “JC” Deegan" w:id="2" w:date="2026-01-26T23:45:26Z">
    <w:p w:rsidR="00000000" w:rsidDel="00000000" w:rsidP="00000000" w:rsidRDefault="00000000" w:rsidRPr="00000000" w14:paraId="00002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YESSSSSSSSSS</w:t>
      </w:r>
    </w:p>
  </w:comment>
  <w:comment w:author="Noah" w:id="3" w:date="2026-01-27T14:20:43Z">
    <w:p w:rsidR="00000000" w:rsidDel="00000000" w:rsidP="00000000" w:rsidRDefault="00000000" w:rsidRPr="00000000" w14:paraId="00002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added this gang</w:t>
      </w:r>
    </w:p>
  </w:comment>
  <w:comment w:author="James “JC” Deegan" w:id="4" w:date="2026-01-27T14:25:04Z">
    <w:p w:rsidR="00000000" w:rsidDel="00000000" w:rsidP="00000000" w:rsidRDefault="00000000" w:rsidRPr="00000000" w14:paraId="00002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slow</w:t>
      </w:r>
    </w:p>
  </w:comment>
  <w:comment w:author="Noah" w:id="409" w:date="2026-07-24T14:45:44Z">
    <w:p w:rsidR="00000000" w:rsidDel="00000000" w:rsidP="00000000" w:rsidRDefault="00000000" w:rsidRPr="00000000" w14:paraId="00002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we gotta get you on the writing team broo</w:t>
      </w:r>
    </w:p>
  </w:comment>
  <w:comment w:author="Noah" w:id="0" w:date="2026-06-28T16:04:33Z">
    <w:p w:rsidR="00000000" w:rsidDel="00000000" w:rsidP="00000000" w:rsidRDefault="00000000" w:rsidRPr="00000000" w14:paraId="00002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travicular</w:t>
      </w:r>
    </w:p>
  </w:comment>
  <w:comment w:author="Noah" w:id="261" w:date="2026-01-12T14:44:31Z">
    <w:p w:rsidR="00000000" w:rsidDel="00000000" w:rsidP="00000000" w:rsidRDefault="00000000" w:rsidRPr="00000000" w14:paraId="00002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GUARANTEE chief did it 😂</w:t>
      </w:r>
    </w:p>
  </w:comment>
  <w:comment w:author="James “JC” Deegan" w:id="262" w:date="2026-01-12T14:44:53Z">
    <w:p w:rsidR="00000000" w:rsidDel="00000000" w:rsidP="00000000" w:rsidRDefault="00000000" w:rsidRPr="00000000" w14:paraId="00002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GOT SO CRAZY BECAUSE THEY DIED</w:t>
      </w:r>
    </w:p>
  </w:comment>
  <w:comment w:author="James “JC” Deegan" w:id="263" w:date="2026-01-12T14:45:12Z">
    <w:p w:rsidR="00000000" w:rsidDel="00000000" w:rsidP="00000000" w:rsidRDefault="00000000" w:rsidRPr="00000000" w14:paraId="00002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 fw it</w:t>
      </w:r>
    </w:p>
  </w:comment>
  <w:comment w:author="Noah" w:id="264" w:date="2026-01-12T14:50:48Z">
    <w:p w:rsidR="00000000" w:rsidDel="00000000" w:rsidP="00000000" w:rsidRDefault="00000000" w:rsidRPr="00000000" w14:paraId="00002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 and the chief has canoncally been killing homeless people since the thirties, meaning deegs was old enough to kill an entire family in like the TWENTIES</w:t>
      </w:r>
    </w:p>
  </w:comment>
  <w:comment w:author="James “JC” Deegan" w:id="265" w:date="2026-01-12T14:51:21Z">
    <w:p w:rsidR="00000000" w:rsidDel="00000000" w:rsidP="00000000" w:rsidRDefault="00000000" w:rsidRPr="00000000" w14:paraId="00002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LMAOOAAOOAO</w:t>
      </w:r>
    </w:p>
  </w:comment>
  <w:comment w:author="James “JC” Deegan" w:id="28" w:date="2026-01-13T22:59:08Z">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w:t>
      </w:r>
    </w:p>
  </w:comment>
  <w:comment w:author="Noah" w:id="29" w:date="2026-01-13T22:59:25Z">
    <w:p w:rsidR="00000000" w:rsidDel="00000000" w:rsidP="00000000" w:rsidRDefault="00000000" w:rsidRPr="00000000" w14:paraId="00002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mes “JC” Deegan" w:id="30" w:date="2026-01-13T22:59:41Z">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bro like i dnot get it</w:t>
      </w:r>
    </w:p>
  </w:comment>
  <w:comment w:author="Noah" w:id="31" w:date="2026-01-13T23:02:06Z">
    <w:p w:rsidR="00000000" w:rsidDel="00000000" w:rsidP="00000000" w:rsidRDefault="00000000" w:rsidRPr="00000000" w14:paraId="00002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starr says apparently you can get polio from sex and cas says my bad</w:t>
      </w:r>
    </w:p>
  </w:comment>
  <w:comment w:author="Noah" w:id="32" w:date="2026-06-16T01:46:57Z">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get it</w:t>
      </w:r>
    </w:p>
  </w:comment>
  <w:comment w:author="Noah" w:id="325" w:date="2026-06-26T19:51:10Z">
    <w:p w:rsidR="00000000" w:rsidDel="00000000" w:rsidP="00000000" w:rsidRDefault="00000000" w:rsidRPr="00000000" w14:paraId="00002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242" w:date="2026-01-12T14:41:53Z">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get over this it’s just the stupidest most random detail but it’s so mean of deegs to make him watch SOLITAIRE</w:t>
      </w:r>
    </w:p>
  </w:comment>
  <w:comment w:author="James “JC” Deegan" w:id="243" w:date="2026-01-12T14:42:13Z">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was like what would be the most boring shit ever</w:t>
      </w:r>
    </w:p>
  </w:comment>
  <w:comment w:author="James “JC” Deegan" w:id="39" w:date="2026-01-13T23:04:30Z">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shit got real</w:t>
      </w:r>
    </w:p>
  </w:comment>
  <w:comment w:author="James “JC” Deegan" w:id="38" w:date="2026-01-13T23:03:31Z">
    <w:p w:rsidR="00000000" w:rsidDel="00000000" w:rsidP="00000000" w:rsidRDefault="00000000" w:rsidRPr="00000000" w14:paraId="00002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320" w:date="2026-06-26T04:00:47Z">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do not penetrate me 🙏</w:t>
      </w:r>
    </w:p>
  </w:comment>
  <w:comment w:author="Noah" w:id="307" w:date="2026-06-26T03:54:26Z">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couldn’t sleep 😭</w:t>
      </w:r>
    </w:p>
  </w:comment>
  <w:comment w:author="James “JC” Deegan" w:id="133" w:date="2026-01-16T17:48:35Z">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not that bad i fw it DOES THIS MEAN WE CAN START RECORDING LINES CAUSE I WANT TO START NOW</w:t>
      </w:r>
    </w:p>
  </w:comment>
  <w:comment w:author="Noah" w:id="134" w:date="2026-01-16T17:51:36Z">
    <w:p w:rsidR="00000000" w:rsidDel="00000000" w:rsidP="00000000" w:rsidRDefault="00000000" w:rsidRPr="00000000" w14:paraId="00002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WANNA START NOW SO LETS READTHROUGH TONIGHTTT</w:t>
      </w:r>
    </w:p>
  </w:comment>
  <w:comment w:author="Noah" w:id="135" w:date="2026-01-16T17:51:50Z">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ILL BE AT MY GRANDPAS</w:t>
      </w:r>
    </w:p>
  </w:comment>
  <w:comment w:author="Noah" w:id="136" w:date="2026-01-16T17:52:05Z">
    <w:p w:rsidR="00000000" w:rsidDel="00000000" w:rsidP="00000000" w:rsidRDefault="00000000" w:rsidRPr="00000000" w14:paraId="00002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wait tomorrow are we seeing the show if i buy it when i get home</w:t>
      </w:r>
    </w:p>
  </w:comment>
  <w:comment w:author="James “JC” Deegan" w:id="137" w:date="2026-01-16T18:01:19Z">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double check with my grandma</w:t>
      </w:r>
    </w:p>
  </w:comment>
  <w:comment w:author="James “JC” Deegan" w:id="138" w:date="2026-01-16T18:02:51Z">
    <w:p w:rsidR="00000000" w:rsidDel="00000000" w:rsidP="00000000" w:rsidRDefault="00000000" w:rsidRPr="00000000" w14:paraId="00002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go im hype!!</w:t>
      </w:r>
    </w:p>
  </w:comment>
  <w:comment w:author="Noah" w:id="376" w:date="2026-07-20T17:47:07Z">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for the director to immediately watch reels with deegs for ten minutes tho</w:t>
      </w:r>
    </w:p>
  </w:comment>
  <w:comment w:author="Noah" w:id="308" w:date="2026-06-26T03:54:38Z">
    <w:p w:rsidR="00000000" w:rsidDel="00000000" w:rsidP="00000000" w:rsidRDefault="00000000" w:rsidRPr="00000000" w14:paraId="00002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whatttt</w:t>
      </w:r>
    </w:p>
  </w:comment>
  <w:comment w:author="James “JC” Deegan" w:id="27" w:date="2026-01-13T22:57:52Z">
    <w:p w:rsidR="00000000" w:rsidDel="00000000" w:rsidP="00000000" w:rsidRDefault="00000000" w:rsidRPr="00000000" w14:paraId="00002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 REAL</w:t>
      </w:r>
    </w:p>
  </w:comment>
  <w:comment w:author="Noah" w:id="317" w:date="2026-06-26T03:59:53Z">
    <w:p w:rsidR="00000000" w:rsidDel="00000000" w:rsidP="00000000" w:rsidRDefault="00000000" w:rsidRPr="00000000" w14:paraId="00002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so what’s the deal with valentina/gianni 😭</w:t>
      </w:r>
    </w:p>
  </w:comment>
  <w:comment w:author="James “JC” Deegan" w:id="318" w:date="2026-06-26T04:57:21Z">
    <w:p w:rsidR="00000000" w:rsidDel="00000000" w:rsidP="00000000" w:rsidRDefault="00000000" w:rsidRPr="00000000" w14:paraId="00002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thats why i didnt include them lmao</w:t>
      </w:r>
    </w:p>
  </w:comment>
  <w:comment w:author="Noah" w:id="319" w:date="2026-06-26T04:00:03Z">
    <w:p w:rsidR="00000000" w:rsidDel="00000000" w:rsidP="00000000" w:rsidRDefault="00000000" w:rsidRPr="00000000" w14:paraId="00002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367" w:date="2026-07-20T17:44:23Z">
    <w:p w:rsidR="00000000" w:rsidDel="00000000" w:rsidP="00000000" w:rsidRDefault="00000000" w:rsidRPr="00000000" w14:paraId="00002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 i love dr dr</w:t>
      </w:r>
    </w:p>
  </w:comment>
  <w:comment w:author="James “JC” Deegan" w:id="368" w:date="2026-07-21T06:40:14Z">
    <w:p w:rsidR="00000000" w:rsidDel="00000000" w:rsidP="00000000" w:rsidRDefault="00000000" w:rsidRPr="00000000" w14:paraId="00002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TOO</w:t>
      </w:r>
    </w:p>
  </w:comment>
  <w:comment w:author="Noah" w:id="366" w:date="2026-07-20T17:43:40Z">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comment>
  <w:comment w:author="James “JC” Deegan" w:id="278" w:date="2026-01-02T04:00:09Z">
    <w:p w:rsidR="00000000" w:rsidDel="00000000" w:rsidP="00000000" w:rsidRDefault="00000000" w:rsidRPr="00000000" w14:paraId="00002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BEFORE</w:t>
      </w:r>
    </w:p>
  </w:comment>
  <w:comment w:author="Noah" w:id="279" w:date="2026-07-18T14:05:22Z">
    <w:p w:rsidR="00000000" w:rsidDel="00000000" w:rsidP="00000000" w:rsidRDefault="00000000" w:rsidRPr="00000000" w14:paraId="00002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PLS DO</w:t>
      </w:r>
    </w:p>
  </w:comment>
  <w:comment w:author="Noah" w:id="389" w:date="2026-07-24T14:43:37Z">
    <w:p w:rsidR="00000000" w:rsidDel="00000000" w:rsidP="00000000" w:rsidRDefault="00000000" w:rsidRPr="00000000" w14:paraId="00002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shakespeare ain’t dead gang</w:t>
      </w:r>
    </w:p>
  </w:comment>
  <w:comment w:author="Noah" w:id="230" w:date="2026-01-12T14:18:38Z">
    <w:p w:rsidR="00000000" w:rsidDel="00000000" w:rsidP="00000000" w:rsidRDefault="00000000" w:rsidRPr="00000000" w14:paraId="00002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love how he’s technecally the villain but he’s FIGHTING THE MAFIA</w:t>
      </w:r>
    </w:p>
  </w:comment>
  <w:comment w:author="James “JC” Deegan" w:id="231" w:date="2026-01-12T14:19:00Z">
    <w:p w:rsidR="00000000" w:rsidDel="00000000" w:rsidP="00000000" w:rsidRDefault="00000000" w:rsidRPr="00000000" w14:paraId="00002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 we making mafia sympathizers fr</w:t>
      </w:r>
    </w:p>
  </w:comment>
  <w:comment w:author="Noah" w:id="394" w:date="2026-07-24T14:44:34Z">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thought of that… it’d be like someone smoking a peice of your hair</w:t>
      </w:r>
    </w:p>
  </w:comment>
  <w:comment w:author="Noah" w:id="297" w:date="2026-01-25T15:55:21Z">
    <w:p w:rsidR="00000000" w:rsidDel="00000000" w:rsidP="00000000" w:rsidRDefault="00000000" w:rsidRPr="00000000" w14:paraId="00002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could we be emotionless the entire time like we speak softly and without emotion</w:t>
      </w:r>
    </w:p>
  </w:comment>
  <w:comment w:author="Noah" w:id="395" w:date="2026-07-24T14:45:02Z">
    <w:p w:rsidR="00000000" w:rsidDel="00000000" w:rsidP="00000000" w:rsidRDefault="00000000" w:rsidRPr="00000000" w14:paraId="00002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yay i love elea lines</w:t>
      </w:r>
    </w:p>
  </w:comment>
  <w:comment w:author="James “JC” Deegan" w:id="396" w:date="2026-07-24T21:53:08Z">
    <w:p w:rsidR="00000000" w:rsidDel="00000000" w:rsidP="00000000" w:rsidRDefault="00000000" w:rsidRPr="00000000" w14:paraId="00002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shes never gonna send them lmao she hasnt even answered my text from three days ago ong</w:t>
      </w:r>
    </w:p>
  </w:comment>
  <w:comment w:author="Noah" w:id="397" w:date="2026-07-25T00:13:43Z">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398" w:date="2026-07-25T00:13:48Z">
    <w:p w:rsidR="00000000" w:rsidDel="00000000" w:rsidP="00000000" w:rsidRDefault="00000000" w:rsidRPr="00000000" w14:paraId="00002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she’s funny tho</w:t>
      </w:r>
    </w:p>
  </w:comment>
  <w:comment w:author="Allen Roberts" w:id="399" w:date="2026-07-25T03:02:59Z">
    <w:p w:rsidR="00000000" w:rsidDel="00000000" w:rsidP="00000000" w:rsidRDefault="00000000" w:rsidRPr="00000000" w14:paraId="00002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make sure she sends them</w:t>
      </w:r>
    </w:p>
  </w:comment>
  <w:comment w:author="Baileythepoo" w:id="400" w:date="2026-07-25T03:06:26Z">
    <w:p w:rsidR="00000000" w:rsidDel="00000000" w:rsidP="00000000" w:rsidRDefault="00000000" w:rsidRPr="00000000" w14:paraId="00002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everybody</w:t>
      </w:r>
    </w:p>
    <w:p w:rsidR="00000000" w:rsidDel="00000000" w:rsidP="00000000" w:rsidRDefault="00000000" w:rsidRPr="00000000" w14:paraId="00002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total reactions</w:t>
      </w:r>
    </w:p>
    <w:p w:rsidR="00000000" w:rsidDel="00000000" w:rsidP="00000000" w:rsidRDefault="00000000" w:rsidRPr="00000000" w14:paraId="00002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Allen Roberts reacted with 👋 at 2026-07-25 3:06 AM UTC</w:t>
      </w:r>
    </w:p>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Allen Roberts reacted with ♥️ at 2026-07-25 3:06 AM UTC</w:t>
      </w:r>
    </w:p>
    <w:p w:rsidR="00000000" w:rsidDel="00000000" w:rsidP="00000000" w:rsidRDefault="00000000" w:rsidRPr="00000000" w14:paraId="00002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Noah reacted with 👋 at 2026-07-25 2:31 PM UTC</w:t>
      </w:r>
    </w:p>
  </w:comment>
  <w:comment w:author="Baileythepoo" w:id="401" w:date="2026-07-25T03:06:38Z">
    <w:p w:rsidR="00000000" w:rsidDel="00000000" w:rsidP="00000000" w:rsidRDefault="00000000" w:rsidRPr="00000000" w14:paraId="00002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wanna be involved</w:t>
      </w:r>
    </w:p>
  </w:comment>
  <w:comment w:author="Baileythepoo" w:id="402" w:date="2026-07-25T03:06:53Z">
    <w:p w:rsidR="00000000" w:rsidDel="00000000" w:rsidP="00000000" w:rsidRDefault="00000000" w:rsidRPr="00000000" w14:paraId="00002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Baileythepoo" w:id="403" w:date="2026-07-25T03:07:35Z">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Baileythepoo" w:id="404" w:date="2026-07-25T03:07:39Z">
    <w:p w:rsidR="00000000" w:rsidDel="00000000" w:rsidP="00000000" w:rsidRDefault="00000000" w:rsidRPr="00000000" w14:paraId="00002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James “JC” Deegan" w:id="405" w:date="2026-07-25T04:30:57Z">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kid allen thinks he's tuff 😂 "dw guys... I've got this 😎"</w:t>
      </w:r>
    </w:p>
    <w:p w:rsidR="00000000" w:rsidDel="00000000" w:rsidP="00000000" w:rsidRDefault="00000000" w:rsidRPr="00000000" w14:paraId="00002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Allen Roberts reacted with 🙂‍↕️ at 2026-07-25 4:42 AM UTC</w:t>
      </w:r>
    </w:p>
  </w:comment>
  <w:comment w:author="James “JC” Deegan" w:id="406" w:date="2026-07-25T04:31:07Z">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kaitlyn</w:t>
      </w:r>
    </w:p>
  </w:comment>
  <w:comment w:author="Allen Roberts" w:id="407" w:date="2026-07-25T04:40:09Z">
    <w:p w:rsidR="00000000" w:rsidDel="00000000" w:rsidP="00000000" w:rsidRDefault="00000000" w:rsidRPr="00000000" w14:paraId="00002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wanna try to help</w:t>
      </w:r>
    </w:p>
  </w:comment>
  <w:comment w:author="James “JC” Deegan" w:id="408" w:date="2026-07-25T05:34:51Z">
    <w:p w:rsidR="00000000" w:rsidDel="00000000" w:rsidP="00000000" w:rsidRDefault="00000000" w:rsidRPr="00000000" w14:paraId="00002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WAKE UP. WAKE UP. WAKE UP.</w:t>
      </w:r>
    </w:p>
  </w:comment>
  <w:comment w:author="Noah" w:id="349" w:date="2026-07-20T17:40:18Z">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if u eat it??</w:t>
      </w:r>
    </w:p>
  </w:comment>
  <w:comment w:author="James “JC” Deegan" w:id="350" w:date="2026-07-21T06:38:45Z">
    <w:p w:rsidR="00000000" w:rsidDel="00000000" w:rsidP="00000000" w:rsidRDefault="00000000" w:rsidRPr="00000000" w14:paraId="00002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Noah" w:id="302" w:date="2026-01-25T15:54:30Z">
    <w:p w:rsidR="00000000" w:rsidDel="00000000" w:rsidP="00000000" w:rsidRDefault="00000000" w:rsidRPr="00000000" w14:paraId="00002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im ngl im a little very confused but its creepy tho i like that</w:t>
      </w:r>
    </w:p>
  </w:comment>
  <w:comment w:author="Noah" w:id="347" w:date="2026-07-20T17:40:02Z">
    <w:p w:rsidR="00000000" w:rsidDel="00000000" w:rsidP="00000000" w:rsidRDefault="00000000" w:rsidRPr="00000000" w14:paraId="00002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mes “JC” Deegan" w:id="348" w:date="2026-07-21T06:38:48Z">
    <w:p w:rsidR="00000000" w:rsidDel="00000000" w:rsidP="00000000" w:rsidRDefault="00000000" w:rsidRPr="00000000" w14:paraId="00002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chill</w:t>
      </w:r>
    </w:p>
  </w:comment>
  <w:comment w:author="Noah" w:id="300" w:date="2026-01-25T15:54:03Z">
    <w:p w:rsidR="00000000" w:rsidDel="00000000" w:rsidP="00000000" w:rsidRDefault="00000000" w:rsidRPr="00000000" w14:paraId="00002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crime he does NOT have emotions</w:t>
      </w:r>
    </w:p>
  </w:comment>
  <w:comment w:author="Noah" w:id="356" w:date="2026-07-20T17:41:27Z">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does NOT care</w:t>
      </w:r>
    </w:p>
  </w:comment>
  <w:comment w:author="Noah" w:id="238" w:date="2026-01-12T14:21:32Z">
    <w:p w:rsidR="00000000" w:rsidDel="00000000" w:rsidP="00000000" w:rsidRDefault="00000000" w:rsidRPr="00000000" w14:paraId="00002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show it to allen</w:t>
      </w:r>
    </w:p>
  </w:comment>
  <w:comment w:author="James “JC” Deegan" w:id="239" w:date="2026-01-12T14:21:46Z">
    <w:p w:rsidR="00000000" w:rsidDel="00000000" w:rsidP="00000000" w:rsidRDefault="00000000" w:rsidRPr="00000000" w14:paraId="00002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animate an isis beheading video of spencer</w:t>
      </w:r>
    </w:p>
  </w:comment>
  <w:comment w:author="James “JC” Deegan" w:id="160" w:date="2026-01-05T18:35:55Z">
    <w:p w:rsidR="00000000" w:rsidDel="00000000" w:rsidP="00000000" w:rsidRDefault="00000000" w:rsidRPr="00000000" w14:paraId="00002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 lowk the best written episode of nenjac ever</w:t>
      </w:r>
    </w:p>
  </w:comment>
  <w:comment w:author="Noah" w:id="161" w:date="2026-01-05T21:04:40Z">
    <w:p w:rsidR="00000000" w:rsidDel="00000000" w:rsidP="00000000" w:rsidRDefault="00000000" w:rsidRPr="00000000" w14:paraId="00002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its so insane lmao</w:t>
      </w:r>
    </w:p>
  </w:comment>
  <w:comment w:author="Noah" w:id="355" w:date="2026-07-20T17:41:09Z">
    <w:p w:rsidR="00000000" w:rsidDel="00000000" w:rsidP="00000000" w:rsidRDefault="00000000" w:rsidRPr="00000000" w14:paraId="00002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comment>
  <w:comment w:author="Noah" w:id="353" w:date="2026-07-20T17:40:55Z">
    <w:p w:rsidR="00000000" w:rsidDel="00000000" w:rsidP="00000000" w:rsidRDefault="00000000" w:rsidRPr="00000000" w14:paraId="00002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nerd ahh opinion</w:t>
      </w:r>
    </w:p>
  </w:comment>
  <w:comment w:author="James “JC” Deegan" w:id="354" w:date="2026-07-21T06:39:04Z">
    <w:p w:rsidR="00000000" w:rsidDel="00000000" w:rsidP="00000000" w:rsidRDefault="00000000" w:rsidRPr="00000000" w14:paraId="00002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351" w:date="2026-07-20T17:40:33Z">
    <w:p w:rsidR="00000000" w:rsidDel="00000000" w:rsidP="00000000" w:rsidRDefault="00000000" w:rsidRPr="00000000" w14:paraId="00002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not molest deegs please</w:t>
      </w:r>
    </w:p>
  </w:comment>
  <w:comment w:author="James “JC” Deegan" w:id="352" w:date="2026-07-21T06:38:54Z">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noooo</w:t>
      </w:r>
    </w:p>
  </w:comment>
  <w:comment w:author="Noah" w:id="360" w:date="2026-07-20T17:41:48Z">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LMAOO MAKE A WISH STARR</w:t>
      </w:r>
    </w:p>
  </w:comment>
  <w:comment w:author="James “JC” Deegan" w:id="361" w:date="2026-07-21T06:39:40Z">
    <w:p w:rsidR="00000000" w:rsidDel="00000000" w:rsidP="00000000" w:rsidRDefault="00000000" w:rsidRPr="00000000" w14:paraId="00002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371" w:date="2026-07-20T17:45:14Z">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ts lowkey beautiful bro</w:t>
      </w:r>
    </w:p>
    <w:p w:rsidR="00000000" w:rsidDel="00000000" w:rsidP="00000000" w:rsidRDefault="00000000" w:rsidRPr="00000000" w14:paraId="00002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awesome episode</w:t>
      </w:r>
    </w:p>
  </w:comment>
  <w:comment w:author="James “JC” Deegan" w:id="372" w:date="2026-07-21T06:40:41Z">
    <w:p w:rsidR="00000000" w:rsidDel="00000000" w:rsidP="00000000" w:rsidRDefault="00000000" w:rsidRPr="00000000" w14:paraId="00002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twin</w:t>
      </w:r>
    </w:p>
  </w:comment>
  <w:comment w:author="Noah" w:id="217" w:date="2026-01-12T12:54:25Z">
    <w:p w:rsidR="00000000" w:rsidDel="00000000" w:rsidP="00000000" w:rsidRDefault="00000000" w:rsidRPr="00000000" w14:paraId="00002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grrr he’s so mean</w:t>
      </w:r>
    </w:p>
  </w:comment>
  <w:comment w:author="James “JC” Deegan" w:id="218" w:date="2026-01-12T12:54:43Z">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 lke damn</w:t>
      </w:r>
    </w:p>
  </w:comment>
  <w:comment w:author="Noah" w:id="326" w:date="2026-07-15T16:13:20Z">
    <w:p w:rsidR="00000000" w:rsidDel="00000000" w:rsidP="00000000" w:rsidRDefault="00000000" w:rsidRPr="00000000" w14:paraId="00002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cuz ryan</w:t>
      </w:r>
    </w:p>
  </w:comment>
  <w:comment w:author="Noah" w:id="369" w:date="2026-07-20T17:44:38Z">
    <w:p w:rsidR="00000000" w:rsidDel="00000000" w:rsidP="00000000" w:rsidRDefault="00000000" w:rsidRPr="00000000" w14:paraId="00002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comment>
  <w:comment w:author="Allen Roberts" w:id="374" w:date="2026-07-23T19:27:37Z">
    <w:p w:rsidR="00000000" w:rsidDel="00000000" w:rsidP="00000000" w:rsidRDefault="00000000" w:rsidRPr="00000000" w14:paraId="00002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realized he's highkey gay</w:t>
      </w:r>
    </w:p>
  </w:comment>
  <w:comment w:author="Noah" w:id="375" w:date="2026-07-24T14:42:30Z">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so why we larping</w:t>
      </w:r>
    </w:p>
  </w:comment>
  <w:comment w:author="Noah" w:id="59" w:date="2025-12-31T21:55:25Z">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its a good question when travis tries to answer it</w:t>
      </w:r>
    </w:p>
  </w:comment>
  <w:comment w:author="James “JC” Deegan" w:id="60" w:date="2026-01-01T02:05:07Z">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w:t>
      </w:r>
    </w:p>
  </w:comment>
  <w:comment w:author="Noah" w:id="232" w:date="2026-01-12T14:19:44Z">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by day paycheck in the MOD</w:t>
      </w:r>
    </w:p>
  </w:comment>
  <w:comment w:author="Noah" w:id="233" w:date="2026-01-12T14:19:50Z">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 i mean</w:t>
      </w:r>
    </w:p>
  </w:comment>
  <w:comment w:author="James “JC” Deegan" w:id="234" w:date="2026-01-12T14:20:01Z">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LMAOAOOAOAOAOAOAO i thought it was funny</w:t>
      </w:r>
    </w:p>
  </w:comment>
  <w:comment w:author="Noah" w:id="219" w:date="2026-01-12T12:55:28Z">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LOVE HOW DUNB THEY ARE THIS IS AWESOME</w:t>
      </w:r>
    </w:p>
  </w:comment>
  <w:comment w:author="James “JC” Deegan" w:id="220" w:date="2026-01-12T12:55:36Z">
    <w:p w:rsidR="00000000" w:rsidDel="00000000" w:rsidP="00000000" w:rsidRDefault="00000000" w:rsidRPr="00000000" w14:paraId="00002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thank you</w:t>
      </w:r>
    </w:p>
  </w:comment>
  <w:comment w:author="Noah" w:id="211" w:date="2026-01-12T12:52:15Z">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 but monoleg was just there he HAS to assault him</w:t>
      </w:r>
    </w:p>
  </w:comment>
  <w:comment w:author="James “JC” Deegan" w:id="212" w:date="2026-01-12T12:52:24Z">
    <w:p w:rsidR="00000000" w:rsidDel="00000000" w:rsidP="00000000" w:rsidRDefault="00000000" w:rsidRPr="00000000" w14:paraId="00002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w:t>
      </w:r>
    </w:p>
  </w:comment>
  <w:comment w:author="Noah" w:id="87" w:date="2025-12-31T21:59:16Z">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YOHOO</w:t>
      </w:r>
    </w:p>
  </w:comment>
  <w:comment w:author="James “JC” Deegan" w:id="88" w:date="2026-01-01T02:07:23Z">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w:t>
      </w:r>
    </w:p>
  </w:comment>
  <w:comment w:author="Noah" w:id="221" w:date="2026-01-12T12:56:00Z">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probably WOULD do that</w:t>
      </w:r>
    </w:p>
  </w:comment>
  <w:comment w:author="James “JC” Deegan" w:id="222" w:date="2026-01-12T12:56:07Z">
    <w:p w:rsidR="00000000" w:rsidDel="00000000" w:rsidP="00000000" w:rsidRDefault="00000000" w:rsidRPr="00000000" w14:paraId="00002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yeahhhhh</w:t>
      </w:r>
    </w:p>
  </w:comment>
  <w:comment w:author="Noah" w:id="207" w:date="2026-01-12T12:50:32Z">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is immediately ready</w:t>
      </w:r>
    </w:p>
  </w:comment>
  <w:comment w:author="James “JC” Deegan" w:id="208" w:date="2026-01-12T12:50:45Z">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foreplay</w:t>
      </w:r>
    </w:p>
  </w:comment>
  <w:comment w:author="Noah" w:id="67" w:date="2025-12-31T21:56:31Z">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mammals dont have souls</w:t>
      </w:r>
    </w:p>
  </w:comment>
  <w:comment w:author="James “JC” Deegan" w:id="68" w:date="2026-01-01T02:05:28Z">
    <w:p w:rsidR="00000000" w:rsidDel="00000000" w:rsidP="00000000" w:rsidRDefault="00000000" w:rsidRPr="00000000" w14:paraId="00002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w:t>
      </w:r>
    </w:p>
  </w:comment>
  <w:comment w:author="Baileythepoo" w:id="89" w:date="2026-06-30T02:13:35Z">
    <w:p w:rsidR="00000000" w:rsidDel="00000000" w:rsidP="00000000" w:rsidRDefault="00000000" w:rsidRPr="00000000" w14:paraId="00002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w:t>
      </w:r>
    </w:p>
  </w:comment>
  <w:comment w:author="Noah" w:id="90" w:date="2026-07-01T01:22:53Z">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HEEHEEHEEHAW</w:t>
      </w:r>
    </w:p>
  </w:comment>
  <w:comment w:author="Baileythepoo" w:id="182" w:date="2026-06-29T17:50:27Z">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w:t>
      </w:r>
    </w:p>
  </w:comment>
  <w:comment w:author="Noah" w:id="183" w:date="2026-06-29T21:30:27Z">
    <w:p w:rsidR="00000000" w:rsidDel="00000000" w:rsidP="00000000" w:rsidRDefault="00000000" w:rsidRPr="00000000" w14:paraId="00002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stolen from the nenjac musical</w:t>
      </w:r>
    </w:p>
  </w:comment>
  <w:comment w:author="Noah" w:id="209" w:date="2026-01-12T12:50:47Z">
    <w:p w:rsidR="00000000" w:rsidDel="00000000" w:rsidP="00000000" w:rsidRDefault="00000000" w:rsidRPr="00000000" w14:paraId="00002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LMFAO ITS TOO NORMAL</w:t>
      </w:r>
    </w:p>
  </w:comment>
  <w:comment w:author="James “JC” Deegan" w:id="210" w:date="2026-01-12T12:50:57Z">
    <w:p w:rsidR="00000000" w:rsidDel="00000000" w:rsidP="00000000" w:rsidRDefault="00000000" w:rsidRPr="00000000" w14:paraId="00002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64" w:date="2025-12-31T21:55:49Z">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deegs ate it</w:t>
      </w:r>
    </w:p>
  </w:comment>
  <w:comment w:author="James “JC” Deegan" w:id="65" w:date="2026-01-01T02:05:15Z">
    <w:p w:rsidR="00000000" w:rsidDel="00000000" w:rsidP="00000000" w:rsidRDefault="00000000" w:rsidRPr="00000000" w14:paraId="00002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lowk</w:t>
      </w:r>
    </w:p>
  </w:comment>
  <w:comment w:author="Noah" w:id="66" w:date="2026-07-01T01:23:52Z">
    <w:p w:rsidR="00000000" w:rsidDel="00000000" w:rsidP="00000000" w:rsidRDefault="00000000" w:rsidRPr="00000000" w14:paraId="00002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TO EAT ITT</w:t>
      </w:r>
    </w:p>
  </w:comment>
  <w:comment w:author="Noah" w:id="62" w:date="2025-12-31T21:55:34Z">
    <w:p w:rsidR="00000000" w:rsidDel="00000000" w:rsidP="00000000" w:rsidRDefault="00000000" w:rsidRPr="00000000" w14:paraId="00002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BWAAHAHA good boy</w:t>
      </w:r>
    </w:p>
  </w:comment>
  <w:comment w:author="James “JC” Deegan" w:id="63" w:date="2026-01-01T02:05:10Z">
    <w:p w:rsidR="00000000" w:rsidDel="00000000" w:rsidP="00000000" w:rsidRDefault="00000000" w:rsidRPr="00000000" w14:paraId="00002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goooood boyyyy</w:t>
      </w:r>
    </w:p>
  </w:comment>
  <w:comment w:author="Noah" w:id="346" w:date="2026-07-20T17:39:28Z">
    <w:p w:rsidR="00000000" w:rsidDel="00000000" w:rsidP="00000000" w:rsidRDefault="00000000" w:rsidRPr="00000000" w14:paraId="00002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WOAH new ep??</w:t>
      </w:r>
    </w:p>
  </w:comment>
  <w:comment w:author="Noah" w:id="247" w:date="2026-01-12T14:25:18Z">
    <w:p w:rsidR="00000000" w:rsidDel="00000000" w:rsidP="00000000" w:rsidRDefault="00000000" w:rsidRPr="00000000" w14:paraId="00002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i’m ngl this is wierd of him gianni’s some sort of child molester</w:t>
      </w:r>
    </w:p>
  </w:comment>
  <w:comment w:author="James “JC” Deegan" w:id="248" w:date="2026-01-12T14:25:34Z">
    <w:p w:rsidR="00000000" w:rsidDel="00000000" w:rsidP="00000000" w:rsidRDefault="00000000" w:rsidRPr="00000000" w14:paraId="00002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chill hes just friends</w:t>
      </w:r>
    </w:p>
  </w:comment>
  <w:comment w:author="James “JC” Deegan" w:id="249" w:date="2026-01-12T14:27:30Z">
    <w:p w:rsidR="00000000" w:rsidDel="00000000" w:rsidP="00000000" w:rsidRDefault="00000000" w:rsidRPr="00000000" w14:paraId="00002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ngl i was considering adding romantic tension but my morals wouldnt let me since kevin voicing this mf</w:t>
      </w:r>
    </w:p>
  </w:comment>
  <w:comment w:author="Noah" w:id="250" w:date="2026-01-12T14:49:47Z">
    <w:p w:rsidR="00000000" w:rsidDel="00000000" w:rsidP="00000000" w:rsidRDefault="00000000" w:rsidRPr="00000000" w14:paraId="00002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feel like we need to make it clear he’s friends</w:t>
      </w:r>
    </w:p>
  </w:comment>
  <w:comment w:author="Noah" w:id="85" w:date="2025-12-31T21:59:04Z">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so cas i love him</w:t>
      </w:r>
    </w:p>
  </w:comment>
  <w:comment w:author="James “JC” Deegan" w:id="86" w:date="2026-01-01T02:07:05Z">
    <w:p w:rsidR="00000000" w:rsidDel="00000000" w:rsidP="00000000" w:rsidRDefault="00000000" w:rsidRPr="00000000" w14:paraId="00002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hype</w:t>
      </w:r>
    </w:p>
  </w:comment>
  <w:comment w:author="Noah" w:id="240" w:date="2026-01-12T14:22:47Z">
    <w:p w:rsidR="00000000" w:rsidDel="00000000" w:rsidP="00000000" w:rsidRDefault="00000000" w:rsidRPr="00000000" w14:paraId="00002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sir</w:t>
      </w:r>
    </w:p>
  </w:comment>
  <w:comment w:author="James “JC” Deegan" w:id="241" w:date="2026-01-12T14:22:54Z">
    <w:p w:rsidR="00000000" w:rsidDel="00000000" w:rsidP="00000000" w:rsidRDefault="00000000" w:rsidRPr="00000000" w14:paraId="00002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213" w:date="2026-01-12T12:52:45Z">
    <w:p w:rsidR="00000000" w:rsidDel="00000000" w:rsidP="00000000" w:rsidRDefault="00000000" w:rsidRPr="00000000" w14:paraId="00002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HIGHKEY forgot to include bro in starr wars</w:t>
      </w:r>
    </w:p>
  </w:comment>
  <w:comment w:author="James “JC” Deegan" w:id="214" w:date="2026-01-12T12:52:57Z">
    <w:p w:rsidR="00000000" w:rsidDel="00000000" w:rsidP="00000000" w:rsidRDefault="00000000" w:rsidRPr="00000000" w14:paraId="00002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Noah" w:id="53" w:date="2025-12-31T21:54:38Z">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opener bro</w:t>
      </w:r>
    </w:p>
  </w:comment>
  <w:comment w:author="James “JC” Deegan" w:id="54" w:date="2026-01-01T02:04:39Z">
    <w:p w:rsidR="00000000" w:rsidDel="00000000" w:rsidP="00000000" w:rsidRDefault="00000000" w:rsidRPr="00000000" w14:paraId="00002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man</w:t>
      </w:r>
    </w:p>
  </w:comment>
  <w:comment w:author="Noah" w:id="235" w:date="2026-01-12T14:20:55Z">
    <w:p w:rsidR="00000000" w:rsidDel="00000000" w:rsidP="00000000" w:rsidRDefault="00000000" w:rsidRPr="00000000" w14:paraId="00002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canonically homeless? i feel like he lives at the theater ngl</w:t>
      </w:r>
    </w:p>
  </w:comment>
  <w:comment w:author="James “JC” Deegan" w:id="236" w:date="2026-01-12T14:21:12Z">
    <w:p w:rsidR="00000000" w:rsidDel="00000000" w:rsidP="00000000" w:rsidRDefault="00000000" w:rsidRPr="00000000" w14:paraId="00002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does he just hanging with them</w:t>
      </w:r>
    </w:p>
  </w:comment>
  <w:comment w:author="James “JC” Deegan" w:id="237" w:date="2026-01-12T14:21:21Z">
    <w:p w:rsidR="00000000" w:rsidDel="00000000" w:rsidP="00000000" w:rsidRDefault="00000000" w:rsidRPr="00000000" w14:paraId="00002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purely for the love of the game</w:t>
      </w:r>
    </w:p>
  </w:comment>
  <w:comment w:author="Noah" w:id="244" w:date="2026-01-12T14:23:46Z">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AAAAAAAA</w:t>
      </w:r>
    </w:p>
  </w:comment>
  <w:comment w:author="Noah" w:id="215" w:date="2026-01-12T12:53:10Z">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this episode is so fucking funny bro</w:t>
      </w:r>
    </w:p>
  </w:comment>
  <w:comment w:author="James “JC” Deegan" w:id="216" w:date="2026-01-12T12:53:23Z">
    <w:p w:rsidR="00000000" w:rsidDel="00000000" w:rsidP="00000000" w:rsidRDefault="00000000" w:rsidRPr="00000000" w14:paraId="00002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bro</w:t>
      </w:r>
    </w:p>
  </w:comment>
  <w:comment w:author="Noah" w:id="57" w:date="2025-12-31T21:54:29Z">
    <w:p w:rsidR="00000000" w:rsidDel="00000000" w:rsidP="00000000" w:rsidRDefault="00000000" w:rsidRPr="00000000" w14:paraId="00002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 perfect cas placement</w:t>
      </w:r>
    </w:p>
  </w:comment>
  <w:comment w:author="James “JC” Deegan" w:id="58" w:date="2026-01-01T02:05:01Z">
    <w:p w:rsidR="00000000" w:rsidDel="00000000" w:rsidP="00000000" w:rsidRDefault="00000000" w:rsidRPr="00000000" w14:paraId="00002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lowk yeah</w:t>
      </w:r>
    </w:p>
  </w:comment>
  <w:comment w:author="James “JC” Deegan" w:id="223" w:date="2026-01-12T12:56:33Z">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neen can vocalize just cant speak</w:t>
      </w:r>
    </w:p>
  </w:comment>
  <w:comment w:author="James “JC” Deegan" w:id="224" w:date="2026-01-12T12:57:03Z">
    <w:p w:rsidR="00000000" w:rsidDel="00000000" w:rsidP="00000000" w:rsidRDefault="00000000" w:rsidRPr="00000000" w14:paraId="00002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paving way for a neen/rocco love arc?</w:t>
      </w:r>
    </w:p>
  </w:comment>
  <w:comment w:author="Noah" w:id="225" w:date="2026-01-12T12:57:10Z">
    <w:p w:rsidR="00000000" w:rsidDel="00000000" w:rsidP="00000000" w:rsidRDefault="00000000" w:rsidRPr="00000000" w14:paraId="00002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rocco neen spinoff adventure</w:t>
      </w:r>
    </w:p>
  </w:comment>
  <w:comment w:author="Noah" w:id="226" w:date="2026-01-12T12:57:25Z">
    <w:p w:rsidR="00000000" w:rsidDel="00000000" w:rsidP="00000000" w:rsidRDefault="00000000" w:rsidRPr="00000000" w14:paraId="00002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NO FUCKING WAY U SAID THWT TOO</w:t>
      </w:r>
    </w:p>
  </w:comment>
  <w:comment w:author="Noah" w:id="227" w:date="2026-01-12T12:57:28Z">
    <w:p w:rsidR="00000000" w:rsidDel="00000000" w:rsidP="00000000" w:rsidRDefault="00000000" w:rsidRPr="00000000" w14:paraId="00002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Noah" w:id="228" w:date="2026-01-12T12:57:29Z">
    <w:p w:rsidR="00000000" w:rsidDel="00000000" w:rsidP="00000000" w:rsidRDefault="00000000" w:rsidRPr="00000000" w14:paraId="00002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James “JC” Deegan" w:id="229" w:date="2026-01-12T12:57:43Z">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AND ITS A COMIC BC THEY DONT EVEN SPEAK LOL</w:t>
      </w:r>
    </w:p>
  </w:comment>
  <w:comment w:author="Noah" w:id="245" w:date="2026-01-12T14:24:50Z">
    <w:p w:rsidR="00000000" w:rsidDel="00000000" w:rsidP="00000000" w:rsidRDefault="00000000" w:rsidRPr="00000000" w14:paraId="00002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 in th godfather when sonny dies</w:t>
      </w:r>
    </w:p>
  </w:comment>
  <w:comment w:author="James “JC” Deegan" w:id="246" w:date="2026-01-12T14:25:11Z">
    <w:p w:rsidR="00000000" w:rsidDel="00000000" w:rsidP="00000000" w:rsidRDefault="00000000" w:rsidRPr="00000000" w14:paraId="00002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put it muted on the tv fr</w:t>
      </w:r>
    </w:p>
  </w:comment>
  <w:comment w:author="Noah" w:id="55" w:date="2025-12-31T21:54:13Z">
    <w:p w:rsidR="00000000" w:rsidDel="00000000" w:rsidP="00000000" w:rsidRDefault="00000000" w:rsidRPr="00000000" w14:paraId="00002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im fucking DYING this is the most starr thing ever</w:t>
      </w:r>
    </w:p>
  </w:comment>
  <w:comment w:author="James “JC” Deegan" w:id="56" w:date="2026-01-01T02:04:56Z">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324" w:date="2026-06-26T18:02:44Z">
    <w:p w:rsidR="00000000" w:rsidDel="00000000" w:rsidP="00000000" w:rsidRDefault="00000000" w:rsidRPr="00000000" w14:paraId="00002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referwnce caught</w:t>
      </w:r>
    </w:p>
  </w:comment>
  <w:comment w:author="Noah" w:id="418" w:date="2026-07-25T14:20:06Z">
    <w:p w:rsidR="00000000" w:rsidDel="00000000" w:rsidP="00000000" w:rsidRDefault="00000000" w:rsidRPr="00000000" w14:paraId="00002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 dream last night i played travis in a play and carson was announcing me and the crowd was hyping us tf up and i yelled hell yeah brother and they flipped their shit it was awesome</w:t>
      </w:r>
    </w:p>
  </w:comment>
  <w:comment w:author="James “JC” Deegan" w:id="419" w:date="2026-07-25T14:20:24Z">
    <w:p w:rsidR="00000000" w:rsidDel="00000000" w:rsidP="00000000" w:rsidRDefault="00000000" w:rsidRPr="00000000" w14:paraId="00002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NENJAC LIVE SHOWS WOULD BE SO DOPE LIKE THE SOUTH PARK LIVE SHOW LMAO</w:t>
      </w:r>
    </w:p>
  </w:comment>
  <w:comment w:author="James “JC” Deegan" w:id="420" w:date="2026-07-25T14:20:33Z">
    <w:p w:rsidR="00000000" w:rsidDel="00000000" w:rsidP="00000000" w:rsidRDefault="00000000" w:rsidRPr="00000000" w14:paraId="00002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tuff dream</w:t>
      </w:r>
    </w:p>
  </w:comment>
  <w:comment w:author="Noah" w:id="421" w:date="2026-07-25T14:23:09Z">
    <w:p w:rsidR="00000000" w:rsidDel="00000000" w:rsidP="00000000" w:rsidRDefault="00000000" w:rsidRPr="00000000" w14:paraId="00002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broke into a prison with baby yoda and we beat a bunch’s guards up, then they captured us and finleigh showed up to help us fight them, then i got captured again and fell through a crack in the stairs and got captured again but then i ran away, grabbed baby yoda, who was just wandering around, and we beat up a buncha people then you nina and allen showed up, then a buncha acting out adult cast ppl i barley knew tried to shoot me, but then it turns out they were just joking and then the dream ended</w:t>
      </w:r>
    </w:p>
  </w:comment>
  <w:comment w:author="James “JC” Deegan" w:id="422" w:date="2026-07-25T14:23:45Z">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LMAOOOOO youre so whimsical</w:t>
      </w:r>
    </w:p>
  </w:comment>
  <w:comment w:author="Noah" w:id="83" w:date="2025-12-31T21:58:55Z">
    <w:p w:rsidR="00000000" w:rsidDel="00000000" w:rsidP="00000000" w:rsidRDefault="00000000" w:rsidRPr="00000000" w14:paraId="00002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is genuinely so full of wimsy</w:t>
      </w:r>
    </w:p>
  </w:comment>
  <w:comment w:author="James “JC” Deegan" w:id="84" w:date="2026-01-01T02:06:57Z">
    <w:p w:rsidR="00000000" w:rsidDel="00000000" w:rsidP="00000000" w:rsidRDefault="00000000" w:rsidRPr="00000000" w14:paraId="00002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w:t>
      </w:r>
    </w:p>
  </w:comment>
  <w:comment w:author="Noah" w:id="430" w:date="2026-07-25T14:27:30Z">
    <w:p w:rsidR="00000000" w:rsidDel="00000000" w:rsidP="00000000" w:rsidRDefault="00000000" w:rsidRPr="00000000" w14:paraId="00002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mes “JC” Deegan" w:id="432" w:date="2026-07-25T10:02:37Z">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sleep deprived ill do better late</w:t>
      </w:r>
    </w:p>
  </w:comment>
  <w:comment w:author="James “JC” Deegan" w:id="433" w:date="2026-07-25T10:02:43Z">
    <w:p w:rsidR="00000000" w:rsidDel="00000000" w:rsidP="00000000" w:rsidRDefault="00000000" w:rsidRPr="00000000" w14:paraId="00002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w:t>
      </w:r>
    </w:p>
  </w:comment>
  <w:comment w:author="Noah" w:id="429" w:date="2026-07-25T14:27:30Z">
    <w:p w:rsidR="00000000" w:rsidDel="00000000" w:rsidP="00000000" w:rsidRDefault="00000000" w:rsidRPr="00000000" w14:paraId="00002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 🥰🥰</w:t>
      </w:r>
    </w:p>
  </w:comment>
  <w:comment w:author="Noah" w:id="423" w:date="2026-07-25T14:23:37Z">
    <w:p w:rsidR="00000000" w:rsidDel="00000000" w:rsidP="00000000" w:rsidRDefault="00000000" w:rsidRPr="00000000" w14:paraId="00002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428" w:date="2026-07-25T14:27:29Z">
    <w:p w:rsidR="00000000" w:rsidDel="00000000" w:rsidP="00000000" w:rsidRDefault="00000000" w:rsidRPr="00000000" w14:paraId="00002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WITCHHH WITCHHHHHH</w:t>
      </w:r>
    </w:p>
  </w:comment>
  <w:comment w:author="Noah" w:id="427" w:date="2026-07-25T14:27:29Z">
    <w:p w:rsidR="00000000" w:rsidDel="00000000" w:rsidP="00000000" w:rsidRDefault="00000000" w:rsidRPr="00000000" w14:paraId="00002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50" w:date="2026-01-14T18:07:24Z">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the examples to save space but u can animate them</w:t>
      </w:r>
    </w:p>
  </w:comment>
  <w:comment w:author="Noah" w:id="91" w:date="2025-12-31T21:59:39Z">
    <w:p w:rsidR="00000000" w:rsidDel="00000000" w:rsidP="00000000" w:rsidRDefault="00000000" w:rsidRPr="00000000" w14:paraId="00002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6767676</w:t>
      </w:r>
    </w:p>
  </w:comment>
  <w:comment w:author="James “JC” Deegan" w:id="92" w:date="2026-01-01T02:07:36Z">
    <w:p w:rsidR="00000000" w:rsidDel="00000000" w:rsidP="00000000" w:rsidRDefault="00000000" w:rsidRPr="00000000" w14:paraId="00002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James “JC” Deegan" w:id="10" w:date="2026-01-08T23:03:57Z">
    <w:p w:rsidR="00000000" w:rsidDel="00000000" w:rsidP="00000000" w:rsidRDefault="00000000" w:rsidRPr="00000000" w14:paraId="00002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feeling this isnt gonna end well bro</w:t>
      </w:r>
    </w:p>
  </w:comment>
  <w:comment w:author="Noah" w:id="426" w:date="2026-07-25T14:27:29Z">
    <w:p w:rsidR="00000000" w:rsidDel="00000000" w:rsidP="00000000" w:rsidRDefault="00000000" w:rsidRPr="00000000" w14:paraId="00002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p>
  </w:comment>
  <w:comment w:author="James “JC” Deegan" w:id="11" w:date="2026-01-08T23:04:31Z">
    <w:p w:rsidR="00000000" w:rsidDel="00000000" w:rsidP="00000000" w:rsidRDefault="00000000" w:rsidRPr="00000000" w14:paraId="00002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TUFF</w:t>
      </w:r>
    </w:p>
  </w:comment>
  <w:comment w:author="Noah" w:id="71" w:date="2025-12-31T21:57:11Z">
    <w:p w:rsidR="00000000" w:rsidDel="00000000" w:rsidP="00000000" w:rsidRDefault="00000000" w:rsidRPr="00000000" w14:paraId="00002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BWAHAHAHAH ITS SO BAD BRO ITS SO GOOD</w:t>
      </w:r>
    </w:p>
  </w:comment>
  <w:comment w:author="James “JC” Deegan" w:id="72" w:date="2026-01-01T02:05:47Z">
    <w:p w:rsidR="00000000" w:rsidDel="00000000" w:rsidP="00000000" w:rsidRDefault="00000000" w:rsidRPr="00000000" w14:paraId="00002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love this part</w:t>
      </w:r>
    </w:p>
  </w:comment>
  <w:comment w:author="Noah" w:id="69" w:date="2025-12-31T21:56:47Z">
    <w:p w:rsidR="00000000" w:rsidDel="00000000" w:rsidP="00000000" w:rsidRDefault="00000000" w:rsidRPr="00000000" w14:paraId="00002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god i thought travis liked elea for a sec</w:t>
      </w:r>
    </w:p>
  </w:comment>
  <w:comment w:author="James “JC” Deegan" w:id="70" w:date="2026-01-01T02:05:32Z">
    <w:p w:rsidR="00000000" w:rsidDel="00000000" w:rsidP="00000000" w:rsidRDefault="00000000" w:rsidRPr="00000000" w14:paraId="00002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LMAO</w:t>
      </w:r>
    </w:p>
  </w:comment>
  <w:comment w:author="Noah" w:id="99" w:date="2025-12-31T22:01:08Z">
    <w:p w:rsidR="00000000" w:rsidDel="00000000" w:rsidP="00000000" w:rsidRDefault="00000000" w:rsidRPr="00000000" w14:paraId="00002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TUFFFFF BRO its so fucking funny</w:t>
      </w:r>
    </w:p>
  </w:comment>
  <w:comment w:author="James “JC” Deegan" w:id="100" w:date="2026-01-01T02:09:04Z">
    <w:p w:rsidR="00000000" w:rsidDel="00000000" w:rsidP="00000000" w:rsidRDefault="00000000" w:rsidRPr="00000000" w14:paraId="00002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man</w:t>
      </w:r>
    </w:p>
  </w:comment>
  <w:comment w:author="Noah" w:id="305" w:date="2026-07-18T13:45:49Z">
    <w:p w:rsidR="00000000" w:rsidDel="00000000" w:rsidP="00000000" w:rsidRDefault="00000000" w:rsidRPr="00000000" w14:paraId="00002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fella what did i do</w:t>
      </w:r>
    </w:p>
  </w:comment>
  <w:comment w:author="Noah" w:id="108" w:date="2026-01-11T06:10:14Z">
    <w:p w:rsidR="00000000" w:rsidDel="00000000" w:rsidP="00000000" w:rsidRDefault="00000000" w:rsidRPr="00000000" w14:paraId="00002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was doomed to have the script against him</w:t>
      </w:r>
    </w:p>
  </w:comment>
  <w:comment w:author="Noah" w:id="76" w:date="2025-12-31T21:58:20Z">
    <w:p w:rsidR="00000000" w:rsidDel="00000000" w:rsidP="00000000" w:rsidRDefault="00000000" w:rsidRPr="00000000" w14:paraId="00002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let the warren drive the bus (reference pls get it)</w:t>
      </w:r>
    </w:p>
  </w:comment>
  <w:comment w:author="James “JC” Deegan" w:id="77" w:date="2026-01-01T02:06:43Z">
    <w:p w:rsidR="00000000" w:rsidDel="00000000" w:rsidP="00000000" w:rsidRDefault="00000000" w:rsidRPr="00000000" w14:paraId="00002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get ts</w:t>
      </w:r>
    </w:p>
  </w:comment>
  <w:comment w:author="Noah" w:id="78" w:date="2026-01-01T06:30:17Z">
    <w:p w:rsidR="00000000" w:rsidDel="00000000" w:rsidP="00000000" w:rsidRDefault="00000000" w:rsidRPr="00000000" w14:paraId="00002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let the pigeon drive the bus :(</w:t>
      </w:r>
    </w:p>
  </w:comment>
  <w:comment w:author="Noah" w:id="79" w:date="2026-06-08T04:05:07Z">
    <w:p w:rsidR="00000000" w:rsidDel="00000000" w:rsidP="00000000" w:rsidRDefault="00000000" w:rsidRPr="00000000" w14:paraId="00002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you get the reference bro</w:t>
      </w:r>
    </w:p>
  </w:comment>
  <w:comment w:author="James “JC” Deegan" w:id="80" w:date="2026-06-08T04:33:18Z">
    <w:p w:rsidR="00000000" w:rsidDel="00000000" w:rsidP="00000000" w:rsidRDefault="00000000" w:rsidRPr="00000000" w14:paraId="00002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that weird childrens book</w:t>
      </w:r>
    </w:p>
  </w:comment>
  <w:comment w:author="Noah" w:id="81" w:date="2026-07-01T01:23:23Z">
    <w:p w:rsidR="00000000" w:rsidDel="00000000" w:rsidP="00000000" w:rsidRDefault="00000000" w:rsidRPr="00000000" w14:paraId="00002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its not weird</w:t>
      </w:r>
    </w:p>
  </w:comment>
  <w:comment w:author="Noah" w:id="82" w:date="2026-07-01T01:23:28Z">
    <w:p w:rsidR="00000000" w:rsidDel="00000000" w:rsidP="00000000" w:rsidRDefault="00000000" w:rsidRPr="00000000" w14:paraId="00002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good read</w:t>
      </w:r>
    </w:p>
  </w:comment>
  <w:comment w:author="Noah" w:id="95" w:date="2025-12-31T22:00:29Z">
    <w:p w:rsidR="00000000" w:rsidDel="00000000" w:rsidP="00000000" w:rsidRDefault="00000000" w:rsidRPr="00000000" w14:paraId="00002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SHIT I HAD THIS EXACT IDEA A COUPLE DAYS AGO NO WAY</w:t>
      </w:r>
    </w:p>
  </w:comment>
  <w:comment w:author="Noah" w:id="96" w:date="2025-12-31T22:00:40Z">
    <w:p w:rsidR="00000000" w:rsidDel="00000000" w:rsidP="00000000" w:rsidRDefault="00000000" w:rsidRPr="00000000" w14:paraId="00002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no exactly but home alone esc</w:t>
      </w:r>
    </w:p>
  </w:comment>
  <w:comment w:author="Noah" w:id="73" w:date="2025-12-31T21:58:01Z">
    <w:p w:rsidR="00000000" w:rsidDel="00000000" w:rsidP="00000000" w:rsidRDefault="00000000" w:rsidRPr="00000000" w14:paraId="00002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how old is this kid</w:t>
      </w:r>
    </w:p>
  </w:comment>
  <w:comment w:author="James “JC” Deegan" w:id="74" w:date="2026-01-01T02:06:33Z">
    <w:p w:rsidR="00000000" w:rsidDel="00000000" w:rsidP="00000000" w:rsidRDefault="00000000" w:rsidRPr="00000000" w14:paraId="00002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w:t>
      </w:r>
    </w:p>
  </w:comment>
  <w:comment w:author="Noah" w:id="75" w:date="2026-07-01T01:23:36Z">
    <w:p w:rsidR="00000000" w:rsidDel="00000000" w:rsidP="00000000" w:rsidRDefault="00000000" w:rsidRPr="00000000" w14:paraId="00002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answer</w:t>
      </w:r>
    </w:p>
  </w:comment>
  <w:comment w:author="Baileythepoo" w:id="61" w:date="2026-06-30T02:09:35Z">
    <w:p w:rsidR="00000000" w:rsidDel="00000000" w:rsidP="00000000" w:rsidRDefault="00000000" w:rsidRPr="00000000" w14:paraId="00002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DINGALING</w:t>
      </w:r>
    </w:p>
  </w:comment>
  <w:comment w:author="Noah" w:id="93" w:date="2025-12-31T21:59:59Z">
    <w:p w:rsidR="00000000" w:rsidDel="00000000" w:rsidP="00000000" w:rsidRDefault="00000000" w:rsidRPr="00000000" w14:paraId="00002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ngl i noticed a distinct lack of starr</w:t>
      </w:r>
    </w:p>
  </w:comment>
  <w:comment w:author="James “JC” Deegan" w:id="94" w:date="2026-01-01T02:07:43Z">
    <w:p w:rsidR="00000000" w:rsidDel="00000000" w:rsidP="00000000" w:rsidRDefault="00000000" w:rsidRPr="00000000" w14:paraId="00002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frfr</w:t>
      </w:r>
    </w:p>
  </w:comment>
  <w:comment w:author="Noah" w:id="416" w:date="2026-07-25T14:30:26Z">
    <w:p w:rsidR="00000000" w:rsidDel="00000000" w:rsidP="00000000" w:rsidRDefault="00000000" w:rsidRPr="00000000" w14:paraId="00002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starr marry cas</w:t>
      </w:r>
    </w:p>
  </w:comment>
  <w:comment w:author="James “JC” Deegan" w:id="417" w:date="2026-07-25T14:30:34Z">
    <w:p w:rsidR="00000000" w:rsidDel="00000000" w:rsidP="00000000" w:rsidRDefault="00000000" w:rsidRPr="00000000" w14:paraId="00002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balright</w:t>
      </w:r>
    </w:p>
  </w:comment>
  <w:comment w:author="Noah" w:id="377" w:date="2026-07-22T18:51:51Z">
    <w:p w:rsidR="00000000" w:rsidDel="00000000" w:rsidP="00000000" w:rsidRDefault="00000000" w:rsidRPr="00000000" w14:paraId="00002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capitalization error kys</w:t>
      </w:r>
    </w:p>
    <w:p w:rsidR="00000000" w:rsidDel="00000000" w:rsidP="00000000" w:rsidRDefault="00000000" w:rsidRPr="00000000" w14:paraId="00002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2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Allen Roberts reacted with 🙂‍↔️ at 2026-07-22 9:26 PM UTC</w:t>
      </w:r>
    </w:p>
  </w:comment>
  <w:comment w:author="Noah" w:id="414" w:date="2026-07-25T14:30:13Z">
    <w:p w:rsidR="00000000" w:rsidDel="00000000" w:rsidP="00000000" w:rsidRDefault="00000000" w:rsidRPr="00000000" w14:paraId="00002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bro even know who he’s TALKING to 😭</w:t>
      </w:r>
    </w:p>
  </w:comment>
  <w:comment w:author="James “JC” Deegan" w:id="415" w:date="2026-07-25T14:30:38Z">
    <w:p w:rsidR="00000000" w:rsidDel="00000000" w:rsidP="00000000" w:rsidRDefault="00000000" w:rsidRPr="00000000" w14:paraId="00002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mes “JC” Deegan" w:id="47" w:date="2026-01-14T19:07:24Z">
    <w:p w:rsidR="00000000" w:rsidDel="00000000" w:rsidP="00000000" w:rsidRDefault="00000000" w:rsidRPr="00000000" w14:paraId="00002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hwat that is lol</w:t>
      </w:r>
    </w:p>
  </w:comment>
  <w:comment w:author="Noah" w:id="48" w:date="2026-01-14T19:11:02Z">
    <w:p w:rsidR="00000000" w:rsidDel="00000000" w:rsidP="00000000" w:rsidRDefault="00000000" w:rsidRPr="00000000" w14:paraId="00002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i’m being honest im not entriely sure either</w:t>
      </w:r>
    </w:p>
  </w:comment>
  <w:comment w:author="Noah" w:id="49" w:date="2026-01-14T19:11:09Z">
    <w:p w:rsidR="00000000" w:rsidDel="00000000" w:rsidP="00000000" w:rsidRDefault="00000000" w:rsidRPr="00000000" w14:paraId="00002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MEANT SIDE DISHEZ</w:t>
      </w:r>
    </w:p>
  </w:comment>
  <w:comment w:author="Noah" w:id="9" w:date="2026-06-04T22:00:38Z">
    <w:p w:rsidR="00000000" w:rsidDel="00000000" w:rsidP="00000000" w:rsidRDefault="00000000" w:rsidRPr="00000000" w14:paraId="00002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SHIT CUZ HES A BURGER idk who wrote this but it’s peak lmaoo</w:t>
      </w:r>
    </w:p>
  </w:comment>
  <w:comment w:author="James “JC” Deegan" w:id="173" w:date="2026-01-05T18:34:59Z">
    <w:p w:rsidR="00000000" w:rsidDel="00000000" w:rsidP="00000000" w:rsidRDefault="00000000" w:rsidRPr="00000000" w14:paraId="00002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get it lol</w:t>
      </w:r>
    </w:p>
  </w:comment>
  <w:comment w:author="Noah" w:id="174" w:date="2026-01-05T21:06:14Z">
    <w:p w:rsidR="00000000" w:rsidDel="00000000" w:rsidP="00000000" w:rsidRDefault="00000000" w:rsidRPr="00000000" w14:paraId="00002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hopping on the float in a disuise so no one knows its him</w:t>
      </w:r>
    </w:p>
  </w:comment>
  <w:comment w:author="James “JC” Deegan" w:id="175" w:date="2026-01-05T21:13:53Z">
    <w:p w:rsidR="00000000" w:rsidDel="00000000" w:rsidP="00000000" w:rsidRDefault="00000000" w:rsidRPr="00000000" w14:paraId="00002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that but why</w:t>
      </w:r>
    </w:p>
  </w:comment>
  <w:comment w:author="Noah" w:id="176" w:date="2026-01-05T21:28:02Z">
    <w:p w:rsidR="00000000" w:rsidDel="00000000" w:rsidP="00000000" w:rsidRDefault="00000000" w:rsidRPr="00000000" w14:paraId="00002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cuz he hates gay people ig</w:t>
      </w:r>
    </w:p>
  </w:comment>
  <w:comment w:author="Noah" w:id="177" w:date="2026-01-05T21:28:19Z">
    <w:p w:rsidR="00000000" w:rsidDel="00000000" w:rsidP="00000000" w:rsidRDefault="00000000" w:rsidRPr="00000000" w14:paraId="00002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like hes probably gay</w:t>
      </w:r>
    </w:p>
  </w:comment>
  <w:comment w:author="Noah" w:id="37" w:date="2026-06-16T01:47:59Z">
    <w:p w:rsidR="00000000" w:rsidDel="00000000" w:rsidP="00000000" w:rsidRDefault="00000000" w:rsidRPr="00000000" w14:paraId="00002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genuinely how old are the adults in this town</w:t>
      </w:r>
    </w:p>
  </w:comment>
  <w:comment w:author="Noah" w:id="410" w:date="2026-07-25T14:29:06Z">
    <w:p w:rsidR="00000000" w:rsidDel="00000000" w:rsidP="00000000" w:rsidRDefault="00000000" w:rsidRPr="00000000" w14:paraId="00002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a good thing 😭</w:t>
      </w:r>
    </w:p>
  </w:comment>
  <w:comment w:author="James “JC” Deegan" w:id="411" w:date="2026-07-25T14:29:40Z">
    <w:p w:rsidR="00000000" w:rsidDel="00000000" w:rsidP="00000000" w:rsidRDefault="00000000" w:rsidRPr="00000000" w14:paraId="00002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comment>
  <w:comment w:author="James “JC” Deegan" w:id="51" w:date="2026-01-14T19:09:59Z">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so unnesiscary bro</w:t>
      </w:r>
    </w:p>
  </w:comment>
  <w:comment w:author="Noah" w:id="52" w:date="2026-01-14T19:10:42Z">
    <w:p w:rsidR="00000000" w:rsidDel="00000000" w:rsidP="00000000" w:rsidRDefault="00000000" w:rsidRPr="00000000" w14:paraId="00002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WORRIED 😭 but yeah maybe ur right</w:t>
      </w:r>
    </w:p>
  </w:comment>
  <w:comment w:author="Noah" w:id="378" w:date="2026-07-22T18:52:39Z">
    <w:p w:rsidR="00000000" w:rsidDel="00000000" w:rsidP="00000000" w:rsidRDefault="00000000" w:rsidRPr="00000000" w14:paraId="00002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deadass copied starr lmao</w:t>
      </w:r>
    </w:p>
  </w:comment>
  <w:comment w:author="Noah" w:id="431" w:date="2026-07-25T14:28:16Z">
    <w:p w:rsidR="00000000" w:rsidDel="00000000" w:rsidP="00000000" w:rsidRDefault="00000000" w:rsidRPr="00000000" w14:paraId="00002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khazakstan is the greatestttttt</w:t>
      </w:r>
    </w:p>
  </w:comment>
  <w:comment w:author="Noah" w:id="424" w:date="2026-07-25T14:23:50Z">
    <w:p w:rsidR="00000000" w:rsidDel="00000000" w:rsidP="00000000" w:rsidRDefault="00000000" w:rsidRPr="00000000" w14:paraId="00002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THIS IS A TUFF AH IDEA</w:t>
      </w:r>
    </w:p>
  </w:comment>
  <w:comment w:author="James “JC” Deegan" w:id="425" w:date="2026-07-25T14:24:01Z">
    <w:p w:rsidR="00000000" w:rsidDel="00000000" w:rsidP="00000000" w:rsidRDefault="00000000" w:rsidRPr="00000000" w14:paraId="00002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NENJAC LORE</w:t>
      </w:r>
    </w:p>
  </w:comment>
  <w:comment w:author="Noah" w:id="299" w:date="2026-01-25T15:53:20Z">
    <w:p w:rsidR="00000000" w:rsidDel="00000000" w:rsidP="00000000" w:rsidRDefault="00000000" w:rsidRPr="00000000" w14:paraId="00002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i cant breathe wtf</w:t>
      </w:r>
    </w:p>
  </w:comment>
  <w:comment w:author="Noah" w:id="413" w:date="2026-07-25T14:29:42Z">
    <w:p w:rsidR="00000000" w:rsidDel="00000000" w:rsidP="00000000" w:rsidRDefault="00000000" w:rsidRPr="00000000" w14:paraId="00002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 that’s cool</w:t>
      </w:r>
    </w:p>
  </w:comment>
  <w:comment w:author="Noah" w:id="323" w:date="2026-06-26T18:01:35Z">
    <w:p w:rsidR="00000000" w:rsidDel="00000000" w:rsidP="00000000" w:rsidRDefault="00000000" w:rsidRPr="00000000" w14:paraId="00002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oah" w:id="412" w:date="2026-07-25T14:29:18Z">
    <w:p w:rsidR="00000000" w:rsidDel="00000000" w:rsidP="00000000" w:rsidRDefault="00000000" w:rsidRPr="00000000" w14:paraId="00002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bro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2">
    <w:pPr>
      <w:rPr/>
    </w:pPr>
    <w:r w:rsidDel="00000000" w:rsidR="00000000" w:rsidRPr="00000000">
      <w:rPr>
        <w:rtl w:val="0"/>
      </w:rPr>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9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2">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6">
    <w:pPr>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A">
    <w:pPr>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CD">
    <w:pPr>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5">
    <w:pPr>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9">
    <w:pPr>
      <w:rPr/>
    </w:pP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C">
    <w:pPr>
      <w:rPr/>
    </w:pP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1">
    <w:pPr>
      <w:rPr>
        <w:rFonts w:ascii="Courier New" w:cs="Courier New" w:eastAsia="Courier New" w:hAnsi="Courier New"/>
      </w:rPr>
    </w:pPr>
    <w:r w:rsidDel="00000000" w:rsidR="00000000" w:rsidRPr="00000000">
      <w:rPr>
        <w:rtl w:val="0"/>
      </w:rPr>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3">
    <w:pPr>
      <w:rPr>
        <w:rFonts w:ascii="Courier New" w:cs="Courier New" w:eastAsia="Courier New" w:hAnsi="Courier New"/>
        <w:sz w:val="20"/>
        <w:szCs w:val="20"/>
      </w:rPr>
    </w:pPr>
    <w:r w:rsidDel="00000000" w:rsidR="00000000" w:rsidRPr="00000000">
      <w:rPr>
        <w:rtl w:val="0"/>
      </w:rPr>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8.xml"/><Relationship Id="rId190" Type="http://schemas.openxmlformats.org/officeDocument/2006/relationships/header" Target="header89.xml"/><Relationship Id="rId42" Type="http://schemas.openxmlformats.org/officeDocument/2006/relationships/footer" Target="footer19.xml"/><Relationship Id="rId41" Type="http://schemas.openxmlformats.org/officeDocument/2006/relationships/header" Target="header17.xml"/><Relationship Id="rId44" Type="http://schemas.openxmlformats.org/officeDocument/2006/relationships/footer" Target="footer20.xml"/><Relationship Id="rId194" Type="http://schemas.openxmlformats.org/officeDocument/2006/relationships/header" Target="header91.xml"/><Relationship Id="rId43" Type="http://schemas.openxmlformats.org/officeDocument/2006/relationships/header" Target="header18.xml"/><Relationship Id="rId193" Type="http://schemas.openxmlformats.org/officeDocument/2006/relationships/header" Target="header92.xml"/><Relationship Id="rId46" Type="http://schemas.openxmlformats.org/officeDocument/2006/relationships/footer" Target="footer21.xml"/><Relationship Id="rId192" Type="http://schemas.openxmlformats.org/officeDocument/2006/relationships/footer" Target="footer92.xml"/><Relationship Id="rId45" Type="http://schemas.openxmlformats.org/officeDocument/2006/relationships/header" Target="header19.xml"/><Relationship Id="rId191" Type="http://schemas.openxmlformats.org/officeDocument/2006/relationships/footer" Target="footer91.xml"/><Relationship Id="rId48" Type="http://schemas.openxmlformats.org/officeDocument/2006/relationships/footer" Target="footer22.xml"/><Relationship Id="rId187" Type="http://schemas.openxmlformats.org/officeDocument/2006/relationships/footer" Target="footer89.xml"/><Relationship Id="rId47" Type="http://schemas.openxmlformats.org/officeDocument/2006/relationships/header" Target="header20.xml"/><Relationship Id="rId186" Type="http://schemas.openxmlformats.org/officeDocument/2006/relationships/header" Target="header87.xml"/><Relationship Id="rId185" Type="http://schemas.openxmlformats.org/officeDocument/2006/relationships/header" Target="header88.xml"/><Relationship Id="rId49" Type="http://schemas.openxmlformats.org/officeDocument/2006/relationships/header" Target="header21.xml"/><Relationship Id="rId184" Type="http://schemas.openxmlformats.org/officeDocument/2006/relationships/footer" Target="footer88.xml"/><Relationship Id="rId189" Type="http://schemas.openxmlformats.org/officeDocument/2006/relationships/header" Target="header90.xml"/><Relationship Id="rId188" Type="http://schemas.openxmlformats.org/officeDocument/2006/relationships/footer" Target="footer90.xml"/><Relationship Id="rId31" Type="http://schemas.openxmlformats.org/officeDocument/2006/relationships/header" Target="header12.xml"/><Relationship Id="rId30" Type="http://schemas.openxmlformats.org/officeDocument/2006/relationships/footer" Target="footer13.xml"/><Relationship Id="rId33" Type="http://schemas.openxmlformats.org/officeDocument/2006/relationships/header" Target="header13.xml"/><Relationship Id="rId183" Type="http://schemas.openxmlformats.org/officeDocument/2006/relationships/footer" Target="footer87.xml"/><Relationship Id="rId32" Type="http://schemas.openxmlformats.org/officeDocument/2006/relationships/footer" Target="footer14.xml"/><Relationship Id="rId182" Type="http://schemas.openxmlformats.org/officeDocument/2006/relationships/header" Target="header85.xml"/><Relationship Id="rId35" Type="http://schemas.openxmlformats.org/officeDocument/2006/relationships/header" Target="header14.xml"/><Relationship Id="rId181" Type="http://schemas.openxmlformats.org/officeDocument/2006/relationships/header" Target="header86.xml"/><Relationship Id="rId34" Type="http://schemas.openxmlformats.org/officeDocument/2006/relationships/footer" Target="footer15.xml"/><Relationship Id="rId180" Type="http://schemas.openxmlformats.org/officeDocument/2006/relationships/footer" Target="footer85.xml"/><Relationship Id="rId37" Type="http://schemas.openxmlformats.org/officeDocument/2006/relationships/header" Target="header15.xml"/><Relationship Id="rId176" Type="http://schemas.openxmlformats.org/officeDocument/2006/relationships/footer" Target="footer84.xml"/><Relationship Id="rId36" Type="http://schemas.openxmlformats.org/officeDocument/2006/relationships/footer" Target="footer16.xml"/><Relationship Id="rId175" Type="http://schemas.openxmlformats.org/officeDocument/2006/relationships/footer" Target="footer83.xml"/><Relationship Id="rId39" Type="http://schemas.openxmlformats.org/officeDocument/2006/relationships/header" Target="header16.xml"/><Relationship Id="rId174" Type="http://schemas.openxmlformats.org/officeDocument/2006/relationships/header" Target="header81.xml"/><Relationship Id="rId38" Type="http://schemas.openxmlformats.org/officeDocument/2006/relationships/footer" Target="footer17.xml"/><Relationship Id="rId173" Type="http://schemas.openxmlformats.org/officeDocument/2006/relationships/header" Target="header82.xml"/><Relationship Id="rId179" Type="http://schemas.openxmlformats.org/officeDocument/2006/relationships/footer" Target="footer86.xml"/><Relationship Id="rId178" Type="http://schemas.openxmlformats.org/officeDocument/2006/relationships/header" Target="header84.xml"/><Relationship Id="rId177" Type="http://schemas.openxmlformats.org/officeDocument/2006/relationships/header" Target="header83.xml"/><Relationship Id="rId20" Type="http://schemas.openxmlformats.org/officeDocument/2006/relationships/footer" Target="footer8.xml"/><Relationship Id="rId22" Type="http://schemas.openxmlformats.org/officeDocument/2006/relationships/footer" Target="footer9.xml"/><Relationship Id="rId21" Type="http://schemas.openxmlformats.org/officeDocument/2006/relationships/header" Target="header7.xml"/><Relationship Id="rId24" Type="http://schemas.openxmlformats.org/officeDocument/2006/relationships/footer" Target="footer10.xml"/><Relationship Id="rId23" Type="http://schemas.openxmlformats.org/officeDocument/2006/relationships/header" Target="header8.xml"/><Relationship Id="rId26" Type="http://schemas.openxmlformats.org/officeDocument/2006/relationships/footer" Target="footer11.xml"/><Relationship Id="rId25" Type="http://schemas.openxmlformats.org/officeDocument/2006/relationships/header" Target="header9.xml"/><Relationship Id="rId28" Type="http://schemas.openxmlformats.org/officeDocument/2006/relationships/footer" Target="footer12.xml"/><Relationship Id="rId27" Type="http://schemas.openxmlformats.org/officeDocument/2006/relationships/header" Target="header10.xml"/><Relationship Id="rId29" Type="http://schemas.openxmlformats.org/officeDocument/2006/relationships/header" Target="header11.xml"/><Relationship Id="rId11" Type="http://schemas.openxmlformats.org/officeDocument/2006/relationships/header" Target="header2.xml"/><Relationship Id="rId10" Type="http://schemas.openxmlformats.org/officeDocument/2006/relationships/footer" Target="footer3.xml"/><Relationship Id="rId13" Type="http://schemas.openxmlformats.org/officeDocument/2006/relationships/header" Target="header3.xml"/><Relationship Id="rId12" Type="http://schemas.openxmlformats.org/officeDocument/2006/relationships/footer" Target="footer4.xml"/><Relationship Id="rId15" Type="http://schemas.openxmlformats.org/officeDocument/2006/relationships/header" Target="header4.xml"/><Relationship Id="rId14" Type="http://schemas.openxmlformats.org/officeDocument/2006/relationships/footer" Target="footer5.xml"/><Relationship Id="rId17" Type="http://schemas.openxmlformats.org/officeDocument/2006/relationships/header" Target="header5.xml"/><Relationship Id="rId196" Type="http://schemas.openxmlformats.org/officeDocument/2006/relationships/footer" Target="footer94.xml"/><Relationship Id="rId16" Type="http://schemas.openxmlformats.org/officeDocument/2006/relationships/footer" Target="footer6.xml"/><Relationship Id="rId195" Type="http://schemas.openxmlformats.org/officeDocument/2006/relationships/footer" Target="footer93.xml"/><Relationship Id="rId19" Type="http://schemas.openxmlformats.org/officeDocument/2006/relationships/header" Target="header6.xml"/><Relationship Id="rId18" Type="http://schemas.openxmlformats.org/officeDocument/2006/relationships/footer" Target="footer7.xml"/><Relationship Id="rId84" Type="http://schemas.openxmlformats.org/officeDocument/2006/relationships/header" Target="header37.xml"/><Relationship Id="rId83" Type="http://schemas.openxmlformats.org/officeDocument/2006/relationships/footer" Target="footer38.xml"/><Relationship Id="rId86" Type="http://schemas.openxmlformats.org/officeDocument/2006/relationships/header" Target="header38.xml"/><Relationship Id="rId85" Type="http://schemas.openxmlformats.org/officeDocument/2006/relationships/footer" Target="footer39.xml"/><Relationship Id="rId88" Type="http://schemas.openxmlformats.org/officeDocument/2006/relationships/hyperlink" Target="http://nenjac.gov" TargetMode="External"/><Relationship Id="rId150" Type="http://schemas.openxmlformats.org/officeDocument/2006/relationships/footer" Target="footer71.xml"/><Relationship Id="rId87" Type="http://schemas.openxmlformats.org/officeDocument/2006/relationships/footer" Target="footer40.xml"/><Relationship Id="rId89" Type="http://schemas.openxmlformats.org/officeDocument/2006/relationships/header" Target="header39.xml"/><Relationship Id="rId80" Type="http://schemas.openxmlformats.org/officeDocument/2006/relationships/header" Target="header35.xml"/><Relationship Id="rId82" Type="http://schemas.openxmlformats.org/officeDocument/2006/relationships/header" Target="header36.xml"/><Relationship Id="rId81" Type="http://schemas.openxmlformats.org/officeDocument/2006/relationships/footer" Target="footer3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eader" Target="header69.xml"/><Relationship Id="rId4" Type="http://schemas.openxmlformats.org/officeDocument/2006/relationships/fontTable" Target="fontTable.xml"/><Relationship Id="rId148" Type="http://schemas.openxmlformats.org/officeDocument/2006/relationships/footer" Target="footer70.xml"/><Relationship Id="rId9" Type="http://schemas.openxmlformats.org/officeDocument/2006/relationships/header" Target="header1.xml"/><Relationship Id="rId143" Type="http://schemas.openxmlformats.org/officeDocument/2006/relationships/header" Target="header66.xml"/><Relationship Id="rId142" Type="http://schemas.openxmlformats.org/officeDocument/2006/relationships/footer" Target="footer67.xml"/><Relationship Id="rId141" Type="http://schemas.openxmlformats.org/officeDocument/2006/relationships/header" Target="header65.xml"/><Relationship Id="rId140" Type="http://schemas.openxmlformats.org/officeDocument/2006/relationships/footer" Target="footer66.xml"/><Relationship Id="rId5" Type="http://schemas.openxmlformats.org/officeDocument/2006/relationships/numbering" Target="numbering.xml"/><Relationship Id="rId147" Type="http://schemas.openxmlformats.org/officeDocument/2006/relationships/header" Target="header68.xml"/><Relationship Id="rId6" Type="http://schemas.openxmlformats.org/officeDocument/2006/relationships/styles" Target="styles.xml"/><Relationship Id="rId146" Type="http://schemas.openxmlformats.org/officeDocument/2006/relationships/footer" Target="footer69.xml"/><Relationship Id="rId7" Type="http://schemas.openxmlformats.org/officeDocument/2006/relationships/footer" Target="footer1.xml"/><Relationship Id="rId145" Type="http://schemas.openxmlformats.org/officeDocument/2006/relationships/header" Target="header67.xml"/><Relationship Id="rId8" Type="http://schemas.openxmlformats.org/officeDocument/2006/relationships/footer" Target="footer2.xml"/><Relationship Id="rId144" Type="http://schemas.openxmlformats.org/officeDocument/2006/relationships/footer" Target="footer68.xml"/><Relationship Id="rId73" Type="http://schemas.openxmlformats.org/officeDocument/2006/relationships/footer" Target="footer33.xml"/><Relationship Id="rId72" Type="http://schemas.openxmlformats.org/officeDocument/2006/relationships/header" Target="header31.xml"/><Relationship Id="rId75" Type="http://schemas.openxmlformats.org/officeDocument/2006/relationships/footer" Target="footer34.xml"/><Relationship Id="rId74" Type="http://schemas.openxmlformats.org/officeDocument/2006/relationships/header" Target="header32.xml"/><Relationship Id="rId77" Type="http://schemas.openxmlformats.org/officeDocument/2006/relationships/footer" Target="footer35.xml"/><Relationship Id="rId76" Type="http://schemas.openxmlformats.org/officeDocument/2006/relationships/header" Target="header33.xml"/><Relationship Id="rId79" Type="http://schemas.openxmlformats.org/officeDocument/2006/relationships/footer" Target="footer36.xml"/><Relationship Id="rId78" Type="http://schemas.openxmlformats.org/officeDocument/2006/relationships/header" Target="header34.xml"/><Relationship Id="rId71" Type="http://schemas.openxmlformats.org/officeDocument/2006/relationships/footer" Target="footer32.xml"/><Relationship Id="rId70" Type="http://schemas.openxmlformats.org/officeDocument/2006/relationships/header" Target="header30.xml"/><Relationship Id="rId139" Type="http://schemas.openxmlformats.org/officeDocument/2006/relationships/header" Target="header64.xml"/><Relationship Id="rId138" Type="http://schemas.openxmlformats.org/officeDocument/2006/relationships/footer" Target="footer65.xml"/><Relationship Id="rId137" Type="http://schemas.openxmlformats.org/officeDocument/2006/relationships/header" Target="header63.xml"/><Relationship Id="rId132" Type="http://schemas.openxmlformats.org/officeDocument/2006/relationships/footer" Target="footer62.xml"/><Relationship Id="rId131" Type="http://schemas.openxmlformats.org/officeDocument/2006/relationships/header" Target="header60.xml"/><Relationship Id="rId130" Type="http://schemas.openxmlformats.org/officeDocument/2006/relationships/footer" Target="footer61.xml"/><Relationship Id="rId136" Type="http://schemas.openxmlformats.org/officeDocument/2006/relationships/footer" Target="footer64.xml"/><Relationship Id="rId135" Type="http://schemas.openxmlformats.org/officeDocument/2006/relationships/header" Target="header62.xml"/><Relationship Id="rId134" Type="http://schemas.openxmlformats.org/officeDocument/2006/relationships/footer" Target="footer63.xml"/><Relationship Id="rId133" Type="http://schemas.openxmlformats.org/officeDocument/2006/relationships/header" Target="header61.xml"/><Relationship Id="rId62" Type="http://schemas.openxmlformats.org/officeDocument/2006/relationships/header" Target="header26.xml"/><Relationship Id="rId61" Type="http://schemas.openxmlformats.org/officeDocument/2006/relationships/footer" Target="footer27.xml"/><Relationship Id="rId64" Type="http://schemas.openxmlformats.org/officeDocument/2006/relationships/header" Target="header27.xml"/><Relationship Id="rId63" Type="http://schemas.openxmlformats.org/officeDocument/2006/relationships/footer" Target="footer28.xml"/><Relationship Id="rId66" Type="http://schemas.openxmlformats.org/officeDocument/2006/relationships/header" Target="header28.xml"/><Relationship Id="rId172" Type="http://schemas.openxmlformats.org/officeDocument/2006/relationships/footer" Target="footer82.xml"/><Relationship Id="rId65" Type="http://schemas.openxmlformats.org/officeDocument/2006/relationships/footer" Target="footer29.xml"/><Relationship Id="rId171" Type="http://schemas.openxmlformats.org/officeDocument/2006/relationships/footer" Target="footer81.xml"/><Relationship Id="rId68" Type="http://schemas.openxmlformats.org/officeDocument/2006/relationships/header" Target="header29.xml"/><Relationship Id="rId170" Type="http://schemas.openxmlformats.org/officeDocument/2006/relationships/header" Target="header79.xml"/><Relationship Id="rId67" Type="http://schemas.openxmlformats.org/officeDocument/2006/relationships/footer" Target="footer30.xml"/><Relationship Id="rId60" Type="http://schemas.openxmlformats.org/officeDocument/2006/relationships/header" Target="header25.xml"/><Relationship Id="rId165" Type="http://schemas.openxmlformats.org/officeDocument/2006/relationships/header" Target="header78.xml"/><Relationship Id="rId69" Type="http://schemas.openxmlformats.org/officeDocument/2006/relationships/footer" Target="footer31.xml"/><Relationship Id="rId164" Type="http://schemas.openxmlformats.org/officeDocument/2006/relationships/footer" Target="footer78.xml"/><Relationship Id="rId163" Type="http://schemas.openxmlformats.org/officeDocument/2006/relationships/footer" Target="footer77.xml"/><Relationship Id="rId162" Type="http://schemas.openxmlformats.org/officeDocument/2006/relationships/header" Target="header75.xml"/><Relationship Id="rId169" Type="http://schemas.openxmlformats.org/officeDocument/2006/relationships/header" Target="header80.xml"/><Relationship Id="rId168" Type="http://schemas.openxmlformats.org/officeDocument/2006/relationships/footer" Target="footer80.xml"/><Relationship Id="rId167" Type="http://schemas.openxmlformats.org/officeDocument/2006/relationships/footer" Target="footer79.xml"/><Relationship Id="rId166" Type="http://schemas.openxmlformats.org/officeDocument/2006/relationships/header" Target="header77.xml"/><Relationship Id="rId51" Type="http://schemas.openxmlformats.org/officeDocument/2006/relationships/header" Target="header22.xml"/><Relationship Id="rId50" Type="http://schemas.openxmlformats.org/officeDocument/2006/relationships/footer" Target="footer23.xml"/><Relationship Id="rId53" Type="http://schemas.openxmlformats.org/officeDocument/2006/relationships/image" Target="media/image3.png"/><Relationship Id="rId52" Type="http://schemas.openxmlformats.org/officeDocument/2006/relationships/footer" Target="footer24.xml"/><Relationship Id="rId55" Type="http://schemas.openxmlformats.org/officeDocument/2006/relationships/header" Target="header23.xml"/><Relationship Id="rId161" Type="http://schemas.openxmlformats.org/officeDocument/2006/relationships/header" Target="header76.xml"/><Relationship Id="rId54" Type="http://schemas.openxmlformats.org/officeDocument/2006/relationships/image" Target="media/image1.png"/><Relationship Id="rId160" Type="http://schemas.openxmlformats.org/officeDocument/2006/relationships/footer" Target="footer76.xml"/><Relationship Id="rId57" Type="http://schemas.openxmlformats.org/officeDocument/2006/relationships/image" Target="media/image2.png"/><Relationship Id="rId56" Type="http://schemas.openxmlformats.org/officeDocument/2006/relationships/footer" Target="footer25.xml"/><Relationship Id="rId159" Type="http://schemas.openxmlformats.org/officeDocument/2006/relationships/footer" Target="footer75.xml"/><Relationship Id="rId59" Type="http://schemas.openxmlformats.org/officeDocument/2006/relationships/footer" Target="footer26.xml"/><Relationship Id="rId154" Type="http://schemas.openxmlformats.org/officeDocument/2006/relationships/header" Target="header72.xml"/><Relationship Id="rId58" Type="http://schemas.openxmlformats.org/officeDocument/2006/relationships/header" Target="header24.xml"/><Relationship Id="rId153" Type="http://schemas.openxmlformats.org/officeDocument/2006/relationships/header" Target="header71.xml"/><Relationship Id="rId152" Type="http://schemas.openxmlformats.org/officeDocument/2006/relationships/footer" Target="footer72.xml"/><Relationship Id="rId151" Type="http://schemas.openxmlformats.org/officeDocument/2006/relationships/header" Target="header70.xml"/><Relationship Id="rId158" Type="http://schemas.openxmlformats.org/officeDocument/2006/relationships/header" Target="header73.xml"/><Relationship Id="rId157" Type="http://schemas.openxmlformats.org/officeDocument/2006/relationships/header" Target="header74.xml"/><Relationship Id="rId156" Type="http://schemas.openxmlformats.org/officeDocument/2006/relationships/footer" Target="footer74.xml"/><Relationship Id="rId155" Type="http://schemas.openxmlformats.org/officeDocument/2006/relationships/footer" Target="footer73.xml"/><Relationship Id="rId107" Type="http://schemas.openxmlformats.org/officeDocument/2006/relationships/header" Target="header48.xml"/><Relationship Id="rId106" Type="http://schemas.openxmlformats.org/officeDocument/2006/relationships/footer" Target="footer49.xml"/><Relationship Id="rId105" Type="http://schemas.openxmlformats.org/officeDocument/2006/relationships/header" Target="header47.xml"/><Relationship Id="rId104" Type="http://schemas.openxmlformats.org/officeDocument/2006/relationships/footer" Target="footer48.xml"/><Relationship Id="rId109" Type="http://schemas.openxmlformats.org/officeDocument/2006/relationships/header" Target="header49.xml"/><Relationship Id="rId108" Type="http://schemas.openxmlformats.org/officeDocument/2006/relationships/footer" Target="footer50.xml"/><Relationship Id="rId103" Type="http://schemas.openxmlformats.org/officeDocument/2006/relationships/header" Target="header46.xml"/><Relationship Id="rId102" Type="http://schemas.openxmlformats.org/officeDocument/2006/relationships/footer" Target="footer47.xml"/><Relationship Id="rId101" Type="http://schemas.openxmlformats.org/officeDocument/2006/relationships/header" Target="header45.xml"/><Relationship Id="rId100" Type="http://schemas.openxmlformats.org/officeDocument/2006/relationships/footer" Target="footer46.xml"/><Relationship Id="rId129" Type="http://schemas.openxmlformats.org/officeDocument/2006/relationships/header" Target="header59.xml"/><Relationship Id="rId128" Type="http://schemas.openxmlformats.org/officeDocument/2006/relationships/footer" Target="footer60.xml"/><Relationship Id="rId127" Type="http://schemas.openxmlformats.org/officeDocument/2006/relationships/header" Target="header58.xml"/><Relationship Id="rId126" Type="http://schemas.openxmlformats.org/officeDocument/2006/relationships/footer" Target="footer59.xml"/><Relationship Id="rId121" Type="http://schemas.openxmlformats.org/officeDocument/2006/relationships/header" Target="header55.xml"/><Relationship Id="rId120" Type="http://schemas.openxmlformats.org/officeDocument/2006/relationships/footer" Target="footer56.xml"/><Relationship Id="rId125" Type="http://schemas.openxmlformats.org/officeDocument/2006/relationships/header" Target="header57.xml"/><Relationship Id="rId124" Type="http://schemas.openxmlformats.org/officeDocument/2006/relationships/footer" Target="footer58.xml"/><Relationship Id="rId123" Type="http://schemas.openxmlformats.org/officeDocument/2006/relationships/header" Target="header56.xml"/><Relationship Id="rId122" Type="http://schemas.openxmlformats.org/officeDocument/2006/relationships/footer" Target="footer57.xml"/><Relationship Id="rId95" Type="http://schemas.openxmlformats.org/officeDocument/2006/relationships/header" Target="header42.xml"/><Relationship Id="rId94" Type="http://schemas.openxmlformats.org/officeDocument/2006/relationships/footer" Target="footer43.xml"/><Relationship Id="rId97" Type="http://schemas.openxmlformats.org/officeDocument/2006/relationships/header" Target="header43.xml"/><Relationship Id="rId96" Type="http://schemas.openxmlformats.org/officeDocument/2006/relationships/footer" Target="footer44.xml"/><Relationship Id="rId99" Type="http://schemas.openxmlformats.org/officeDocument/2006/relationships/header" Target="header44.xml"/><Relationship Id="rId98" Type="http://schemas.openxmlformats.org/officeDocument/2006/relationships/footer" Target="footer45.xml"/><Relationship Id="rId91" Type="http://schemas.openxmlformats.org/officeDocument/2006/relationships/header" Target="header40.xml"/><Relationship Id="rId90" Type="http://schemas.openxmlformats.org/officeDocument/2006/relationships/footer" Target="footer41.xml"/><Relationship Id="rId93" Type="http://schemas.openxmlformats.org/officeDocument/2006/relationships/header" Target="header41.xml"/><Relationship Id="rId92" Type="http://schemas.openxmlformats.org/officeDocument/2006/relationships/footer" Target="footer42.xml"/><Relationship Id="rId118" Type="http://schemas.openxmlformats.org/officeDocument/2006/relationships/footer" Target="footer55.xml"/><Relationship Id="rId117" Type="http://schemas.openxmlformats.org/officeDocument/2006/relationships/header" Target="header53.xml"/><Relationship Id="rId116" Type="http://schemas.openxmlformats.org/officeDocument/2006/relationships/footer" Target="footer54.xml"/><Relationship Id="rId115" Type="http://schemas.openxmlformats.org/officeDocument/2006/relationships/header" Target="header52.xml"/><Relationship Id="rId119" Type="http://schemas.openxmlformats.org/officeDocument/2006/relationships/header" Target="header54.xml"/><Relationship Id="rId110" Type="http://schemas.openxmlformats.org/officeDocument/2006/relationships/footer" Target="footer51.xml"/><Relationship Id="rId114" Type="http://schemas.openxmlformats.org/officeDocument/2006/relationships/footer" Target="footer53.xml"/><Relationship Id="rId113" Type="http://schemas.openxmlformats.org/officeDocument/2006/relationships/header" Target="header51.xml"/><Relationship Id="rId112" Type="http://schemas.openxmlformats.org/officeDocument/2006/relationships/footer" Target="footer52.xml"/><Relationship Id="rId111" Type="http://schemas.openxmlformats.org/officeDocument/2006/relationships/header" Target="head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